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EA958D" w14:textId="1BBA4AE9" w:rsidR="00266E15" w:rsidRPr="009E2A70" w:rsidRDefault="00266E15" w:rsidP="00266E15">
      <w:pPr>
        <w:rPr>
          <w:rFonts w:ascii="Calibri" w:hAnsi="Calibri"/>
          <w:color w:val="5D6C7C" w:themeColor="text1"/>
        </w:rPr>
      </w:pPr>
    </w:p>
    <w:p w14:paraId="7F782E1E" w14:textId="77777777" w:rsidR="00266E15" w:rsidRPr="009E2A70" w:rsidRDefault="00266E15" w:rsidP="00266E15">
      <w:pPr>
        <w:rPr>
          <w:rFonts w:ascii="Calibri" w:hAnsi="Calibri"/>
          <w:color w:val="5D6C7C" w:themeColor="text1"/>
        </w:rPr>
      </w:pPr>
    </w:p>
    <w:p w14:paraId="408E2451" w14:textId="0D5F21E8" w:rsidR="00266E15" w:rsidRPr="009E2A70" w:rsidRDefault="00A254C7" w:rsidP="00266E15">
      <w:pPr>
        <w:rPr>
          <w:rFonts w:ascii="Calibri" w:hAnsi="Calibri"/>
          <w:color w:val="5D6C7C" w:themeColor="text1"/>
        </w:rPr>
      </w:pPr>
      <w:r w:rsidRPr="009E2A70">
        <w:rPr>
          <w:rFonts w:ascii="Calibri" w:hAnsi="Calibri"/>
          <w:noProof/>
          <w:color w:val="5D6C7C" w:themeColor="text1"/>
        </w:rPr>
        <mc:AlternateContent>
          <mc:Choice Requires="wps">
            <w:drawing>
              <wp:anchor distT="0" distB="0" distL="114300" distR="114300" simplePos="0" relativeHeight="251652096" behindDoc="0" locked="0" layoutInCell="1" allowOverlap="1" wp14:anchorId="4B1DF6E0" wp14:editId="551881AD">
                <wp:simplePos x="0" y="0"/>
                <wp:positionH relativeFrom="column">
                  <wp:posOffset>39370</wp:posOffset>
                </wp:positionH>
                <wp:positionV relativeFrom="paragraph">
                  <wp:posOffset>927100</wp:posOffset>
                </wp:positionV>
                <wp:extent cx="5829300" cy="24009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829300" cy="2400935"/>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07BC4" w14:textId="7B7CE268" w:rsidR="000D5A11" w:rsidRPr="0020382F" w:rsidRDefault="000D5A11" w:rsidP="00FD6876">
                            <w:pPr>
                              <w:jc w:val="center"/>
                              <w:rPr>
                                <w:b/>
                                <w:color w:val="FFFFFF" w:themeColor="background1"/>
                                <w:sz w:val="52"/>
                                <w:szCs w:val="52"/>
                                <w:lang w:val="fr-FR"/>
                              </w:rPr>
                            </w:pPr>
                            <w:r w:rsidRPr="0020382F">
                              <w:rPr>
                                <w:b/>
                                <w:color w:val="FFFFFF" w:themeColor="background1"/>
                                <w:sz w:val="52"/>
                                <w:szCs w:val="52"/>
                                <w:lang w:val="fr-FR"/>
                              </w:rPr>
                              <w:t xml:space="preserve">SDL </w:t>
                            </w:r>
                            <w:proofErr w:type="spellStart"/>
                            <w:r w:rsidRPr="0020382F">
                              <w:rPr>
                                <w:b/>
                                <w:color w:val="FFFFFF" w:themeColor="background1"/>
                                <w:sz w:val="52"/>
                                <w:szCs w:val="52"/>
                                <w:lang w:val="fr-FR"/>
                              </w:rPr>
                              <w:t>Tridion</w:t>
                            </w:r>
                            <w:proofErr w:type="spellEnd"/>
                            <w:r w:rsidRPr="0020382F">
                              <w:rPr>
                                <w:b/>
                                <w:color w:val="FFFFFF" w:themeColor="background1"/>
                                <w:sz w:val="52"/>
                                <w:szCs w:val="52"/>
                                <w:lang w:val="fr-FR"/>
                              </w:rPr>
                              <w:t xml:space="preserve"> Docs 13 SP2</w:t>
                            </w:r>
                          </w:p>
                          <w:p w14:paraId="2A48E725" w14:textId="73B27A8C" w:rsidR="000D5A11" w:rsidRPr="0020382F" w:rsidRDefault="000D5A11" w:rsidP="00FD6876">
                            <w:pPr>
                              <w:jc w:val="center"/>
                              <w:rPr>
                                <w:color w:val="FFFFFF" w:themeColor="background1"/>
                                <w:sz w:val="52"/>
                                <w:szCs w:val="52"/>
                                <w:lang w:val="fr-FR"/>
                              </w:rPr>
                            </w:pPr>
                            <w:r w:rsidRPr="0020382F">
                              <w:rPr>
                                <w:color w:val="FFFFFF" w:themeColor="background1"/>
                                <w:sz w:val="52"/>
                                <w:szCs w:val="52"/>
                                <w:lang w:val="fr-FR"/>
                              </w:rPr>
                              <w:t>Content Manager</w:t>
                            </w:r>
                          </w:p>
                          <w:p w14:paraId="49D84138" w14:textId="025DA0FB" w:rsidR="000D5A11" w:rsidRPr="00D7708A" w:rsidRDefault="000D5A11" w:rsidP="00FD6876">
                            <w:pPr>
                              <w:jc w:val="center"/>
                              <w:rPr>
                                <w:color w:val="FFFFFF" w:themeColor="background1"/>
                                <w:sz w:val="48"/>
                                <w:szCs w:val="52"/>
                              </w:rPr>
                            </w:pPr>
                            <w:r>
                              <w:rPr>
                                <w:color w:val="FFFFFF" w:themeColor="background1"/>
                                <w:sz w:val="48"/>
                                <w:szCs w:val="52"/>
                              </w:rPr>
                              <w:t xml:space="preserve">Implementation Workbook for </w:t>
                            </w:r>
                            <w:r>
                              <w:rPr>
                                <w:color w:val="FF0000"/>
                                <w:sz w:val="48"/>
                                <w:szCs w:val="52"/>
                              </w:rPr>
                              <w:t>Texas Instruments</w:t>
                            </w:r>
                          </w:p>
                          <w:p w14:paraId="084AE5D4" w14:textId="77777777" w:rsidR="000D5A11" w:rsidRPr="00D7708A" w:rsidRDefault="000D5A11" w:rsidP="00E26758">
                            <w:pPr>
                              <w:pStyle w:val="Normal-Bold"/>
                              <w:jc w:val="center"/>
                              <w:rPr>
                                <w:color w:val="FFFFFF" w:themeColor="background1"/>
                                <w:sz w:val="48"/>
                                <w:szCs w:val="48"/>
                              </w:rPr>
                            </w:pPr>
                          </w:p>
                          <w:p w14:paraId="3C5F9962" w14:textId="59F41319" w:rsidR="000D5A11" w:rsidRDefault="000D5A11" w:rsidP="00537A7F">
                            <w:pPr>
                              <w:jc w:val="center"/>
                              <w:rPr>
                                <w:rFonts w:ascii="Calibri" w:hAnsi="Calibri"/>
                                <w:color w:val="FFFFFF" w:themeColor="background1"/>
                                <w:sz w:val="28"/>
                                <w:szCs w:val="28"/>
                              </w:rPr>
                            </w:pPr>
                            <w:r>
                              <w:rPr>
                                <w:rFonts w:ascii="Calibri" w:hAnsi="Calibri"/>
                                <w:color w:val="FFFFFF" w:themeColor="background1"/>
                                <w:sz w:val="28"/>
                                <w:szCs w:val="28"/>
                              </w:rPr>
                              <w:t>June 2019</w:t>
                            </w:r>
                          </w:p>
                          <w:p w14:paraId="05ADCB22" w14:textId="62BC0A58" w:rsidR="000D5A11" w:rsidRDefault="000D5A11" w:rsidP="00537A7F">
                            <w:pPr>
                              <w:jc w:val="center"/>
                              <w:rPr>
                                <w:rFonts w:ascii="Calibri" w:hAnsi="Calibri"/>
                                <w:color w:val="FFFFFF" w:themeColor="background1"/>
                                <w:sz w:val="28"/>
                                <w:szCs w:val="28"/>
                              </w:rPr>
                            </w:pPr>
                            <w:r>
                              <w:rPr>
                                <w:rFonts w:ascii="Calibri" w:hAnsi="Calibri"/>
                                <w:color w:val="FFFFFF" w:themeColor="background1"/>
                                <w:sz w:val="28"/>
                                <w:szCs w:val="28"/>
                              </w:rPr>
                              <w:t>Version 1.0</w:t>
                            </w:r>
                          </w:p>
                          <w:p w14:paraId="2833B539" w14:textId="62E5CC7A" w:rsidR="000D5A11" w:rsidRPr="00D7708A" w:rsidRDefault="000D5A11" w:rsidP="00537A7F">
                            <w:pPr>
                              <w:jc w:val="center"/>
                              <w:rPr>
                                <w:rFonts w:ascii="Calibri" w:hAnsi="Calibri"/>
                                <w:color w:val="FFFFFF" w:themeColor="background1"/>
                                <w:sz w:val="28"/>
                                <w:szCs w:val="28"/>
                              </w:rPr>
                            </w:pPr>
                            <w:r>
                              <w:rPr>
                                <w:rFonts w:ascii="Calibri" w:hAnsi="Calibri"/>
                                <w:color w:val="FFFFFF" w:themeColor="background1"/>
                                <w:sz w:val="28"/>
                                <w:szCs w:val="28"/>
                              </w:rPr>
                              <w:t>Professional Services</w:t>
                            </w:r>
                          </w:p>
                          <w:p w14:paraId="3A8C1440" w14:textId="77777777" w:rsidR="000D5A11" w:rsidRPr="00D7708A" w:rsidRDefault="000D5A11" w:rsidP="007126B3">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1pt;margin-top:73pt;width:459pt;height:189.0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" filled="f" stroked="f">
                <v:textbox>
                  <w:txbxContent>
                    <w:p w14:paraId="44707BC4" w14:textId="7B7CE268" w:rsidR="000D5A11" w:rsidRPr="0020382F" w:rsidRDefault="000D5A11" w:rsidP="00FD6876">
                      <w:pPr>
                        <w:jc w:val="center"/>
                        <w:rPr>
                          <w:b/>
                          <w:color w:val="FFFFFF" w:themeColor="background1"/>
                          <w:sz w:val="52"/>
                          <w:szCs w:val="52"/>
                          <w:lang w:val="fr-FR"/>
                        </w:rPr>
                      </w:pPr>
                      <w:r w:rsidRPr="0020382F">
                        <w:rPr>
                          <w:b/>
                          <w:color w:val="FFFFFF" w:themeColor="background1"/>
                          <w:sz w:val="52"/>
                          <w:szCs w:val="52"/>
                          <w:lang w:val="fr-FR"/>
                        </w:rPr>
                        <w:t xml:space="preserve">SDL </w:t>
                      </w:r>
                      <w:proofErr w:type="spellStart"/>
                      <w:r w:rsidRPr="0020382F">
                        <w:rPr>
                          <w:b/>
                          <w:color w:val="FFFFFF" w:themeColor="background1"/>
                          <w:sz w:val="52"/>
                          <w:szCs w:val="52"/>
                          <w:lang w:val="fr-FR"/>
                        </w:rPr>
                        <w:t>Tridion</w:t>
                      </w:r>
                      <w:proofErr w:type="spellEnd"/>
                      <w:r w:rsidRPr="0020382F">
                        <w:rPr>
                          <w:b/>
                          <w:color w:val="FFFFFF" w:themeColor="background1"/>
                          <w:sz w:val="52"/>
                          <w:szCs w:val="52"/>
                          <w:lang w:val="fr-FR"/>
                        </w:rPr>
                        <w:t xml:space="preserve"> Docs 13 SP2</w:t>
                      </w:r>
                    </w:p>
                    <w:p w14:paraId="2A48E725" w14:textId="73B27A8C" w:rsidR="000D5A11" w:rsidRPr="0020382F" w:rsidRDefault="000D5A11" w:rsidP="00FD6876">
                      <w:pPr>
                        <w:jc w:val="center"/>
                        <w:rPr>
                          <w:color w:val="FFFFFF" w:themeColor="background1"/>
                          <w:sz w:val="52"/>
                          <w:szCs w:val="52"/>
                          <w:lang w:val="fr-FR"/>
                        </w:rPr>
                      </w:pPr>
                      <w:r w:rsidRPr="0020382F">
                        <w:rPr>
                          <w:color w:val="FFFFFF" w:themeColor="background1"/>
                          <w:sz w:val="52"/>
                          <w:szCs w:val="52"/>
                          <w:lang w:val="fr-FR"/>
                        </w:rPr>
                        <w:t>Content Manager</w:t>
                      </w:r>
                    </w:p>
                    <w:p w14:paraId="49D84138" w14:textId="025DA0FB" w:rsidR="000D5A11" w:rsidRPr="00D7708A" w:rsidRDefault="000D5A11" w:rsidP="00FD6876">
                      <w:pPr>
                        <w:jc w:val="center"/>
                        <w:rPr>
                          <w:color w:val="FFFFFF" w:themeColor="background1"/>
                          <w:sz w:val="48"/>
                          <w:szCs w:val="52"/>
                        </w:rPr>
                      </w:pPr>
                      <w:r>
                        <w:rPr>
                          <w:color w:val="FFFFFF" w:themeColor="background1"/>
                          <w:sz w:val="48"/>
                          <w:szCs w:val="52"/>
                        </w:rPr>
                        <w:t xml:space="preserve">Implementation Workbook for </w:t>
                      </w:r>
                      <w:r>
                        <w:rPr>
                          <w:color w:val="FF0000"/>
                          <w:sz w:val="48"/>
                          <w:szCs w:val="52"/>
                        </w:rPr>
                        <w:t>Texas Instruments</w:t>
                      </w:r>
                    </w:p>
                    <w:p w14:paraId="084AE5D4" w14:textId="77777777" w:rsidR="000D5A11" w:rsidRPr="00D7708A" w:rsidRDefault="000D5A11" w:rsidP="00E26758">
                      <w:pPr>
                        <w:pStyle w:val="Normal-Bold"/>
                        <w:jc w:val="center"/>
                        <w:rPr>
                          <w:color w:val="FFFFFF" w:themeColor="background1"/>
                          <w:sz w:val="48"/>
                          <w:szCs w:val="48"/>
                        </w:rPr>
                      </w:pPr>
                    </w:p>
                    <w:p w14:paraId="3C5F9962" w14:textId="59F41319" w:rsidR="000D5A11" w:rsidRDefault="000D5A11" w:rsidP="00537A7F">
                      <w:pPr>
                        <w:jc w:val="center"/>
                        <w:rPr>
                          <w:rFonts w:ascii="Calibri" w:hAnsi="Calibri"/>
                          <w:color w:val="FFFFFF" w:themeColor="background1"/>
                          <w:sz w:val="28"/>
                          <w:szCs w:val="28"/>
                        </w:rPr>
                      </w:pPr>
                      <w:r>
                        <w:rPr>
                          <w:rFonts w:ascii="Calibri" w:hAnsi="Calibri"/>
                          <w:color w:val="FFFFFF" w:themeColor="background1"/>
                          <w:sz w:val="28"/>
                          <w:szCs w:val="28"/>
                        </w:rPr>
                        <w:t>June 2019</w:t>
                      </w:r>
                    </w:p>
                    <w:p w14:paraId="05ADCB22" w14:textId="62BC0A58" w:rsidR="000D5A11" w:rsidRDefault="000D5A11" w:rsidP="00537A7F">
                      <w:pPr>
                        <w:jc w:val="center"/>
                        <w:rPr>
                          <w:rFonts w:ascii="Calibri" w:hAnsi="Calibri"/>
                          <w:color w:val="FFFFFF" w:themeColor="background1"/>
                          <w:sz w:val="28"/>
                          <w:szCs w:val="28"/>
                        </w:rPr>
                      </w:pPr>
                      <w:r>
                        <w:rPr>
                          <w:rFonts w:ascii="Calibri" w:hAnsi="Calibri"/>
                          <w:color w:val="FFFFFF" w:themeColor="background1"/>
                          <w:sz w:val="28"/>
                          <w:szCs w:val="28"/>
                        </w:rPr>
                        <w:t>Version 1.0</w:t>
                      </w:r>
                    </w:p>
                    <w:p w14:paraId="2833B539" w14:textId="62E5CC7A" w:rsidR="000D5A11" w:rsidRPr="00D7708A" w:rsidRDefault="000D5A11" w:rsidP="00537A7F">
                      <w:pPr>
                        <w:jc w:val="center"/>
                        <w:rPr>
                          <w:rFonts w:ascii="Calibri" w:hAnsi="Calibri"/>
                          <w:color w:val="FFFFFF" w:themeColor="background1"/>
                          <w:sz w:val="28"/>
                          <w:szCs w:val="28"/>
                        </w:rPr>
                      </w:pPr>
                      <w:r>
                        <w:rPr>
                          <w:rFonts w:ascii="Calibri" w:hAnsi="Calibri"/>
                          <w:color w:val="FFFFFF" w:themeColor="background1"/>
                          <w:sz w:val="28"/>
                          <w:szCs w:val="28"/>
                        </w:rPr>
                        <w:t>Professional Services</w:t>
                      </w:r>
                    </w:p>
                    <w:p w14:paraId="3A8C1440" w14:textId="77777777" w:rsidR="000D5A11" w:rsidRPr="00D7708A" w:rsidRDefault="000D5A11" w:rsidP="007126B3">
                      <w:pPr>
                        <w:rPr>
                          <w:color w:val="FFFFFF" w:themeColor="background1"/>
                        </w:rPr>
                      </w:pPr>
                    </w:p>
                  </w:txbxContent>
                </v:textbox>
                <w10:wrap type="square"/>
              </v:shape>
            </w:pict>
          </mc:Fallback>
        </mc:AlternateContent>
      </w:r>
    </w:p>
    <w:p w14:paraId="2814152A" w14:textId="73FD47C8" w:rsidR="0016560C" w:rsidRPr="0028308F" w:rsidRDefault="0016560C" w:rsidP="00266E15">
      <w:pPr>
        <w:rPr>
          <w:rFonts w:ascii="Calibri" w:hAnsi="Calibri"/>
          <w:color w:val="FFFFFF" w:themeColor="background1"/>
          <w14:textFill>
            <w14:noFill/>
          </w14:textFill>
        </w:rPr>
        <w:sectPr w:rsidR="0016560C" w:rsidRPr="0028308F" w:rsidSect="0056272B">
          <w:headerReference w:type="even" r:id="rId13"/>
          <w:headerReference w:type="default" r:id="rId14"/>
          <w:footerReference w:type="default" r:id="rId15"/>
          <w:headerReference w:type="first" r:id="rId16"/>
          <w:pgSz w:w="11907" w:h="16839" w:code="9"/>
          <w:pgMar w:top="2160" w:right="1440" w:bottom="1440" w:left="1440" w:header="432" w:footer="432" w:gutter="0"/>
          <w:cols w:space="720"/>
          <w:titlePg/>
          <w:docGrid w:linePitch="299"/>
        </w:sectPr>
      </w:pPr>
    </w:p>
    <w:bookmarkStart w:id="0" w:name="_Toc434384778" w:displacedByCustomXml="next"/>
    <w:sdt>
      <w:sdtPr>
        <w:rPr>
          <w:rFonts w:ascii="Calibri" w:eastAsiaTheme="minorEastAsia" w:hAnsi="Calibri" w:cstheme="minorHAnsi"/>
          <w:bCs w:val="0"/>
          <w:color w:val="000000"/>
          <w:sz w:val="22"/>
          <w:szCs w:val="22"/>
        </w:rPr>
        <w:id w:val="-1866660950"/>
        <w:docPartObj>
          <w:docPartGallery w:val="Table of Contents"/>
          <w:docPartUnique/>
        </w:docPartObj>
      </w:sdtPr>
      <w:sdtEndPr>
        <w:rPr>
          <w:b/>
          <w:noProof/>
        </w:rPr>
      </w:sdtEndPr>
      <w:sdtContent>
        <w:p w14:paraId="629AFC78" w14:textId="40C3AAA9" w:rsidR="0086144A" w:rsidRPr="0056272B" w:rsidRDefault="006C65EE" w:rsidP="00743F5A">
          <w:pPr>
            <w:pStyle w:val="TOCHeading"/>
            <w:rPr>
              <w:rStyle w:val="Heading1Char"/>
            </w:rPr>
          </w:pPr>
          <w:r w:rsidRPr="0056272B">
            <w:rPr>
              <w:rStyle w:val="Heading1Char"/>
            </w:rPr>
            <w:t>Contents</w:t>
          </w:r>
        </w:p>
        <w:p w14:paraId="79DC603A" w14:textId="77777777" w:rsidR="0093283F" w:rsidRDefault="00743F5A">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r>
            <w:rPr>
              <w:b w:val="0"/>
              <w:iCs w:val="0"/>
            </w:rPr>
            <w:fldChar w:fldCharType="begin"/>
          </w:r>
          <w:r>
            <w:rPr>
              <w:b w:val="0"/>
              <w:iCs w:val="0"/>
            </w:rPr>
            <w:instrText xml:space="preserve"> TOC \h \z \t "Heading 1,1,Heading 2,2,Heading 3,3" </w:instrText>
          </w:r>
          <w:r>
            <w:rPr>
              <w:b w:val="0"/>
              <w:iCs w:val="0"/>
            </w:rPr>
            <w:fldChar w:fldCharType="separate"/>
          </w:r>
          <w:hyperlink w:anchor="_Toc17440618" w:history="1">
            <w:r w:rsidR="0093283F" w:rsidRPr="00936DF7">
              <w:rPr>
                <w:rStyle w:val="Hyperlink"/>
              </w:rPr>
              <w:t>1</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Introduction</w:t>
            </w:r>
            <w:r w:rsidR="0093283F">
              <w:rPr>
                <w:webHidden/>
              </w:rPr>
              <w:tab/>
            </w:r>
            <w:r w:rsidR="0093283F">
              <w:rPr>
                <w:webHidden/>
              </w:rPr>
              <w:fldChar w:fldCharType="begin"/>
            </w:r>
            <w:r w:rsidR="0093283F">
              <w:rPr>
                <w:webHidden/>
              </w:rPr>
              <w:instrText xml:space="preserve"> PAGEREF _Toc17440618 \h </w:instrText>
            </w:r>
            <w:r w:rsidR="0093283F">
              <w:rPr>
                <w:webHidden/>
              </w:rPr>
            </w:r>
            <w:r w:rsidR="0093283F">
              <w:rPr>
                <w:webHidden/>
              </w:rPr>
              <w:fldChar w:fldCharType="separate"/>
            </w:r>
            <w:r w:rsidR="0093283F">
              <w:rPr>
                <w:webHidden/>
              </w:rPr>
              <w:t>5</w:t>
            </w:r>
            <w:r w:rsidR="0093283F">
              <w:rPr>
                <w:webHidden/>
              </w:rPr>
              <w:fldChar w:fldCharType="end"/>
            </w:r>
          </w:hyperlink>
        </w:p>
        <w:p w14:paraId="16649459" w14:textId="77777777" w:rsidR="0093283F" w:rsidRDefault="000D5A11">
          <w:pPr>
            <w:pStyle w:val="TOC2"/>
            <w:tabs>
              <w:tab w:val="left" w:pos="720"/>
              <w:tab w:val="right" w:pos="9017"/>
            </w:tabs>
            <w:rPr>
              <w:rFonts w:cstheme="minorBidi"/>
              <w:noProof/>
              <w:color w:val="auto"/>
            </w:rPr>
          </w:pPr>
          <w:hyperlink w:anchor="_Toc17440619" w:history="1">
            <w:r w:rsidR="0093283F" w:rsidRPr="00936DF7">
              <w:rPr>
                <w:rStyle w:val="Hyperlink"/>
                <w:noProof/>
              </w:rPr>
              <w:t>1.1</w:t>
            </w:r>
            <w:r w:rsidR="0093283F">
              <w:rPr>
                <w:rFonts w:cstheme="minorBidi"/>
                <w:noProof/>
                <w:color w:val="auto"/>
              </w:rPr>
              <w:tab/>
            </w:r>
            <w:r w:rsidR="0093283F" w:rsidRPr="00936DF7">
              <w:rPr>
                <w:rStyle w:val="Hyperlink"/>
                <w:noProof/>
              </w:rPr>
              <w:t>Context</w:t>
            </w:r>
            <w:r w:rsidR="0093283F">
              <w:rPr>
                <w:noProof/>
                <w:webHidden/>
              </w:rPr>
              <w:tab/>
            </w:r>
            <w:r w:rsidR="0093283F">
              <w:rPr>
                <w:noProof/>
                <w:webHidden/>
              </w:rPr>
              <w:fldChar w:fldCharType="begin"/>
            </w:r>
            <w:r w:rsidR="0093283F">
              <w:rPr>
                <w:noProof/>
                <w:webHidden/>
              </w:rPr>
              <w:instrText xml:space="preserve"> PAGEREF _Toc17440619 \h </w:instrText>
            </w:r>
            <w:r w:rsidR="0093283F">
              <w:rPr>
                <w:noProof/>
                <w:webHidden/>
              </w:rPr>
            </w:r>
            <w:r w:rsidR="0093283F">
              <w:rPr>
                <w:noProof/>
                <w:webHidden/>
              </w:rPr>
              <w:fldChar w:fldCharType="separate"/>
            </w:r>
            <w:r w:rsidR="0093283F">
              <w:rPr>
                <w:noProof/>
                <w:webHidden/>
              </w:rPr>
              <w:t>5</w:t>
            </w:r>
            <w:r w:rsidR="0093283F">
              <w:rPr>
                <w:noProof/>
                <w:webHidden/>
              </w:rPr>
              <w:fldChar w:fldCharType="end"/>
            </w:r>
          </w:hyperlink>
        </w:p>
        <w:p w14:paraId="2B9BD6CD" w14:textId="77777777" w:rsidR="0093283F" w:rsidRDefault="000D5A11">
          <w:pPr>
            <w:pStyle w:val="TOC2"/>
            <w:tabs>
              <w:tab w:val="left" w:pos="720"/>
              <w:tab w:val="right" w:pos="9017"/>
            </w:tabs>
            <w:rPr>
              <w:rFonts w:cstheme="minorBidi"/>
              <w:noProof/>
              <w:color w:val="auto"/>
            </w:rPr>
          </w:pPr>
          <w:hyperlink w:anchor="_Toc17440620" w:history="1">
            <w:r w:rsidR="0093283F" w:rsidRPr="00936DF7">
              <w:rPr>
                <w:rStyle w:val="Hyperlink"/>
                <w:noProof/>
              </w:rPr>
              <w:t>1.2</w:t>
            </w:r>
            <w:r w:rsidR="0093283F">
              <w:rPr>
                <w:rFonts w:cstheme="minorBidi"/>
                <w:noProof/>
                <w:color w:val="auto"/>
              </w:rPr>
              <w:tab/>
            </w:r>
            <w:r w:rsidR="0093283F" w:rsidRPr="00936DF7">
              <w:rPr>
                <w:rStyle w:val="Hyperlink"/>
                <w:noProof/>
              </w:rPr>
              <w:t>References</w:t>
            </w:r>
            <w:r w:rsidR="0093283F">
              <w:rPr>
                <w:noProof/>
                <w:webHidden/>
              </w:rPr>
              <w:tab/>
            </w:r>
            <w:r w:rsidR="0093283F">
              <w:rPr>
                <w:noProof/>
                <w:webHidden/>
              </w:rPr>
              <w:fldChar w:fldCharType="begin"/>
            </w:r>
            <w:r w:rsidR="0093283F">
              <w:rPr>
                <w:noProof/>
                <w:webHidden/>
              </w:rPr>
              <w:instrText xml:space="preserve"> PAGEREF _Toc17440620 \h </w:instrText>
            </w:r>
            <w:r w:rsidR="0093283F">
              <w:rPr>
                <w:noProof/>
                <w:webHidden/>
              </w:rPr>
            </w:r>
            <w:r w:rsidR="0093283F">
              <w:rPr>
                <w:noProof/>
                <w:webHidden/>
              </w:rPr>
              <w:fldChar w:fldCharType="separate"/>
            </w:r>
            <w:r w:rsidR="0093283F">
              <w:rPr>
                <w:noProof/>
                <w:webHidden/>
              </w:rPr>
              <w:t>5</w:t>
            </w:r>
            <w:r w:rsidR="0093283F">
              <w:rPr>
                <w:noProof/>
                <w:webHidden/>
              </w:rPr>
              <w:fldChar w:fldCharType="end"/>
            </w:r>
          </w:hyperlink>
        </w:p>
        <w:p w14:paraId="148C405B" w14:textId="77777777" w:rsidR="0093283F" w:rsidRDefault="000D5A11">
          <w:pPr>
            <w:pStyle w:val="TOC2"/>
            <w:tabs>
              <w:tab w:val="left" w:pos="720"/>
              <w:tab w:val="right" w:pos="9017"/>
            </w:tabs>
            <w:rPr>
              <w:rFonts w:cstheme="minorBidi"/>
              <w:noProof/>
              <w:color w:val="auto"/>
            </w:rPr>
          </w:pPr>
          <w:hyperlink w:anchor="_Toc17440621" w:history="1">
            <w:r w:rsidR="0093283F" w:rsidRPr="00936DF7">
              <w:rPr>
                <w:rStyle w:val="Hyperlink"/>
                <w:noProof/>
              </w:rPr>
              <w:t>1.3</w:t>
            </w:r>
            <w:r w:rsidR="0093283F">
              <w:rPr>
                <w:rFonts w:cstheme="minorBidi"/>
                <w:noProof/>
                <w:color w:val="auto"/>
              </w:rPr>
              <w:tab/>
            </w:r>
            <w:r w:rsidR="0093283F" w:rsidRPr="00936DF7">
              <w:rPr>
                <w:rStyle w:val="Hyperlink"/>
                <w:noProof/>
              </w:rPr>
              <w:t>Client Infrastructure</w:t>
            </w:r>
            <w:r w:rsidR="0093283F">
              <w:rPr>
                <w:noProof/>
                <w:webHidden/>
              </w:rPr>
              <w:tab/>
            </w:r>
            <w:r w:rsidR="0093283F">
              <w:rPr>
                <w:noProof/>
                <w:webHidden/>
              </w:rPr>
              <w:fldChar w:fldCharType="begin"/>
            </w:r>
            <w:r w:rsidR="0093283F">
              <w:rPr>
                <w:noProof/>
                <w:webHidden/>
              </w:rPr>
              <w:instrText xml:space="preserve"> PAGEREF _Toc17440621 \h </w:instrText>
            </w:r>
            <w:r w:rsidR="0093283F">
              <w:rPr>
                <w:noProof/>
                <w:webHidden/>
              </w:rPr>
            </w:r>
            <w:r w:rsidR="0093283F">
              <w:rPr>
                <w:noProof/>
                <w:webHidden/>
              </w:rPr>
              <w:fldChar w:fldCharType="separate"/>
            </w:r>
            <w:r w:rsidR="0093283F">
              <w:rPr>
                <w:noProof/>
                <w:webHidden/>
              </w:rPr>
              <w:t>5</w:t>
            </w:r>
            <w:r w:rsidR="0093283F">
              <w:rPr>
                <w:noProof/>
                <w:webHidden/>
              </w:rPr>
              <w:fldChar w:fldCharType="end"/>
            </w:r>
          </w:hyperlink>
        </w:p>
        <w:p w14:paraId="638D9A47" w14:textId="77777777" w:rsidR="0093283F" w:rsidRDefault="000D5A11">
          <w:pPr>
            <w:pStyle w:val="TOC2"/>
            <w:tabs>
              <w:tab w:val="left" w:pos="720"/>
              <w:tab w:val="right" w:pos="9017"/>
            </w:tabs>
            <w:rPr>
              <w:rFonts w:cstheme="minorBidi"/>
              <w:noProof/>
              <w:color w:val="auto"/>
            </w:rPr>
          </w:pPr>
          <w:hyperlink w:anchor="_Toc17440622" w:history="1">
            <w:r w:rsidR="0093283F" w:rsidRPr="00936DF7">
              <w:rPr>
                <w:rStyle w:val="Hyperlink"/>
                <w:noProof/>
              </w:rPr>
              <w:t>1.4</w:t>
            </w:r>
            <w:r w:rsidR="0093283F">
              <w:rPr>
                <w:rFonts w:cstheme="minorBidi"/>
                <w:noProof/>
                <w:color w:val="auto"/>
              </w:rPr>
              <w:tab/>
            </w:r>
            <w:r w:rsidR="0093283F" w:rsidRPr="00936DF7">
              <w:rPr>
                <w:rStyle w:val="Hyperlink"/>
                <w:noProof/>
              </w:rPr>
              <w:t>Version History</w:t>
            </w:r>
            <w:r w:rsidR="0093283F">
              <w:rPr>
                <w:noProof/>
                <w:webHidden/>
              </w:rPr>
              <w:tab/>
            </w:r>
            <w:r w:rsidR="0093283F">
              <w:rPr>
                <w:noProof/>
                <w:webHidden/>
              </w:rPr>
              <w:fldChar w:fldCharType="begin"/>
            </w:r>
            <w:r w:rsidR="0093283F">
              <w:rPr>
                <w:noProof/>
                <w:webHidden/>
              </w:rPr>
              <w:instrText xml:space="preserve"> PAGEREF _Toc17440622 \h </w:instrText>
            </w:r>
            <w:r w:rsidR="0093283F">
              <w:rPr>
                <w:noProof/>
                <w:webHidden/>
              </w:rPr>
            </w:r>
            <w:r w:rsidR="0093283F">
              <w:rPr>
                <w:noProof/>
                <w:webHidden/>
              </w:rPr>
              <w:fldChar w:fldCharType="separate"/>
            </w:r>
            <w:r w:rsidR="0093283F">
              <w:rPr>
                <w:noProof/>
                <w:webHidden/>
              </w:rPr>
              <w:t>6</w:t>
            </w:r>
            <w:r w:rsidR="0093283F">
              <w:rPr>
                <w:noProof/>
                <w:webHidden/>
              </w:rPr>
              <w:fldChar w:fldCharType="end"/>
            </w:r>
          </w:hyperlink>
        </w:p>
        <w:p w14:paraId="4A6490FA" w14:textId="77777777" w:rsidR="0093283F" w:rsidRDefault="000D5A11">
          <w:pPr>
            <w:pStyle w:val="TOC2"/>
            <w:tabs>
              <w:tab w:val="left" w:pos="960"/>
              <w:tab w:val="right" w:pos="9017"/>
            </w:tabs>
            <w:rPr>
              <w:rFonts w:cstheme="minorBidi"/>
              <w:noProof/>
              <w:color w:val="auto"/>
            </w:rPr>
          </w:pPr>
          <w:hyperlink w:anchor="_Toc17440623" w:history="1">
            <w:r w:rsidR="0093283F" w:rsidRPr="00936DF7">
              <w:rPr>
                <w:rStyle w:val="Hyperlink"/>
                <w:rFonts w:ascii="Arial" w:hAnsi="Arial" w:cs="Arial"/>
                <w:noProof/>
                <w:lang w:val="en-GB"/>
              </w:rPr>
              <w:t>1.5</w:t>
            </w:r>
            <w:r w:rsidR="0093283F">
              <w:rPr>
                <w:rFonts w:cstheme="minorBidi"/>
                <w:noProof/>
                <w:color w:val="auto"/>
              </w:rPr>
              <w:tab/>
            </w:r>
            <w:r w:rsidR="0093283F" w:rsidRPr="00936DF7">
              <w:rPr>
                <w:rStyle w:val="Hyperlink"/>
                <w:noProof/>
              </w:rPr>
              <w:t>Distribution</w:t>
            </w:r>
            <w:r w:rsidR="0093283F">
              <w:rPr>
                <w:noProof/>
                <w:webHidden/>
              </w:rPr>
              <w:tab/>
            </w:r>
            <w:r w:rsidR="0093283F">
              <w:rPr>
                <w:noProof/>
                <w:webHidden/>
              </w:rPr>
              <w:fldChar w:fldCharType="begin"/>
            </w:r>
            <w:r w:rsidR="0093283F">
              <w:rPr>
                <w:noProof/>
                <w:webHidden/>
              </w:rPr>
              <w:instrText xml:space="preserve"> PAGEREF _Toc17440623 \h </w:instrText>
            </w:r>
            <w:r w:rsidR="0093283F">
              <w:rPr>
                <w:noProof/>
                <w:webHidden/>
              </w:rPr>
            </w:r>
            <w:r w:rsidR="0093283F">
              <w:rPr>
                <w:noProof/>
                <w:webHidden/>
              </w:rPr>
              <w:fldChar w:fldCharType="separate"/>
            </w:r>
            <w:r w:rsidR="0093283F">
              <w:rPr>
                <w:noProof/>
                <w:webHidden/>
              </w:rPr>
              <w:t>6</w:t>
            </w:r>
            <w:r w:rsidR="0093283F">
              <w:rPr>
                <w:noProof/>
                <w:webHidden/>
              </w:rPr>
              <w:fldChar w:fldCharType="end"/>
            </w:r>
          </w:hyperlink>
        </w:p>
        <w:p w14:paraId="0F1A91FA" w14:textId="77777777" w:rsidR="0093283F" w:rsidRDefault="000D5A11">
          <w:pPr>
            <w:pStyle w:val="TOC2"/>
            <w:tabs>
              <w:tab w:val="left" w:pos="720"/>
              <w:tab w:val="right" w:pos="9017"/>
            </w:tabs>
            <w:rPr>
              <w:rFonts w:cstheme="minorBidi"/>
              <w:noProof/>
              <w:color w:val="auto"/>
            </w:rPr>
          </w:pPr>
          <w:hyperlink w:anchor="_Toc17440624" w:history="1">
            <w:r w:rsidR="0093283F" w:rsidRPr="00936DF7">
              <w:rPr>
                <w:rStyle w:val="Hyperlink"/>
                <w:noProof/>
                <w:lang w:val="en-GB"/>
              </w:rPr>
              <w:t>1.6</w:t>
            </w:r>
            <w:r w:rsidR="0093283F">
              <w:rPr>
                <w:rFonts w:cstheme="minorBidi"/>
                <w:noProof/>
                <w:color w:val="auto"/>
              </w:rPr>
              <w:tab/>
            </w:r>
            <w:r w:rsidR="0093283F" w:rsidRPr="00936DF7">
              <w:rPr>
                <w:rStyle w:val="Hyperlink"/>
                <w:noProof/>
                <w:lang w:val="en-GB"/>
              </w:rPr>
              <w:t>Approval</w:t>
            </w:r>
            <w:r w:rsidR="0093283F">
              <w:rPr>
                <w:noProof/>
                <w:webHidden/>
              </w:rPr>
              <w:tab/>
            </w:r>
            <w:r w:rsidR="0093283F">
              <w:rPr>
                <w:noProof/>
                <w:webHidden/>
              </w:rPr>
              <w:fldChar w:fldCharType="begin"/>
            </w:r>
            <w:r w:rsidR="0093283F">
              <w:rPr>
                <w:noProof/>
                <w:webHidden/>
              </w:rPr>
              <w:instrText xml:space="preserve"> PAGEREF _Toc17440624 \h </w:instrText>
            </w:r>
            <w:r w:rsidR="0093283F">
              <w:rPr>
                <w:noProof/>
                <w:webHidden/>
              </w:rPr>
            </w:r>
            <w:r w:rsidR="0093283F">
              <w:rPr>
                <w:noProof/>
                <w:webHidden/>
              </w:rPr>
              <w:fldChar w:fldCharType="separate"/>
            </w:r>
            <w:r w:rsidR="0093283F">
              <w:rPr>
                <w:noProof/>
                <w:webHidden/>
              </w:rPr>
              <w:t>6</w:t>
            </w:r>
            <w:r w:rsidR="0093283F">
              <w:rPr>
                <w:noProof/>
                <w:webHidden/>
              </w:rPr>
              <w:fldChar w:fldCharType="end"/>
            </w:r>
          </w:hyperlink>
        </w:p>
        <w:p w14:paraId="095EDE6B" w14:textId="77777777" w:rsidR="0093283F" w:rsidRDefault="000D5A11">
          <w:pPr>
            <w:pStyle w:val="TOC2"/>
            <w:tabs>
              <w:tab w:val="left" w:pos="720"/>
              <w:tab w:val="right" w:pos="9017"/>
            </w:tabs>
            <w:rPr>
              <w:rFonts w:cstheme="minorBidi"/>
              <w:noProof/>
              <w:color w:val="auto"/>
            </w:rPr>
          </w:pPr>
          <w:hyperlink w:anchor="_Toc17440625" w:history="1">
            <w:r w:rsidR="0093283F" w:rsidRPr="00936DF7">
              <w:rPr>
                <w:rStyle w:val="Hyperlink"/>
                <w:noProof/>
                <w:lang w:val="en-GB"/>
              </w:rPr>
              <w:t>1.7</w:t>
            </w:r>
            <w:r w:rsidR="0093283F">
              <w:rPr>
                <w:rFonts w:cstheme="minorBidi"/>
                <w:noProof/>
                <w:color w:val="auto"/>
              </w:rPr>
              <w:tab/>
            </w:r>
            <w:r w:rsidR="0093283F" w:rsidRPr="00936DF7">
              <w:rPr>
                <w:rStyle w:val="Hyperlink"/>
                <w:noProof/>
                <w:lang w:val="en-GB"/>
              </w:rPr>
              <w:t>Terminology</w:t>
            </w:r>
            <w:r w:rsidR="0093283F">
              <w:rPr>
                <w:noProof/>
                <w:webHidden/>
              </w:rPr>
              <w:tab/>
            </w:r>
            <w:r w:rsidR="0093283F">
              <w:rPr>
                <w:noProof/>
                <w:webHidden/>
              </w:rPr>
              <w:fldChar w:fldCharType="begin"/>
            </w:r>
            <w:r w:rsidR="0093283F">
              <w:rPr>
                <w:noProof/>
                <w:webHidden/>
              </w:rPr>
              <w:instrText xml:space="preserve"> PAGEREF _Toc17440625 \h </w:instrText>
            </w:r>
            <w:r w:rsidR="0093283F">
              <w:rPr>
                <w:noProof/>
                <w:webHidden/>
              </w:rPr>
            </w:r>
            <w:r w:rsidR="0093283F">
              <w:rPr>
                <w:noProof/>
                <w:webHidden/>
              </w:rPr>
              <w:fldChar w:fldCharType="separate"/>
            </w:r>
            <w:r w:rsidR="0093283F">
              <w:rPr>
                <w:noProof/>
                <w:webHidden/>
              </w:rPr>
              <w:t>6</w:t>
            </w:r>
            <w:r w:rsidR="0093283F">
              <w:rPr>
                <w:noProof/>
                <w:webHidden/>
              </w:rPr>
              <w:fldChar w:fldCharType="end"/>
            </w:r>
          </w:hyperlink>
        </w:p>
        <w:p w14:paraId="17876400" w14:textId="77777777" w:rsidR="0093283F" w:rsidRDefault="000D5A11">
          <w:pPr>
            <w:pStyle w:val="TOC2"/>
            <w:tabs>
              <w:tab w:val="left" w:pos="720"/>
              <w:tab w:val="right" w:pos="9017"/>
            </w:tabs>
            <w:rPr>
              <w:rFonts w:cstheme="minorBidi"/>
              <w:noProof/>
              <w:color w:val="auto"/>
            </w:rPr>
          </w:pPr>
          <w:hyperlink w:anchor="_Toc17440626" w:history="1">
            <w:r w:rsidR="0093283F" w:rsidRPr="00936DF7">
              <w:rPr>
                <w:rStyle w:val="Hyperlink"/>
                <w:noProof/>
              </w:rPr>
              <w:t>1.8</w:t>
            </w:r>
            <w:r w:rsidR="0093283F">
              <w:rPr>
                <w:rFonts w:cstheme="minorBidi"/>
                <w:noProof/>
                <w:color w:val="auto"/>
              </w:rPr>
              <w:tab/>
            </w:r>
            <w:r w:rsidR="0093283F" w:rsidRPr="00936DF7">
              <w:rPr>
                <w:rStyle w:val="Hyperlink"/>
                <w:noProof/>
              </w:rPr>
              <w:t>New in SDL Tridion Docs</w:t>
            </w:r>
            <w:r w:rsidR="0093283F">
              <w:rPr>
                <w:noProof/>
                <w:webHidden/>
              </w:rPr>
              <w:tab/>
            </w:r>
            <w:r w:rsidR="0093283F">
              <w:rPr>
                <w:noProof/>
                <w:webHidden/>
              </w:rPr>
              <w:fldChar w:fldCharType="begin"/>
            </w:r>
            <w:r w:rsidR="0093283F">
              <w:rPr>
                <w:noProof/>
                <w:webHidden/>
              </w:rPr>
              <w:instrText xml:space="preserve"> PAGEREF _Toc17440626 \h </w:instrText>
            </w:r>
            <w:r w:rsidR="0093283F">
              <w:rPr>
                <w:noProof/>
                <w:webHidden/>
              </w:rPr>
            </w:r>
            <w:r w:rsidR="0093283F">
              <w:rPr>
                <w:noProof/>
                <w:webHidden/>
              </w:rPr>
              <w:fldChar w:fldCharType="separate"/>
            </w:r>
            <w:r w:rsidR="0093283F">
              <w:rPr>
                <w:noProof/>
                <w:webHidden/>
              </w:rPr>
              <w:t>7</w:t>
            </w:r>
            <w:r w:rsidR="0093283F">
              <w:rPr>
                <w:noProof/>
                <w:webHidden/>
              </w:rPr>
              <w:fldChar w:fldCharType="end"/>
            </w:r>
          </w:hyperlink>
        </w:p>
        <w:p w14:paraId="4013FF29"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27" w:history="1">
            <w:r w:rsidR="0093283F" w:rsidRPr="00936DF7">
              <w:rPr>
                <w:rStyle w:val="Hyperlink"/>
              </w:rPr>
              <w:t>2</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Electronic Document Types</w:t>
            </w:r>
            <w:r w:rsidR="0093283F">
              <w:rPr>
                <w:webHidden/>
              </w:rPr>
              <w:tab/>
            </w:r>
            <w:r w:rsidR="0093283F">
              <w:rPr>
                <w:webHidden/>
              </w:rPr>
              <w:fldChar w:fldCharType="begin"/>
            </w:r>
            <w:r w:rsidR="0093283F">
              <w:rPr>
                <w:webHidden/>
              </w:rPr>
              <w:instrText xml:space="preserve"> PAGEREF _Toc17440627 \h </w:instrText>
            </w:r>
            <w:r w:rsidR="0093283F">
              <w:rPr>
                <w:webHidden/>
              </w:rPr>
            </w:r>
            <w:r w:rsidR="0093283F">
              <w:rPr>
                <w:webHidden/>
              </w:rPr>
              <w:fldChar w:fldCharType="separate"/>
            </w:r>
            <w:r w:rsidR="0093283F">
              <w:rPr>
                <w:webHidden/>
              </w:rPr>
              <w:t>8</w:t>
            </w:r>
            <w:r w:rsidR="0093283F">
              <w:rPr>
                <w:webHidden/>
              </w:rPr>
              <w:fldChar w:fldCharType="end"/>
            </w:r>
          </w:hyperlink>
        </w:p>
        <w:p w14:paraId="5A309359"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28" w:history="1">
            <w:r w:rsidR="0093283F" w:rsidRPr="00936DF7">
              <w:rPr>
                <w:rStyle w:val="Hyperlink"/>
              </w:rPr>
              <w:t>3</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List of Values (LOV)</w:t>
            </w:r>
            <w:r w:rsidR="0093283F">
              <w:rPr>
                <w:webHidden/>
              </w:rPr>
              <w:tab/>
            </w:r>
            <w:r w:rsidR="0093283F">
              <w:rPr>
                <w:webHidden/>
              </w:rPr>
              <w:fldChar w:fldCharType="begin"/>
            </w:r>
            <w:r w:rsidR="0093283F">
              <w:rPr>
                <w:webHidden/>
              </w:rPr>
              <w:instrText xml:space="preserve"> PAGEREF _Toc17440628 \h </w:instrText>
            </w:r>
            <w:r w:rsidR="0093283F">
              <w:rPr>
                <w:webHidden/>
              </w:rPr>
            </w:r>
            <w:r w:rsidR="0093283F">
              <w:rPr>
                <w:webHidden/>
              </w:rPr>
              <w:fldChar w:fldCharType="separate"/>
            </w:r>
            <w:r w:rsidR="0093283F">
              <w:rPr>
                <w:webHidden/>
              </w:rPr>
              <w:t>10</w:t>
            </w:r>
            <w:r w:rsidR="0093283F">
              <w:rPr>
                <w:webHidden/>
              </w:rPr>
              <w:fldChar w:fldCharType="end"/>
            </w:r>
          </w:hyperlink>
        </w:p>
        <w:p w14:paraId="149193CD" w14:textId="77777777" w:rsidR="0093283F" w:rsidRDefault="000D5A11">
          <w:pPr>
            <w:pStyle w:val="TOC2"/>
            <w:tabs>
              <w:tab w:val="left" w:pos="720"/>
              <w:tab w:val="right" w:pos="9017"/>
            </w:tabs>
            <w:rPr>
              <w:rFonts w:cstheme="minorBidi"/>
              <w:noProof/>
              <w:color w:val="auto"/>
            </w:rPr>
          </w:pPr>
          <w:hyperlink w:anchor="_Toc17440629" w:history="1">
            <w:r w:rsidR="0093283F" w:rsidRPr="00936DF7">
              <w:rPr>
                <w:rStyle w:val="Hyperlink"/>
                <w:noProof/>
              </w:rPr>
              <w:t>3.1</w:t>
            </w:r>
            <w:r w:rsidR="0093283F">
              <w:rPr>
                <w:rFonts w:cstheme="minorBidi"/>
                <w:noProof/>
                <w:color w:val="auto"/>
              </w:rPr>
              <w:tab/>
            </w:r>
            <w:r w:rsidR="0093283F" w:rsidRPr="00936DF7">
              <w:rPr>
                <w:rStyle w:val="Hyperlink"/>
                <w:noProof/>
              </w:rPr>
              <w:t>Topic Types</w:t>
            </w:r>
            <w:r w:rsidR="0093283F">
              <w:rPr>
                <w:noProof/>
                <w:webHidden/>
              </w:rPr>
              <w:tab/>
            </w:r>
            <w:r w:rsidR="0093283F">
              <w:rPr>
                <w:noProof/>
                <w:webHidden/>
              </w:rPr>
              <w:fldChar w:fldCharType="begin"/>
            </w:r>
            <w:r w:rsidR="0093283F">
              <w:rPr>
                <w:noProof/>
                <w:webHidden/>
              </w:rPr>
              <w:instrText xml:space="preserve"> PAGEREF _Toc17440629 \h </w:instrText>
            </w:r>
            <w:r w:rsidR="0093283F">
              <w:rPr>
                <w:noProof/>
                <w:webHidden/>
              </w:rPr>
            </w:r>
            <w:r w:rsidR="0093283F">
              <w:rPr>
                <w:noProof/>
                <w:webHidden/>
              </w:rPr>
              <w:fldChar w:fldCharType="separate"/>
            </w:r>
            <w:r w:rsidR="0093283F">
              <w:rPr>
                <w:noProof/>
                <w:webHidden/>
              </w:rPr>
              <w:t>10</w:t>
            </w:r>
            <w:r w:rsidR="0093283F">
              <w:rPr>
                <w:noProof/>
                <w:webHidden/>
              </w:rPr>
              <w:fldChar w:fldCharType="end"/>
            </w:r>
          </w:hyperlink>
        </w:p>
        <w:p w14:paraId="2FDFEA7A" w14:textId="77777777" w:rsidR="0093283F" w:rsidRDefault="000D5A11">
          <w:pPr>
            <w:pStyle w:val="TOC2"/>
            <w:tabs>
              <w:tab w:val="left" w:pos="720"/>
              <w:tab w:val="right" w:pos="9017"/>
            </w:tabs>
            <w:rPr>
              <w:rFonts w:cstheme="minorBidi"/>
              <w:noProof/>
              <w:color w:val="auto"/>
            </w:rPr>
          </w:pPr>
          <w:hyperlink w:anchor="_Toc17440630" w:history="1">
            <w:r w:rsidR="0093283F" w:rsidRPr="00936DF7">
              <w:rPr>
                <w:rStyle w:val="Hyperlink"/>
                <w:noProof/>
              </w:rPr>
              <w:t>3.2</w:t>
            </w:r>
            <w:r w:rsidR="0093283F">
              <w:rPr>
                <w:rFonts w:cstheme="minorBidi"/>
                <w:noProof/>
                <w:color w:val="auto"/>
              </w:rPr>
              <w:tab/>
            </w:r>
            <w:r w:rsidR="0093283F" w:rsidRPr="00936DF7">
              <w:rPr>
                <w:rStyle w:val="Hyperlink"/>
                <w:noProof/>
              </w:rPr>
              <w:t>Image Types</w:t>
            </w:r>
            <w:r w:rsidR="0093283F">
              <w:rPr>
                <w:noProof/>
                <w:webHidden/>
              </w:rPr>
              <w:tab/>
            </w:r>
            <w:r w:rsidR="0093283F">
              <w:rPr>
                <w:noProof/>
                <w:webHidden/>
              </w:rPr>
              <w:fldChar w:fldCharType="begin"/>
            </w:r>
            <w:r w:rsidR="0093283F">
              <w:rPr>
                <w:noProof/>
                <w:webHidden/>
              </w:rPr>
              <w:instrText xml:space="preserve"> PAGEREF _Toc17440630 \h </w:instrText>
            </w:r>
            <w:r w:rsidR="0093283F">
              <w:rPr>
                <w:noProof/>
                <w:webHidden/>
              </w:rPr>
            </w:r>
            <w:r w:rsidR="0093283F">
              <w:rPr>
                <w:noProof/>
                <w:webHidden/>
              </w:rPr>
              <w:fldChar w:fldCharType="separate"/>
            </w:r>
            <w:r w:rsidR="0093283F">
              <w:rPr>
                <w:noProof/>
                <w:webHidden/>
              </w:rPr>
              <w:t>12</w:t>
            </w:r>
            <w:r w:rsidR="0093283F">
              <w:rPr>
                <w:noProof/>
                <w:webHidden/>
              </w:rPr>
              <w:fldChar w:fldCharType="end"/>
            </w:r>
          </w:hyperlink>
        </w:p>
        <w:p w14:paraId="3C331D57" w14:textId="77777777" w:rsidR="0093283F" w:rsidRDefault="000D5A11">
          <w:pPr>
            <w:pStyle w:val="TOC2"/>
            <w:tabs>
              <w:tab w:val="left" w:pos="720"/>
              <w:tab w:val="right" w:pos="9017"/>
            </w:tabs>
            <w:rPr>
              <w:rFonts w:cstheme="minorBidi"/>
              <w:noProof/>
              <w:color w:val="auto"/>
            </w:rPr>
          </w:pPr>
          <w:hyperlink w:anchor="_Toc17440631" w:history="1">
            <w:r w:rsidR="0093283F" w:rsidRPr="00936DF7">
              <w:rPr>
                <w:rStyle w:val="Hyperlink"/>
                <w:noProof/>
              </w:rPr>
              <w:t>3.3</w:t>
            </w:r>
            <w:r w:rsidR="0093283F">
              <w:rPr>
                <w:rFonts w:cstheme="minorBidi"/>
                <w:noProof/>
                <w:color w:val="auto"/>
              </w:rPr>
              <w:tab/>
            </w:r>
            <w:r w:rsidR="0093283F" w:rsidRPr="00936DF7">
              <w:rPr>
                <w:rStyle w:val="Hyperlink"/>
                <w:noProof/>
              </w:rPr>
              <w:t>Library topic Types</w:t>
            </w:r>
            <w:r w:rsidR="0093283F">
              <w:rPr>
                <w:noProof/>
                <w:webHidden/>
              </w:rPr>
              <w:tab/>
            </w:r>
            <w:r w:rsidR="0093283F">
              <w:rPr>
                <w:noProof/>
                <w:webHidden/>
              </w:rPr>
              <w:fldChar w:fldCharType="begin"/>
            </w:r>
            <w:r w:rsidR="0093283F">
              <w:rPr>
                <w:noProof/>
                <w:webHidden/>
              </w:rPr>
              <w:instrText xml:space="preserve"> PAGEREF _Toc17440631 \h </w:instrText>
            </w:r>
            <w:r w:rsidR="0093283F">
              <w:rPr>
                <w:noProof/>
                <w:webHidden/>
              </w:rPr>
            </w:r>
            <w:r w:rsidR="0093283F">
              <w:rPr>
                <w:noProof/>
                <w:webHidden/>
              </w:rPr>
              <w:fldChar w:fldCharType="separate"/>
            </w:r>
            <w:r w:rsidR="0093283F">
              <w:rPr>
                <w:noProof/>
                <w:webHidden/>
              </w:rPr>
              <w:t>12</w:t>
            </w:r>
            <w:r w:rsidR="0093283F">
              <w:rPr>
                <w:noProof/>
                <w:webHidden/>
              </w:rPr>
              <w:fldChar w:fldCharType="end"/>
            </w:r>
          </w:hyperlink>
        </w:p>
        <w:p w14:paraId="0FF97657" w14:textId="77777777" w:rsidR="0093283F" w:rsidRDefault="000D5A11">
          <w:pPr>
            <w:pStyle w:val="TOC2"/>
            <w:tabs>
              <w:tab w:val="left" w:pos="720"/>
              <w:tab w:val="right" w:pos="9017"/>
            </w:tabs>
            <w:rPr>
              <w:rFonts w:cstheme="minorBidi"/>
              <w:noProof/>
              <w:color w:val="auto"/>
            </w:rPr>
          </w:pPr>
          <w:hyperlink w:anchor="_Toc17440632" w:history="1">
            <w:r w:rsidR="0093283F" w:rsidRPr="00936DF7">
              <w:rPr>
                <w:rStyle w:val="Hyperlink"/>
                <w:noProof/>
              </w:rPr>
              <w:t>3.4</w:t>
            </w:r>
            <w:r w:rsidR="0093283F">
              <w:rPr>
                <w:rFonts w:cstheme="minorBidi"/>
                <w:noProof/>
                <w:color w:val="auto"/>
              </w:rPr>
              <w:tab/>
            </w:r>
            <w:r w:rsidR="0093283F" w:rsidRPr="00936DF7">
              <w:rPr>
                <w:rStyle w:val="Hyperlink"/>
                <w:noProof/>
              </w:rPr>
              <w:t>Map Types</w:t>
            </w:r>
            <w:r w:rsidR="0093283F">
              <w:rPr>
                <w:noProof/>
                <w:webHidden/>
              </w:rPr>
              <w:tab/>
            </w:r>
            <w:r w:rsidR="0093283F">
              <w:rPr>
                <w:noProof/>
                <w:webHidden/>
              </w:rPr>
              <w:fldChar w:fldCharType="begin"/>
            </w:r>
            <w:r w:rsidR="0093283F">
              <w:rPr>
                <w:noProof/>
                <w:webHidden/>
              </w:rPr>
              <w:instrText xml:space="preserve"> PAGEREF _Toc17440632 \h </w:instrText>
            </w:r>
            <w:r w:rsidR="0093283F">
              <w:rPr>
                <w:noProof/>
                <w:webHidden/>
              </w:rPr>
            </w:r>
            <w:r w:rsidR="0093283F">
              <w:rPr>
                <w:noProof/>
                <w:webHidden/>
              </w:rPr>
              <w:fldChar w:fldCharType="separate"/>
            </w:r>
            <w:r w:rsidR="0093283F">
              <w:rPr>
                <w:noProof/>
                <w:webHidden/>
              </w:rPr>
              <w:t>13</w:t>
            </w:r>
            <w:r w:rsidR="0093283F">
              <w:rPr>
                <w:noProof/>
                <w:webHidden/>
              </w:rPr>
              <w:fldChar w:fldCharType="end"/>
            </w:r>
          </w:hyperlink>
        </w:p>
        <w:p w14:paraId="703D9203" w14:textId="77777777" w:rsidR="0093283F" w:rsidRDefault="000D5A11">
          <w:pPr>
            <w:pStyle w:val="TOC2"/>
            <w:tabs>
              <w:tab w:val="left" w:pos="720"/>
              <w:tab w:val="right" w:pos="9017"/>
            </w:tabs>
            <w:rPr>
              <w:rFonts w:cstheme="minorBidi"/>
              <w:noProof/>
              <w:color w:val="auto"/>
            </w:rPr>
          </w:pPr>
          <w:hyperlink w:anchor="_Toc17440633" w:history="1">
            <w:r w:rsidR="0093283F" w:rsidRPr="00936DF7">
              <w:rPr>
                <w:rStyle w:val="Hyperlink"/>
                <w:noProof/>
              </w:rPr>
              <w:t>3.5</w:t>
            </w:r>
            <w:r w:rsidR="0093283F">
              <w:rPr>
                <w:rFonts w:cstheme="minorBidi"/>
                <w:noProof/>
                <w:color w:val="auto"/>
              </w:rPr>
              <w:tab/>
            </w:r>
            <w:r w:rsidR="0093283F" w:rsidRPr="00936DF7">
              <w:rPr>
                <w:rStyle w:val="Hyperlink"/>
                <w:noProof/>
              </w:rPr>
              <w:t>Publication Types</w:t>
            </w:r>
            <w:r w:rsidR="0093283F">
              <w:rPr>
                <w:noProof/>
                <w:webHidden/>
              </w:rPr>
              <w:tab/>
            </w:r>
            <w:r w:rsidR="0093283F">
              <w:rPr>
                <w:noProof/>
                <w:webHidden/>
              </w:rPr>
              <w:fldChar w:fldCharType="begin"/>
            </w:r>
            <w:r w:rsidR="0093283F">
              <w:rPr>
                <w:noProof/>
                <w:webHidden/>
              </w:rPr>
              <w:instrText xml:space="preserve"> PAGEREF _Toc17440633 \h </w:instrText>
            </w:r>
            <w:r w:rsidR="0093283F">
              <w:rPr>
                <w:noProof/>
                <w:webHidden/>
              </w:rPr>
            </w:r>
            <w:r w:rsidR="0093283F">
              <w:rPr>
                <w:noProof/>
                <w:webHidden/>
              </w:rPr>
              <w:fldChar w:fldCharType="separate"/>
            </w:r>
            <w:r w:rsidR="0093283F">
              <w:rPr>
                <w:noProof/>
                <w:webHidden/>
              </w:rPr>
              <w:t>13</w:t>
            </w:r>
            <w:r w:rsidR="0093283F">
              <w:rPr>
                <w:noProof/>
                <w:webHidden/>
              </w:rPr>
              <w:fldChar w:fldCharType="end"/>
            </w:r>
          </w:hyperlink>
        </w:p>
        <w:p w14:paraId="051775F4" w14:textId="77777777" w:rsidR="0093283F" w:rsidRDefault="000D5A11">
          <w:pPr>
            <w:pStyle w:val="TOC2"/>
            <w:tabs>
              <w:tab w:val="left" w:pos="720"/>
              <w:tab w:val="right" w:pos="9017"/>
            </w:tabs>
            <w:rPr>
              <w:rFonts w:cstheme="minorBidi"/>
              <w:noProof/>
              <w:color w:val="auto"/>
            </w:rPr>
          </w:pPr>
          <w:hyperlink w:anchor="_Toc17440634" w:history="1">
            <w:r w:rsidR="0093283F" w:rsidRPr="00936DF7">
              <w:rPr>
                <w:rStyle w:val="Hyperlink"/>
                <w:noProof/>
              </w:rPr>
              <w:t>3.6</w:t>
            </w:r>
            <w:r w:rsidR="0093283F">
              <w:rPr>
                <w:rFonts w:cstheme="minorBidi"/>
                <w:noProof/>
                <w:color w:val="auto"/>
              </w:rPr>
              <w:tab/>
            </w:r>
            <w:r w:rsidR="0093283F" w:rsidRPr="00936DF7">
              <w:rPr>
                <w:rStyle w:val="Hyperlink"/>
                <w:noProof/>
              </w:rPr>
              <w:t>Resolutions</w:t>
            </w:r>
            <w:r w:rsidR="0093283F">
              <w:rPr>
                <w:noProof/>
                <w:webHidden/>
              </w:rPr>
              <w:tab/>
            </w:r>
            <w:r w:rsidR="0093283F">
              <w:rPr>
                <w:noProof/>
                <w:webHidden/>
              </w:rPr>
              <w:fldChar w:fldCharType="begin"/>
            </w:r>
            <w:r w:rsidR="0093283F">
              <w:rPr>
                <w:noProof/>
                <w:webHidden/>
              </w:rPr>
              <w:instrText xml:space="preserve"> PAGEREF _Toc17440634 \h </w:instrText>
            </w:r>
            <w:r w:rsidR="0093283F">
              <w:rPr>
                <w:noProof/>
                <w:webHidden/>
              </w:rPr>
            </w:r>
            <w:r w:rsidR="0093283F">
              <w:rPr>
                <w:noProof/>
                <w:webHidden/>
              </w:rPr>
              <w:fldChar w:fldCharType="separate"/>
            </w:r>
            <w:r w:rsidR="0093283F">
              <w:rPr>
                <w:noProof/>
                <w:webHidden/>
              </w:rPr>
              <w:t>14</w:t>
            </w:r>
            <w:r w:rsidR="0093283F">
              <w:rPr>
                <w:noProof/>
                <w:webHidden/>
              </w:rPr>
              <w:fldChar w:fldCharType="end"/>
            </w:r>
          </w:hyperlink>
        </w:p>
        <w:p w14:paraId="7014C4AA" w14:textId="77777777" w:rsidR="0093283F" w:rsidRDefault="000D5A11">
          <w:pPr>
            <w:pStyle w:val="TOC2"/>
            <w:tabs>
              <w:tab w:val="left" w:pos="720"/>
              <w:tab w:val="right" w:pos="9017"/>
            </w:tabs>
            <w:rPr>
              <w:rFonts w:cstheme="minorBidi"/>
              <w:noProof/>
              <w:color w:val="auto"/>
            </w:rPr>
          </w:pPr>
          <w:hyperlink w:anchor="_Toc17440635" w:history="1">
            <w:r w:rsidR="0093283F" w:rsidRPr="00936DF7">
              <w:rPr>
                <w:rStyle w:val="Hyperlink"/>
                <w:noProof/>
              </w:rPr>
              <w:t>3.7</w:t>
            </w:r>
            <w:r w:rsidR="0093283F">
              <w:rPr>
                <w:rFonts w:cstheme="minorBidi"/>
                <w:noProof/>
                <w:color w:val="auto"/>
              </w:rPr>
              <w:tab/>
            </w:r>
            <w:r w:rsidR="0093283F" w:rsidRPr="00936DF7">
              <w:rPr>
                <w:rStyle w:val="Hyperlink"/>
                <w:noProof/>
              </w:rPr>
              <w:t>Product family</w:t>
            </w:r>
            <w:r w:rsidR="0093283F">
              <w:rPr>
                <w:noProof/>
                <w:webHidden/>
              </w:rPr>
              <w:tab/>
            </w:r>
            <w:r w:rsidR="0093283F">
              <w:rPr>
                <w:noProof/>
                <w:webHidden/>
              </w:rPr>
              <w:fldChar w:fldCharType="begin"/>
            </w:r>
            <w:r w:rsidR="0093283F">
              <w:rPr>
                <w:noProof/>
                <w:webHidden/>
              </w:rPr>
              <w:instrText xml:space="preserve"> PAGEREF _Toc17440635 \h </w:instrText>
            </w:r>
            <w:r w:rsidR="0093283F">
              <w:rPr>
                <w:noProof/>
                <w:webHidden/>
              </w:rPr>
            </w:r>
            <w:r w:rsidR="0093283F">
              <w:rPr>
                <w:noProof/>
                <w:webHidden/>
              </w:rPr>
              <w:fldChar w:fldCharType="separate"/>
            </w:r>
            <w:r w:rsidR="0093283F">
              <w:rPr>
                <w:noProof/>
                <w:webHidden/>
              </w:rPr>
              <w:t>14</w:t>
            </w:r>
            <w:r w:rsidR="0093283F">
              <w:rPr>
                <w:noProof/>
                <w:webHidden/>
              </w:rPr>
              <w:fldChar w:fldCharType="end"/>
            </w:r>
          </w:hyperlink>
        </w:p>
        <w:p w14:paraId="67C9A258" w14:textId="77777777" w:rsidR="0093283F" w:rsidRDefault="000D5A11">
          <w:pPr>
            <w:pStyle w:val="TOC2"/>
            <w:tabs>
              <w:tab w:val="left" w:pos="720"/>
              <w:tab w:val="right" w:pos="9017"/>
            </w:tabs>
            <w:rPr>
              <w:rFonts w:cstheme="minorBidi"/>
              <w:noProof/>
              <w:color w:val="auto"/>
            </w:rPr>
          </w:pPr>
          <w:hyperlink w:anchor="_Toc17440636" w:history="1">
            <w:r w:rsidR="0093283F" w:rsidRPr="00936DF7">
              <w:rPr>
                <w:rStyle w:val="Hyperlink"/>
                <w:noProof/>
              </w:rPr>
              <w:t>3.8</w:t>
            </w:r>
            <w:r w:rsidR="0093283F">
              <w:rPr>
                <w:rFonts w:cstheme="minorBidi"/>
                <w:noProof/>
                <w:color w:val="auto"/>
              </w:rPr>
              <w:tab/>
            </w:r>
            <w:r w:rsidR="0093283F" w:rsidRPr="00936DF7">
              <w:rPr>
                <w:rStyle w:val="Hyperlink"/>
                <w:noProof/>
              </w:rPr>
              <w:t>Product release name</w:t>
            </w:r>
            <w:r w:rsidR="0093283F">
              <w:rPr>
                <w:noProof/>
                <w:webHidden/>
              </w:rPr>
              <w:tab/>
            </w:r>
            <w:r w:rsidR="0093283F">
              <w:rPr>
                <w:noProof/>
                <w:webHidden/>
              </w:rPr>
              <w:fldChar w:fldCharType="begin"/>
            </w:r>
            <w:r w:rsidR="0093283F">
              <w:rPr>
                <w:noProof/>
                <w:webHidden/>
              </w:rPr>
              <w:instrText xml:space="preserve"> PAGEREF _Toc17440636 \h </w:instrText>
            </w:r>
            <w:r w:rsidR="0093283F">
              <w:rPr>
                <w:noProof/>
                <w:webHidden/>
              </w:rPr>
            </w:r>
            <w:r w:rsidR="0093283F">
              <w:rPr>
                <w:noProof/>
                <w:webHidden/>
              </w:rPr>
              <w:fldChar w:fldCharType="separate"/>
            </w:r>
            <w:r w:rsidR="0093283F">
              <w:rPr>
                <w:noProof/>
                <w:webHidden/>
              </w:rPr>
              <w:t>15</w:t>
            </w:r>
            <w:r w:rsidR="0093283F">
              <w:rPr>
                <w:noProof/>
                <w:webHidden/>
              </w:rPr>
              <w:fldChar w:fldCharType="end"/>
            </w:r>
          </w:hyperlink>
        </w:p>
        <w:p w14:paraId="3D65FC16" w14:textId="77777777" w:rsidR="0093283F" w:rsidRDefault="000D5A11">
          <w:pPr>
            <w:pStyle w:val="TOC2"/>
            <w:tabs>
              <w:tab w:val="left" w:pos="720"/>
              <w:tab w:val="right" w:pos="9017"/>
            </w:tabs>
            <w:rPr>
              <w:rFonts w:cstheme="minorBidi"/>
              <w:noProof/>
              <w:color w:val="auto"/>
            </w:rPr>
          </w:pPr>
          <w:hyperlink w:anchor="_Toc17440637" w:history="1">
            <w:r w:rsidR="0093283F" w:rsidRPr="00936DF7">
              <w:rPr>
                <w:rStyle w:val="Hyperlink"/>
                <w:noProof/>
              </w:rPr>
              <w:t>3.9</w:t>
            </w:r>
            <w:r w:rsidR="0093283F">
              <w:rPr>
                <w:rFonts w:cstheme="minorBidi"/>
                <w:noProof/>
                <w:color w:val="auto"/>
              </w:rPr>
              <w:tab/>
            </w:r>
            <w:r w:rsidR="0093283F" w:rsidRPr="00936DF7">
              <w:rPr>
                <w:rStyle w:val="Hyperlink"/>
                <w:noProof/>
              </w:rPr>
              <w:t>Languages</w:t>
            </w:r>
            <w:r w:rsidR="0093283F">
              <w:rPr>
                <w:noProof/>
                <w:webHidden/>
              </w:rPr>
              <w:tab/>
            </w:r>
            <w:r w:rsidR="0093283F">
              <w:rPr>
                <w:noProof/>
                <w:webHidden/>
              </w:rPr>
              <w:fldChar w:fldCharType="begin"/>
            </w:r>
            <w:r w:rsidR="0093283F">
              <w:rPr>
                <w:noProof/>
                <w:webHidden/>
              </w:rPr>
              <w:instrText xml:space="preserve"> PAGEREF _Toc17440637 \h </w:instrText>
            </w:r>
            <w:r w:rsidR="0093283F">
              <w:rPr>
                <w:noProof/>
                <w:webHidden/>
              </w:rPr>
            </w:r>
            <w:r w:rsidR="0093283F">
              <w:rPr>
                <w:noProof/>
                <w:webHidden/>
              </w:rPr>
              <w:fldChar w:fldCharType="separate"/>
            </w:r>
            <w:r w:rsidR="0093283F">
              <w:rPr>
                <w:noProof/>
                <w:webHidden/>
              </w:rPr>
              <w:t>15</w:t>
            </w:r>
            <w:r w:rsidR="0093283F">
              <w:rPr>
                <w:noProof/>
                <w:webHidden/>
              </w:rPr>
              <w:fldChar w:fldCharType="end"/>
            </w:r>
          </w:hyperlink>
        </w:p>
        <w:p w14:paraId="0C84A3F9" w14:textId="77777777" w:rsidR="0093283F" w:rsidRDefault="000D5A11">
          <w:pPr>
            <w:pStyle w:val="TOC2"/>
            <w:tabs>
              <w:tab w:val="left" w:pos="960"/>
              <w:tab w:val="right" w:pos="9017"/>
            </w:tabs>
            <w:rPr>
              <w:rFonts w:cstheme="minorBidi"/>
              <w:noProof/>
              <w:color w:val="auto"/>
            </w:rPr>
          </w:pPr>
          <w:hyperlink w:anchor="_Toc17440638" w:history="1">
            <w:r w:rsidR="0093283F" w:rsidRPr="00936DF7">
              <w:rPr>
                <w:rStyle w:val="Hyperlink"/>
                <w:noProof/>
              </w:rPr>
              <w:t>3.10</w:t>
            </w:r>
            <w:r w:rsidR="0093283F">
              <w:rPr>
                <w:rFonts w:cstheme="minorBidi"/>
                <w:noProof/>
                <w:color w:val="auto"/>
              </w:rPr>
              <w:tab/>
            </w:r>
            <w:r w:rsidR="0093283F" w:rsidRPr="00936DF7">
              <w:rPr>
                <w:rStyle w:val="Hyperlink"/>
                <w:noProof/>
              </w:rPr>
              <w:t>DTILOGO</w:t>
            </w:r>
            <w:r w:rsidR="0093283F">
              <w:rPr>
                <w:noProof/>
                <w:webHidden/>
              </w:rPr>
              <w:tab/>
            </w:r>
            <w:r w:rsidR="0093283F">
              <w:rPr>
                <w:noProof/>
                <w:webHidden/>
              </w:rPr>
              <w:fldChar w:fldCharType="begin"/>
            </w:r>
            <w:r w:rsidR="0093283F">
              <w:rPr>
                <w:noProof/>
                <w:webHidden/>
              </w:rPr>
              <w:instrText xml:space="preserve"> PAGEREF _Toc17440638 \h </w:instrText>
            </w:r>
            <w:r w:rsidR="0093283F">
              <w:rPr>
                <w:noProof/>
                <w:webHidden/>
              </w:rPr>
            </w:r>
            <w:r w:rsidR="0093283F">
              <w:rPr>
                <w:noProof/>
                <w:webHidden/>
              </w:rPr>
              <w:fldChar w:fldCharType="separate"/>
            </w:r>
            <w:r w:rsidR="0093283F">
              <w:rPr>
                <w:noProof/>
                <w:webHidden/>
              </w:rPr>
              <w:t>15</w:t>
            </w:r>
            <w:r w:rsidR="0093283F">
              <w:rPr>
                <w:noProof/>
                <w:webHidden/>
              </w:rPr>
              <w:fldChar w:fldCharType="end"/>
            </w:r>
          </w:hyperlink>
        </w:p>
        <w:p w14:paraId="579341FA" w14:textId="77777777" w:rsidR="0093283F" w:rsidRDefault="000D5A11">
          <w:pPr>
            <w:pStyle w:val="TOC2"/>
            <w:tabs>
              <w:tab w:val="left" w:pos="960"/>
              <w:tab w:val="right" w:pos="9017"/>
            </w:tabs>
            <w:rPr>
              <w:rFonts w:cstheme="minorBidi"/>
              <w:noProof/>
              <w:color w:val="auto"/>
            </w:rPr>
          </w:pPr>
          <w:hyperlink w:anchor="_Toc17440639" w:history="1">
            <w:r w:rsidR="0093283F" w:rsidRPr="00936DF7">
              <w:rPr>
                <w:rStyle w:val="Hyperlink"/>
                <w:noProof/>
              </w:rPr>
              <w:t>3.11</w:t>
            </w:r>
            <w:r w:rsidR="0093283F">
              <w:rPr>
                <w:rFonts w:cstheme="minorBidi"/>
                <w:noProof/>
                <w:color w:val="auto"/>
              </w:rPr>
              <w:tab/>
            </w:r>
            <w:r w:rsidR="0093283F" w:rsidRPr="00936DF7">
              <w:rPr>
                <w:rStyle w:val="Hyperlink"/>
                <w:noProof/>
              </w:rPr>
              <w:t>DTIDATASHEETSTATUS</w:t>
            </w:r>
            <w:r w:rsidR="0093283F">
              <w:rPr>
                <w:noProof/>
                <w:webHidden/>
              </w:rPr>
              <w:tab/>
            </w:r>
            <w:r w:rsidR="0093283F">
              <w:rPr>
                <w:noProof/>
                <w:webHidden/>
              </w:rPr>
              <w:fldChar w:fldCharType="begin"/>
            </w:r>
            <w:r w:rsidR="0093283F">
              <w:rPr>
                <w:noProof/>
                <w:webHidden/>
              </w:rPr>
              <w:instrText xml:space="preserve"> PAGEREF _Toc17440639 \h </w:instrText>
            </w:r>
            <w:r w:rsidR="0093283F">
              <w:rPr>
                <w:noProof/>
                <w:webHidden/>
              </w:rPr>
            </w:r>
            <w:r w:rsidR="0093283F">
              <w:rPr>
                <w:noProof/>
                <w:webHidden/>
              </w:rPr>
              <w:fldChar w:fldCharType="separate"/>
            </w:r>
            <w:r w:rsidR="0093283F">
              <w:rPr>
                <w:noProof/>
                <w:webHidden/>
              </w:rPr>
              <w:t>16</w:t>
            </w:r>
            <w:r w:rsidR="0093283F">
              <w:rPr>
                <w:noProof/>
                <w:webHidden/>
              </w:rPr>
              <w:fldChar w:fldCharType="end"/>
            </w:r>
          </w:hyperlink>
        </w:p>
        <w:p w14:paraId="4756E857" w14:textId="77777777" w:rsidR="0093283F" w:rsidRDefault="000D5A11">
          <w:pPr>
            <w:pStyle w:val="TOC2"/>
            <w:tabs>
              <w:tab w:val="left" w:pos="960"/>
              <w:tab w:val="right" w:pos="9017"/>
            </w:tabs>
            <w:rPr>
              <w:rFonts w:cstheme="minorBidi"/>
              <w:noProof/>
              <w:color w:val="auto"/>
            </w:rPr>
          </w:pPr>
          <w:hyperlink w:anchor="_Toc17440640" w:history="1">
            <w:r w:rsidR="0093283F" w:rsidRPr="00936DF7">
              <w:rPr>
                <w:rStyle w:val="Hyperlink"/>
                <w:noProof/>
              </w:rPr>
              <w:t>3.12</w:t>
            </w:r>
            <w:r w:rsidR="0093283F">
              <w:rPr>
                <w:rFonts w:cstheme="minorBidi"/>
                <w:noProof/>
                <w:color w:val="auto"/>
              </w:rPr>
              <w:tab/>
            </w:r>
            <w:r w:rsidR="0093283F" w:rsidRPr="00936DF7">
              <w:rPr>
                <w:rStyle w:val="Hyperlink"/>
                <w:noProof/>
              </w:rPr>
              <w:t>DTIDISCLOSURE</w:t>
            </w:r>
            <w:r w:rsidR="0093283F">
              <w:rPr>
                <w:noProof/>
                <w:webHidden/>
              </w:rPr>
              <w:tab/>
            </w:r>
            <w:r w:rsidR="0093283F">
              <w:rPr>
                <w:noProof/>
                <w:webHidden/>
              </w:rPr>
              <w:fldChar w:fldCharType="begin"/>
            </w:r>
            <w:r w:rsidR="0093283F">
              <w:rPr>
                <w:noProof/>
                <w:webHidden/>
              </w:rPr>
              <w:instrText xml:space="preserve"> PAGEREF _Toc17440640 \h </w:instrText>
            </w:r>
            <w:r w:rsidR="0093283F">
              <w:rPr>
                <w:noProof/>
                <w:webHidden/>
              </w:rPr>
            </w:r>
            <w:r w:rsidR="0093283F">
              <w:rPr>
                <w:noProof/>
                <w:webHidden/>
              </w:rPr>
              <w:fldChar w:fldCharType="separate"/>
            </w:r>
            <w:r w:rsidR="0093283F">
              <w:rPr>
                <w:noProof/>
                <w:webHidden/>
              </w:rPr>
              <w:t>17</w:t>
            </w:r>
            <w:r w:rsidR="0093283F">
              <w:rPr>
                <w:noProof/>
                <w:webHidden/>
              </w:rPr>
              <w:fldChar w:fldCharType="end"/>
            </w:r>
          </w:hyperlink>
        </w:p>
        <w:p w14:paraId="6C1C273F" w14:textId="77777777" w:rsidR="0093283F" w:rsidRDefault="000D5A11">
          <w:pPr>
            <w:pStyle w:val="TOC2"/>
            <w:tabs>
              <w:tab w:val="left" w:pos="960"/>
              <w:tab w:val="right" w:pos="9017"/>
            </w:tabs>
            <w:rPr>
              <w:rFonts w:cstheme="minorBidi"/>
              <w:noProof/>
              <w:color w:val="auto"/>
            </w:rPr>
          </w:pPr>
          <w:hyperlink w:anchor="_Toc17440641" w:history="1">
            <w:r w:rsidR="0093283F" w:rsidRPr="00936DF7">
              <w:rPr>
                <w:rStyle w:val="Hyperlink"/>
                <w:noProof/>
              </w:rPr>
              <w:t>3.13</w:t>
            </w:r>
            <w:r w:rsidR="0093283F">
              <w:rPr>
                <w:rFonts w:cstheme="minorBidi"/>
                <w:noProof/>
                <w:color w:val="auto"/>
              </w:rPr>
              <w:tab/>
            </w:r>
            <w:r w:rsidR="0093283F" w:rsidRPr="00936DF7">
              <w:rPr>
                <w:rStyle w:val="Hyperlink"/>
                <w:noProof/>
              </w:rPr>
              <w:t>DTITOPNAVIGATION</w:t>
            </w:r>
            <w:r w:rsidR="0093283F">
              <w:rPr>
                <w:noProof/>
                <w:webHidden/>
              </w:rPr>
              <w:tab/>
            </w:r>
            <w:r w:rsidR="0093283F">
              <w:rPr>
                <w:noProof/>
                <w:webHidden/>
              </w:rPr>
              <w:fldChar w:fldCharType="begin"/>
            </w:r>
            <w:r w:rsidR="0093283F">
              <w:rPr>
                <w:noProof/>
                <w:webHidden/>
              </w:rPr>
              <w:instrText xml:space="preserve"> PAGEREF _Toc17440641 \h </w:instrText>
            </w:r>
            <w:r w:rsidR="0093283F">
              <w:rPr>
                <w:noProof/>
                <w:webHidden/>
              </w:rPr>
            </w:r>
            <w:r w:rsidR="0093283F">
              <w:rPr>
                <w:noProof/>
                <w:webHidden/>
              </w:rPr>
              <w:fldChar w:fldCharType="separate"/>
            </w:r>
            <w:r w:rsidR="0093283F">
              <w:rPr>
                <w:noProof/>
                <w:webHidden/>
              </w:rPr>
              <w:t>17</w:t>
            </w:r>
            <w:r w:rsidR="0093283F">
              <w:rPr>
                <w:noProof/>
                <w:webHidden/>
              </w:rPr>
              <w:fldChar w:fldCharType="end"/>
            </w:r>
          </w:hyperlink>
        </w:p>
        <w:p w14:paraId="0F1A8D55"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42" w:history="1">
            <w:r w:rsidR="0093283F" w:rsidRPr="00936DF7">
              <w:rPr>
                <w:rStyle w:val="Hyperlink"/>
              </w:rPr>
              <w:t>4</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Metadata Fields</w:t>
            </w:r>
            <w:r w:rsidR="0093283F">
              <w:rPr>
                <w:webHidden/>
              </w:rPr>
              <w:tab/>
            </w:r>
            <w:r w:rsidR="0093283F">
              <w:rPr>
                <w:webHidden/>
              </w:rPr>
              <w:fldChar w:fldCharType="begin"/>
            </w:r>
            <w:r w:rsidR="0093283F">
              <w:rPr>
                <w:webHidden/>
              </w:rPr>
              <w:instrText xml:space="preserve"> PAGEREF _Toc17440642 \h </w:instrText>
            </w:r>
            <w:r w:rsidR="0093283F">
              <w:rPr>
                <w:webHidden/>
              </w:rPr>
            </w:r>
            <w:r w:rsidR="0093283F">
              <w:rPr>
                <w:webHidden/>
              </w:rPr>
              <w:fldChar w:fldCharType="separate"/>
            </w:r>
            <w:r w:rsidR="0093283F">
              <w:rPr>
                <w:webHidden/>
              </w:rPr>
              <w:t>19</w:t>
            </w:r>
            <w:r w:rsidR="0093283F">
              <w:rPr>
                <w:webHidden/>
              </w:rPr>
              <w:fldChar w:fldCharType="end"/>
            </w:r>
          </w:hyperlink>
        </w:p>
        <w:p w14:paraId="08ACA9A8" w14:textId="77777777" w:rsidR="0093283F" w:rsidRDefault="000D5A11">
          <w:pPr>
            <w:pStyle w:val="TOC2"/>
            <w:tabs>
              <w:tab w:val="left" w:pos="720"/>
              <w:tab w:val="right" w:pos="9017"/>
            </w:tabs>
            <w:rPr>
              <w:rFonts w:cstheme="minorBidi"/>
              <w:noProof/>
              <w:color w:val="auto"/>
            </w:rPr>
          </w:pPr>
          <w:hyperlink w:anchor="_Toc17440643" w:history="1">
            <w:r w:rsidR="0093283F" w:rsidRPr="00936DF7">
              <w:rPr>
                <w:rStyle w:val="Hyperlink"/>
                <w:noProof/>
              </w:rPr>
              <w:t>4.1</w:t>
            </w:r>
            <w:r w:rsidR="0093283F">
              <w:rPr>
                <w:rFonts w:cstheme="minorBidi"/>
                <w:noProof/>
                <w:color w:val="auto"/>
              </w:rPr>
              <w:tab/>
            </w:r>
            <w:r w:rsidR="0093283F" w:rsidRPr="00936DF7">
              <w:rPr>
                <w:rStyle w:val="Hyperlink"/>
                <w:noProof/>
              </w:rPr>
              <w:t>Conditional rules for required field values:</w:t>
            </w:r>
            <w:r w:rsidR="0093283F">
              <w:rPr>
                <w:noProof/>
                <w:webHidden/>
              </w:rPr>
              <w:tab/>
            </w:r>
            <w:r w:rsidR="0093283F">
              <w:rPr>
                <w:noProof/>
                <w:webHidden/>
              </w:rPr>
              <w:fldChar w:fldCharType="begin"/>
            </w:r>
            <w:r w:rsidR="0093283F">
              <w:rPr>
                <w:noProof/>
                <w:webHidden/>
              </w:rPr>
              <w:instrText xml:space="preserve"> PAGEREF _Toc17440643 \h </w:instrText>
            </w:r>
            <w:r w:rsidR="0093283F">
              <w:rPr>
                <w:noProof/>
                <w:webHidden/>
              </w:rPr>
            </w:r>
            <w:r w:rsidR="0093283F">
              <w:rPr>
                <w:noProof/>
                <w:webHidden/>
              </w:rPr>
              <w:fldChar w:fldCharType="separate"/>
            </w:r>
            <w:r w:rsidR="0093283F">
              <w:rPr>
                <w:noProof/>
                <w:webHidden/>
              </w:rPr>
              <w:t>23</w:t>
            </w:r>
            <w:r w:rsidR="0093283F">
              <w:rPr>
                <w:noProof/>
                <w:webHidden/>
              </w:rPr>
              <w:fldChar w:fldCharType="end"/>
            </w:r>
          </w:hyperlink>
        </w:p>
        <w:p w14:paraId="62F55936"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44" w:history="1">
            <w:r w:rsidR="0093283F" w:rsidRPr="00936DF7">
              <w:rPr>
                <w:rStyle w:val="Hyperlink"/>
              </w:rPr>
              <w:t>5</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Object Configuration</w:t>
            </w:r>
            <w:r w:rsidR="0093283F">
              <w:rPr>
                <w:webHidden/>
              </w:rPr>
              <w:tab/>
            </w:r>
            <w:r w:rsidR="0093283F">
              <w:rPr>
                <w:webHidden/>
              </w:rPr>
              <w:fldChar w:fldCharType="begin"/>
            </w:r>
            <w:r w:rsidR="0093283F">
              <w:rPr>
                <w:webHidden/>
              </w:rPr>
              <w:instrText xml:space="preserve"> PAGEREF _Toc17440644 \h </w:instrText>
            </w:r>
            <w:r w:rsidR="0093283F">
              <w:rPr>
                <w:webHidden/>
              </w:rPr>
            </w:r>
            <w:r w:rsidR="0093283F">
              <w:rPr>
                <w:webHidden/>
              </w:rPr>
              <w:fldChar w:fldCharType="separate"/>
            </w:r>
            <w:r w:rsidR="0093283F">
              <w:rPr>
                <w:webHidden/>
              </w:rPr>
              <w:t>25</w:t>
            </w:r>
            <w:r w:rsidR="0093283F">
              <w:rPr>
                <w:webHidden/>
              </w:rPr>
              <w:fldChar w:fldCharType="end"/>
            </w:r>
          </w:hyperlink>
        </w:p>
        <w:p w14:paraId="796C5BE2" w14:textId="77777777" w:rsidR="0093283F" w:rsidRDefault="000D5A11">
          <w:pPr>
            <w:pStyle w:val="TOC2"/>
            <w:tabs>
              <w:tab w:val="left" w:pos="720"/>
              <w:tab w:val="right" w:pos="9017"/>
            </w:tabs>
            <w:rPr>
              <w:rFonts w:cstheme="minorBidi"/>
              <w:noProof/>
              <w:color w:val="auto"/>
            </w:rPr>
          </w:pPr>
          <w:hyperlink w:anchor="_Toc17440645" w:history="1">
            <w:r w:rsidR="0093283F" w:rsidRPr="00936DF7">
              <w:rPr>
                <w:rStyle w:val="Hyperlink"/>
                <w:noProof/>
              </w:rPr>
              <w:t>5.1</w:t>
            </w:r>
            <w:r w:rsidR="0093283F">
              <w:rPr>
                <w:rFonts w:cstheme="minorBidi"/>
                <w:noProof/>
                <w:color w:val="auto"/>
              </w:rPr>
              <w:tab/>
            </w:r>
            <w:r w:rsidR="0093283F" w:rsidRPr="00936DF7">
              <w:rPr>
                <w:rStyle w:val="Hyperlink"/>
                <w:noProof/>
              </w:rPr>
              <w:t>Metadata Level</w:t>
            </w:r>
            <w:r w:rsidR="0093283F">
              <w:rPr>
                <w:noProof/>
                <w:webHidden/>
              </w:rPr>
              <w:tab/>
            </w:r>
            <w:r w:rsidR="0093283F">
              <w:rPr>
                <w:noProof/>
                <w:webHidden/>
              </w:rPr>
              <w:fldChar w:fldCharType="begin"/>
            </w:r>
            <w:r w:rsidR="0093283F">
              <w:rPr>
                <w:noProof/>
                <w:webHidden/>
              </w:rPr>
              <w:instrText xml:space="preserve"> PAGEREF _Toc17440645 \h </w:instrText>
            </w:r>
            <w:r w:rsidR="0093283F">
              <w:rPr>
                <w:noProof/>
                <w:webHidden/>
              </w:rPr>
            </w:r>
            <w:r w:rsidR="0093283F">
              <w:rPr>
                <w:noProof/>
                <w:webHidden/>
              </w:rPr>
              <w:fldChar w:fldCharType="separate"/>
            </w:r>
            <w:r w:rsidR="0093283F">
              <w:rPr>
                <w:noProof/>
                <w:webHidden/>
              </w:rPr>
              <w:t>25</w:t>
            </w:r>
            <w:r w:rsidR="0093283F">
              <w:rPr>
                <w:noProof/>
                <w:webHidden/>
              </w:rPr>
              <w:fldChar w:fldCharType="end"/>
            </w:r>
          </w:hyperlink>
        </w:p>
        <w:p w14:paraId="4D0DE330" w14:textId="77777777" w:rsidR="0093283F" w:rsidRDefault="000D5A11">
          <w:pPr>
            <w:pStyle w:val="TOC2"/>
            <w:tabs>
              <w:tab w:val="left" w:pos="720"/>
              <w:tab w:val="right" w:pos="9017"/>
            </w:tabs>
            <w:rPr>
              <w:rFonts w:cstheme="minorBidi"/>
              <w:noProof/>
              <w:color w:val="auto"/>
            </w:rPr>
          </w:pPr>
          <w:hyperlink w:anchor="_Toc17440646" w:history="1">
            <w:r w:rsidR="0093283F" w:rsidRPr="00936DF7">
              <w:rPr>
                <w:rStyle w:val="Hyperlink"/>
                <w:noProof/>
              </w:rPr>
              <w:t>5.2</w:t>
            </w:r>
            <w:r w:rsidR="0093283F">
              <w:rPr>
                <w:rFonts w:cstheme="minorBidi"/>
                <w:noProof/>
                <w:color w:val="auto"/>
              </w:rPr>
              <w:tab/>
            </w:r>
            <w:r w:rsidR="0093283F" w:rsidRPr="00936DF7">
              <w:rPr>
                <w:rStyle w:val="Hyperlink"/>
                <w:noProof/>
              </w:rPr>
              <w:t>Display in Lists (web client only)</w:t>
            </w:r>
            <w:r w:rsidR="0093283F">
              <w:rPr>
                <w:noProof/>
                <w:webHidden/>
              </w:rPr>
              <w:tab/>
            </w:r>
            <w:r w:rsidR="0093283F">
              <w:rPr>
                <w:noProof/>
                <w:webHidden/>
              </w:rPr>
              <w:fldChar w:fldCharType="begin"/>
            </w:r>
            <w:r w:rsidR="0093283F">
              <w:rPr>
                <w:noProof/>
                <w:webHidden/>
              </w:rPr>
              <w:instrText xml:space="preserve"> PAGEREF _Toc17440646 \h </w:instrText>
            </w:r>
            <w:r w:rsidR="0093283F">
              <w:rPr>
                <w:noProof/>
                <w:webHidden/>
              </w:rPr>
            </w:r>
            <w:r w:rsidR="0093283F">
              <w:rPr>
                <w:noProof/>
                <w:webHidden/>
              </w:rPr>
              <w:fldChar w:fldCharType="separate"/>
            </w:r>
            <w:r w:rsidR="0093283F">
              <w:rPr>
                <w:noProof/>
                <w:webHidden/>
              </w:rPr>
              <w:t>28</w:t>
            </w:r>
            <w:r w:rsidR="0093283F">
              <w:rPr>
                <w:noProof/>
                <w:webHidden/>
              </w:rPr>
              <w:fldChar w:fldCharType="end"/>
            </w:r>
          </w:hyperlink>
        </w:p>
        <w:p w14:paraId="28D18C78"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47" w:history="1">
            <w:r w:rsidR="0093283F" w:rsidRPr="00936DF7">
              <w:rPr>
                <w:rStyle w:val="Hyperlink"/>
              </w:rPr>
              <w:t>6</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Search</w:t>
            </w:r>
            <w:r w:rsidR="0093283F">
              <w:rPr>
                <w:webHidden/>
              </w:rPr>
              <w:tab/>
            </w:r>
            <w:r w:rsidR="0093283F">
              <w:rPr>
                <w:webHidden/>
              </w:rPr>
              <w:fldChar w:fldCharType="begin"/>
            </w:r>
            <w:r w:rsidR="0093283F">
              <w:rPr>
                <w:webHidden/>
              </w:rPr>
              <w:instrText xml:space="preserve"> PAGEREF _Toc17440647 \h </w:instrText>
            </w:r>
            <w:r w:rsidR="0093283F">
              <w:rPr>
                <w:webHidden/>
              </w:rPr>
            </w:r>
            <w:r w:rsidR="0093283F">
              <w:rPr>
                <w:webHidden/>
              </w:rPr>
              <w:fldChar w:fldCharType="separate"/>
            </w:r>
            <w:r w:rsidR="0093283F">
              <w:rPr>
                <w:webHidden/>
              </w:rPr>
              <w:t>32</w:t>
            </w:r>
            <w:r w:rsidR="0093283F">
              <w:rPr>
                <w:webHidden/>
              </w:rPr>
              <w:fldChar w:fldCharType="end"/>
            </w:r>
          </w:hyperlink>
        </w:p>
        <w:p w14:paraId="0A069DE1" w14:textId="77777777" w:rsidR="0093283F" w:rsidRDefault="000D5A11">
          <w:pPr>
            <w:pStyle w:val="TOC2"/>
            <w:tabs>
              <w:tab w:val="left" w:pos="720"/>
              <w:tab w:val="right" w:pos="9017"/>
            </w:tabs>
            <w:rPr>
              <w:rFonts w:cstheme="minorBidi"/>
              <w:noProof/>
              <w:color w:val="auto"/>
            </w:rPr>
          </w:pPr>
          <w:hyperlink w:anchor="_Toc17440648" w:history="1">
            <w:r w:rsidR="0093283F" w:rsidRPr="00936DF7">
              <w:rPr>
                <w:rStyle w:val="Hyperlink"/>
                <w:noProof/>
              </w:rPr>
              <w:t>6.1</w:t>
            </w:r>
            <w:r w:rsidR="0093283F">
              <w:rPr>
                <w:rFonts w:cstheme="minorBidi"/>
                <w:noProof/>
                <w:color w:val="auto"/>
              </w:rPr>
              <w:tab/>
            </w:r>
            <w:r w:rsidR="0093283F" w:rsidRPr="00936DF7">
              <w:rPr>
                <w:rStyle w:val="Hyperlink"/>
                <w:noProof/>
              </w:rPr>
              <w:t>Client Tools Search</w:t>
            </w:r>
            <w:r w:rsidR="0093283F">
              <w:rPr>
                <w:noProof/>
                <w:webHidden/>
              </w:rPr>
              <w:tab/>
            </w:r>
            <w:r w:rsidR="0093283F">
              <w:rPr>
                <w:noProof/>
                <w:webHidden/>
              </w:rPr>
              <w:fldChar w:fldCharType="begin"/>
            </w:r>
            <w:r w:rsidR="0093283F">
              <w:rPr>
                <w:noProof/>
                <w:webHidden/>
              </w:rPr>
              <w:instrText xml:space="preserve"> PAGEREF _Toc17440648 \h </w:instrText>
            </w:r>
            <w:r w:rsidR="0093283F">
              <w:rPr>
                <w:noProof/>
                <w:webHidden/>
              </w:rPr>
            </w:r>
            <w:r w:rsidR="0093283F">
              <w:rPr>
                <w:noProof/>
                <w:webHidden/>
              </w:rPr>
              <w:fldChar w:fldCharType="separate"/>
            </w:r>
            <w:r w:rsidR="0093283F">
              <w:rPr>
                <w:noProof/>
                <w:webHidden/>
              </w:rPr>
              <w:t>32</w:t>
            </w:r>
            <w:r w:rsidR="0093283F">
              <w:rPr>
                <w:noProof/>
                <w:webHidden/>
              </w:rPr>
              <w:fldChar w:fldCharType="end"/>
            </w:r>
          </w:hyperlink>
        </w:p>
        <w:p w14:paraId="3AE382C0" w14:textId="77777777" w:rsidR="0093283F" w:rsidRDefault="000D5A11">
          <w:pPr>
            <w:pStyle w:val="TOC3"/>
            <w:tabs>
              <w:tab w:val="left" w:pos="1200"/>
              <w:tab w:val="right" w:pos="9017"/>
            </w:tabs>
            <w:rPr>
              <w:rFonts w:cstheme="minorBidi"/>
              <w:i w:val="0"/>
              <w:noProof/>
              <w:color w:val="auto"/>
            </w:rPr>
          </w:pPr>
          <w:hyperlink w:anchor="_Toc17440649" w:history="1">
            <w:r w:rsidR="0093283F" w:rsidRPr="00936DF7">
              <w:rPr>
                <w:rStyle w:val="Hyperlink"/>
                <w:noProof/>
              </w:rPr>
              <w:t>6.1.1</w:t>
            </w:r>
            <w:r w:rsidR="0093283F">
              <w:rPr>
                <w:rFonts w:cstheme="minorBidi"/>
                <w:i w:val="0"/>
                <w:noProof/>
                <w:color w:val="auto"/>
              </w:rPr>
              <w:tab/>
            </w:r>
            <w:r w:rsidR="0093283F" w:rsidRPr="00936DF7">
              <w:rPr>
                <w:rStyle w:val="Hyperlink"/>
                <w:noProof/>
              </w:rPr>
              <w:t>Advanced Options</w:t>
            </w:r>
            <w:r w:rsidR="0093283F">
              <w:rPr>
                <w:noProof/>
                <w:webHidden/>
              </w:rPr>
              <w:tab/>
            </w:r>
            <w:r w:rsidR="0093283F">
              <w:rPr>
                <w:noProof/>
                <w:webHidden/>
              </w:rPr>
              <w:fldChar w:fldCharType="begin"/>
            </w:r>
            <w:r w:rsidR="0093283F">
              <w:rPr>
                <w:noProof/>
                <w:webHidden/>
              </w:rPr>
              <w:instrText xml:space="preserve"> PAGEREF _Toc17440649 \h </w:instrText>
            </w:r>
            <w:r w:rsidR="0093283F">
              <w:rPr>
                <w:noProof/>
                <w:webHidden/>
              </w:rPr>
            </w:r>
            <w:r w:rsidR="0093283F">
              <w:rPr>
                <w:noProof/>
                <w:webHidden/>
              </w:rPr>
              <w:fldChar w:fldCharType="separate"/>
            </w:r>
            <w:r w:rsidR="0093283F">
              <w:rPr>
                <w:noProof/>
                <w:webHidden/>
              </w:rPr>
              <w:t>32</w:t>
            </w:r>
            <w:r w:rsidR="0093283F">
              <w:rPr>
                <w:noProof/>
                <w:webHidden/>
              </w:rPr>
              <w:fldChar w:fldCharType="end"/>
            </w:r>
          </w:hyperlink>
        </w:p>
        <w:p w14:paraId="451BDA90" w14:textId="77777777" w:rsidR="0093283F" w:rsidRDefault="000D5A11">
          <w:pPr>
            <w:pStyle w:val="TOC2"/>
            <w:tabs>
              <w:tab w:val="left" w:pos="720"/>
              <w:tab w:val="right" w:pos="9017"/>
            </w:tabs>
            <w:rPr>
              <w:rFonts w:cstheme="minorBidi"/>
              <w:noProof/>
              <w:color w:val="auto"/>
            </w:rPr>
          </w:pPr>
          <w:hyperlink w:anchor="_Toc17440650" w:history="1">
            <w:r w:rsidR="0093283F" w:rsidRPr="00936DF7">
              <w:rPr>
                <w:rStyle w:val="Hyperlink"/>
                <w:noProof/>
              </w:rPr>
              <w:t>6.2</w:t>
            </w:r>
            <w:r w:rsidR="0093283F">
              <w:rPr>
                <w:rFonts w:cstheme="minorBidi"/>
                <w:noProof/>
                <w:color w:val="auto"/>
              </w:rPr>
              <w:tab/>
            </w:r>
            <w:r w:rsidR="0093283F" w:rsidRPr="00936DF7">
              <w:rPr>
                <w:rStyle w:val="Hyperlink"/>
                <w:noProof/>
              </w:rPr>
              <w:t>Web Client Search</w:t>
            </w:r>
            <w:r w:rsidR="0093283F">
              <w:rPr>
                <w:noProof/>
                <w:webHidden/>
              </w:rPr>
              <w:tab/>
            </w:r>
            <w:r w:rsidR="0093283F">
              <w:rPr>
                <w:noProof/>
                <w:webHidden/>
              </w:rPr>
              <w:fldChar w:fldCharType="begin"/>
            </w:r>
            <w:r w:rsidR="0093283F">
              <w:rPr>
                <w:noProof/>
                <w:webHidden/>
              </w:rPr>
              <w:instrText xml:space="preserve"> PAGEREF _Toc17440650 \h </w:instrText>
            </w:r>
            <w:r w:rsidR="0093283F">
              <w:rPr>
                <w:noProof/>
                <w:webHidden/>
              </w:rPr>
            </w:r>
            <w:r w:rsidR="0093283F">
              <w:rPr>
                <w:noProof/>
                <w:webHidden/>
              </w:rPr>
              <w:fldChar w:fldCharType="separate"/>
            </w:r>
            <w:r w:rsidR="0093283F">
              <w:rPr>
                <w:noProof/>
                <w:webHidden/>
              </w:rPr>
              <w:t>33</w:t>
            </w:r>
            <w:r w:rsidR="0093283F">
              <w:rPr>
                <w:noProof/>
                <w:webHidden/>
              </w:rPr>
              <w:fldChar w:fldCharType="end"/>
            </w:r>
          </w:hyperlink>
        </w:p>
        <w:p w14:paraId="589CA5D8" w14:textId="77777777" w:rsidR="0093283F" w:rsidRDefault="000D5A11">
          <w:pPr>
            <w:pStyle w:val="TOC3"/>
            <w:tabs>
              <w:tab w:val="left" w:pos="1200"/>
              <w:tab w:val="right" w:pos="9017"/>
            </w:tabs>
            <w:rPr>
              <w:rFonts w:cstheme="minorBidi"/>
              <w:i w:val="0"/>
              <w:noProof/>
              <w:color w:val="auto"/>
            </w:rPr>
          </w:pPr>
          <w:hyperlink w:anchor="_Toc17440651" w:history="1">
            <w:r w:rsidR="0093283F" w:rsidRPr="00936DF7">
              <w:rPr>
                <w:rStyle w:val="Hyperlink"/>
                <w:noProof/>
              </w:rPr>
              <w:t>6.2.1</w:t>
            </w:r>
            <w:r w:rsidR="0093283F">
              <w:rPr>
                <w:rFonts w:cstheme="minorBidi"/>
                <w:i w:val="0"/>
                <w:noProof/>
                <w:color w:val="auto"/>
              </w:rPr>
              <w:tab/>
            </w:r>
            <w:r w:rsidR="0093283F" w:rsidRPr="00936DF7">
              <w:rPr>
                <w:rStyle w:val="Hyperlink"/>
                <w:noProof/>
              </w:rPr>
              <w:t>General (Search)</w:t>
            </w:r>
            <w:r w:rsidR="0093283F">
              <w:rPr>
                <w:noProof/>
                <w:webHidden/>
              </w:rPr>
              <w:tab/>
            </w:r>
            <w:r w:rsidR="0093283F">
              <w:rPr>
                <w:noProof/>
                <w:webHidden/>
              </w:rPr>
              <w:fldChar w:fldCharType="begin"/>
            </w:r>
            <w:r w:rsidR="0093283F">
              <w:rPr>
                <w:noProof/>
                <w:webHidden/>
              </w:rPr>
              <w:instrText xml:space="preserve"> PAGEREF _Toc17440651 \h </w:instrText>
            </w:r>
            <w:r w:rsidR="0093283F">
              <w:rPr>
                <w:noProof/>
                <w:webHidden/>
              </w:rPr>
            </w:r>
            <w:r w:rsidR="0093283F">
              <w:rPr>
                <w:noProof/>
                <w:webHidden/>
              </w:rPr>
              <w:fldChar w:fldCharType="separate"/>
            </w:r>
            <w:r w:rsidR="0093283F">
              <w:rPr>
                <w:noProof/>
                <w:webHidden/>
              </w:rPr>
              <w:t>33</w:t>
            </w:r>
            <w:r w:rsidR="0093283F">
              <w:rPr>
                <w:noProof/>
                <w:webHidden/>
              </w:rPr>
              <w:fldChar w:fldCharType="end"/>
            </w:r>
          </w:hyperlink>
        </w:p>
        <w:p w14:paraId="0C934004" w14:textId="77777777" w:rsidR="0093283F" w:rsidRDefault="000D5A11">
          <w:pPr>
            <w:pStyle w:val="TOC3"/>
            <w:tabs>
              <w:tab w:val="left" w:pos="1200"/>
              <w:tab w:val="right" w:pos="9017"/>
            </w:tabs>
            <w:rPr>
              <w:rFonts w:cstheme="minorBidi"/>
              <w:i w:val="0"/>
              <w:noProof/>
              <w:color w:val="auto"/>
            </w:rPr>
          </w:pPr>
          <w:hyperlink w:anchor="_Toc17440652" w:history="1">
            <w:r w:rsidR="0093283F" w:rsidRPr="00936DF7">
              <w:rPr>
                <w:rStyle w:val="Hyperlink"/>
                <w:noProof/>
              </w:rPr>
              <w:t>6.2.2</w:t>
            </w:r>
            <w:r w:rsidR="0093283F">
              <w:rPr>
                <w:rFonts w:cstheme="minorBidi"/>
                <w:i w:val="0"/>
                <w:noProof/>
                <w:color w:val="auto"/>
              </w:rPr>
              <w:tab/>
            </w:r>
            <w:r w:rsidR="0093283F" w:rsidRPr="00936DF7">
              <w:rPr>
                <w:rStyle w:val="Hyperlink"/>
                <w:noProof/>
              </w:rPr>
              <w:t>Publications (Find)</w:t>
            </w:r>
            <w:r w:rsidR="0093283F">
              <w:rPr>
                <w:noProof/>
                <w:webHidden/>
              </w:rPr>
              <w:tab/>
            </w:r>
            <w:r w:rsidR="0093283F">
              <w:rPr>
                <w:noProof/>
                <w:webHidden/>
              </w:rPr>
              <w:fldChar w:fldCharType="begin"/>
            </w:r>
            <w:r w:rsidR="0093283F">
              <w:rPr>
                <w:noProof/>
                <w:webHidden/>
              </w:rPr>
              <w:instrText xml:space="preserve"> PAGEREF _Toc17440652 \h </w:instrText>
            </w:r>
            <w:r w:rsidR="0093283F">
              <w:rPr>
                <w:noProof/>
                <w:webHidden/>
              </w:rPr>
            </w:r>
            <w:r w:rsidR="0093283F">
              <w:rPr>
                <w:noProof/>
                <w:webHidden/>
              </w:rPr>
              <w:fldChar w:fldCharType="separate"/>
            </w:r>
            <w:r w:rsidR="0093283F">
              <w:rPr>
                <w:noProof/>
                <w:webHidden/>
              </w:rPr>
              <w:t>34</w:t>
            </w:r>
            <w:r w:rsidR="0093283F">
              <w:rPr>
                <w:noProof/>
                <w:webHidden/>
              </w:rPr>
              <w:fldChar w:fldCharType="end"/>
            </w:r>
          </w:hyperlink>
        </w:p>
        <w:p w14:paraId="080B8630"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53" w:history="1">
            <w:r w:rsidR="0093283F" w:rsidRPr="00936DF7">
              <w:rPr>
                <w:rStyle w:val="Hyperlink"/>
              </w:rPr>
              <w:t>7</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User Groups and Users</w:t>
            </w:r>
            <w:r w:rsidR="0093283F">
              <w:rPr>
                <w:webHidden/>
              </w:rPr>
              <w:tab/>
            </w:r>
            <w:r w:rsidR="0093283F">
              <w:rPr>
                <w:webHidden/>
              </w:rPr>
              <w:fldChar w:fldCharType="begin"/>
            </w:r>
            <w:r w:rsidR="0093283F">
              <w:rPr>
                <w:webHidden/>
              </w:rPr>
              <w:instrText xml:space="preserve"> PAGEREF _Toc17440653 \h </w:instrText>
            </w:r>
            <w:r w:rsidR="0093283F">
              <w:rPr>
                <w:webHidden/>
              </w:rPr>
            </w:r>
            <w:r w:rsidR="0093283F">
              <w:rPr>
                <w:webHidden/>
              </w:rPr>
              <w:fldChar w:fldCharType="separate"/>
            </w:r>
            <w:r w:rsidR="0093283F">
              <w:rPr>
                <w:webHidden/>
              </w:rPr>
              <w:t>35</w:t>
            </w:r>
            <w:r w:rsidR="0093283F">
              <w:rPr>
                <w:webHidden/>
              </w:rPr>
              <w:fldChar w:fldCharType="end"/>
            </w:r>
          </w:hyperlink>
        </w:p>
        <w:p w14:paraId="3D27A3C6" w14:textId="77777777" w:rsidR="0093283F" w:rsidRDefault="000D5A11">
          <w:pPr>
            <w:pStyle w:val="TOC2"/>
            <w:tabs>
              <w:tab w:val="left" w:pos="720"/>
              <w:tab w:val="right" w:pos="9017"/>
            </w:tabs>
            <w:rPr>
              <w:rFonts w:cstheme="minorBidi"/>
              <w:noProof/>
              <w:color w:val="auto"/>
            </w:rPr>
          </w:pPr>
          <w:hyperlink w:anchor="_Toc17440654" w:history="1">
            <w:r w:rsidR="0093283F" w:rsidRPr="00936DF7">
              <w:rPr>
                <w:rStyle w:val="Hyperlink"/>
                <w:noProof/>
              </w:rPr>
              <w:t>7.1</w:t>
            </w:r>
            <w:r w:rsidR="0093283F">
              <w:rPr>
                <w:rFonts w:cstheme="minorBidi"/>
                <w:noProof/>
                <w:color w:val="auto"/>
              </w:rPr>
              <w:tab/>
            </w:r>
            <w:r w:rsidR="0093283F" w:rsidRPr="00936DF7">
              <w:rPr>
                <w:rStyle w:val="Hyperlink"/>
                <w:noProof/>
              </w:rPr>
              <w:t>User Groups</w:t>
            </w:r>
            <w:r w:rsidR="0093283F">
              <w:rPr>
                <w:noProof/>
                <w:webHidden/>
              </w:rPr>
              <w:tab/>
            </w:r>
            <w:r w:rsidR="0093283F">
              <w:rPr>
                <w:noProof/>
                <w:webHidden/>
              </w:rPr>
              <w:fldChar w:fldCharType="begin"/>
            </w:r>
            <w:r w:rsidR="0093283F">
              <w:rPr>
                <w:noProof/>
                <w:webHidden/>
              </w:rPr>
              <w:instrText xml:space="preserve"> PAGEREF _Toc17440654 \h </w:instrText>
            </w:r>
            <w:r w:rsidR="0093283F">
              <w:rPr>
                <w:noProof/>
                <w:webHidden/>
              </w:rPr>
            </w:r>
            <w:r w:rsidR="0093283F">
              <w:rPr>
                <w:noProof/>
                <w:webHidden/>
              </w:rPr>
              <w:fldChar w:fldCharType="separate"/>
            </w:r>
            <w:r w:rsidR="0093283F">
              <w:rPr>
                <w:noProof/>
                <w:webHidden/>
              </w:rPr>
              <w:t>35</w:t>
            </w:r>
            <w:r w:rsidR="0093283F">
              <w:rPr>
                <w:noProof/>
                <w:webHidden/>
              </w:rPr>
              <w:fldChar w:fldCharType="end"/>
            </w:r>
          </w:hyperlink>
        </w:p>
        <w:p w14:paraId="34C2AF95" w14:textId="77777777" w:rsidR="0093283F" w:rsidRDefault="000D5A11">
          <w:pPr>
            <w:pStyle w:val="TOC2"/>
            <w:tabs>
              <w:tab w:val="left" w:pos="720"/>
              <w:tab w:val="right" w:pos="9017"/>
            </w:tabs>
            <w:rPr>
              <w:rFonts w:cstheme="minorBidi"/>
              <w:noProof/>
              <w:color w:val="auto"/>
            </w:rPr>
          </w:pPr>
          <w:hyperlink w:anchor="_Toc17440655" w:history="1">
            <w:r w:rsidR="0093283F" w:rsidRPr="00936DF7">
              <w:rPr>
                <w:rStyle w:val="Hyperlink"/>
                <w:noProof/>
              </w:rPr>
              <w:t>7.2</w:t>
            </w:r>
            <w:r w:rsidR="0093283F">
              <w:rPr>
                <w:rFonts w:cstheme="minorBidi"/>
                <w:noProof/>
                <w:color w:val="auto"/>
              </w:rPr>
              <w:tab/>
            </w:r>
            <w:r w:rsidR="0093283F" w:rsidRPr="00936DF7">
              <w:rPr>
                <w:rStyle w:val="Hyperlink"/>
                <w:noProof/>
              </w:rPr>
              <w:t>Users</w:t>
            </w:r>
            <w:r w:rsidR="0093283F">
              <w:rPr>
                <w:noProof/>
                <w:webHidden/>
              </w:rPr>
              <w:tab/>
            </w:r>
            <w:r w:rsidR="0093283F">
              <w:rPr>
                <w:noProof/>
                <w:webHidden/>
              </w:rPr>
              <w:fldChar w:fldCharType="begin"/>
            </w:r>
            <w:r w:rsidR="0093283F">
              <w:rPr>
                <w:noProof/>
                <w:webHidden/>
              </w:rPr>
              <w:instrText xml:space="preserve"> PAGEREF _Toc17440655 \h </w:instrText>
            </w:r>
            <w:r w:rsidR="0093283F">
              <w:rPr>
                <w:noProof/>
                <w:webHidden/>
              </w:rPr>
            </w:r>
            <w:r w:rsidR="0093283F">
              <w:rPr>
                <w:noProof/>
                <w:webHidden/>
              </w:rPr>
              <w:fldChar w:fldCharType="separate"/>
            </w:r>
            <w:r w:rsidR="0093283F">
              <w:rPr>
                <w:noProof/>
                <w:webHidden/>
              </w:rPr>
              <w:t>35</w:t>
            </w:r>
            <w:r w:rsidR="0093283F">
              <w:rPr>
                <w:noProof/>
                <w:webHidden/>
              </w:rPr>
              <w:fldChar w:fldCharType="end"/>
            </w:r>
          </w:hyperlink>
        </w:p>
        <w:p w14:paraId="2BD6BA00" w14:textId="77777777" w:rsidR="0093283F" w:rsidRDefault="000D5A11">
          <w:pPr>
            <w:pStyle w:val="TOC3"/>
            <w:tabs>
              <w:tab w:val="left" w:pos="1200"/>
              <w:tab w:val="right" w:pos="9017"/>
            </w:tabs>
            <w:rPr>
              <w:rFonts w:cstheme="minorBidi"/>
              <w:i w:val="0"/>
              <w:noProof/>
              <w:color w:val="auto"/>
            </w:rPr>
          </w:pPr>
          <w:hyperlink w:anchor="_Toc17440656" w:history="1">
            <w:r w:rsidR="0093283F" w:rsidRPr="00936DF7">
              <w:rPr>
                <w:rStyle w:val="Hyperlink"/>
                <w:noProof/>
              </w:rPr>
              <w:t>7.2.1</w:t>
            </w:r>
            <w:r w:rsidR="0093283F">
              <w:rPr>
                <w:rFonts w:cstheme="minorBidi"/>
                <w:i w:val="0"/>
                <w:noProof/>
                <w:color w:val="auto"/>
              </w:rPr>
              <w:tab/>
            </w:r>
            <w:r w:rsidR="0093283F" w:rsidRPr="00936DF7">
              <w:rPr>
                <w:rStyle w:val="Hyperlink"/>
                <w:noProof/>
              </w:rPr>
              <w:t>User metadata</w:t>
            </w:r>
            <w:r w:rsidR="0093283F">
              <w:rPr>
                <w:noProof/>
                <w:webHidden/>
              </w:rPr>
              <w:tab/>
            </w:r>
            <w:r w:rsidR="0093283F">
              <w:rPr>
                <w:noProof/>
                <w:webHidden/>
              </w:rPr>
              <w:fldChar w:fldCharType="begin"/>
            </w:r>
            <w:r w:rsidR="0093283F">
              <w:rPr>
                <w:noProof/>
                <w:webHidden/>
              </w:rPr>
              <w:instrText xml:space="preserve"> PAGEREF _Toc17440656 \h </w:instrText>
            </w:r>
            <w:r w:rsidR="0093283F">
              <w:rPr>
                <w:noProof/>
                <w:webHidden/>
              </w:rPr>
            </w:r>
            <w:r w:rsidR="0093283F">
              <w:rPr>
                <w:noProof/>
                <w:webHidden/>
              </w:rPr>
              <w:fldChar w:fldCharType="separate"/>
            </w:r>
            <w:r w:rsidR="0093283F">
              <w:rPr>
                <w:noProof/>
                <w:webHidden/>
              </w:rPr>
              <w:t>36</w:t>
            </w:r>
            <w:r w:rsidR="0093283F">
              <w:rPr>
                <w:noProof/>
                <w:webHidden/>
              </w:rPr>
              <w:fldChar w:fldCharType="end"/>
            </w:r>
          </w:hyperlink>
        </w:p>
        <w:p w14:paraId="67AA67CA" w14:textId="77777777" w:rsidR="0093283F" w:rsidRDefault="000D5A11">
          <w:pPr>
            <w:pStyle w:val="TOC2"/>
            <w:tabs>
              <w:tab w:val="left" w:pos="720"/>
              <w:tab w:val="right" w:pos="9017"/>
            </w:tabs>
            <w:rPr>
              <w:rFonts w:cstheme="minorBidi"/>
              <w:noProof/>
              <w:color w:val="auto"/>
            </w:rPr>
          </w:pPr>
          <w:hyperlink w:anchor="_Toc17440657" w:history="1">
            <w:r w:rsidR="0093283F" w:rsidRPr="00936DF7">
              <w:rPr>
                <w:rStyle w:val="Hyperlink"/>
                <w:noProof/>
              </w:rPr>
              <w:t>7.3</w:t>
            </w:r>
            <w:r w:rsidR="0093283F">
              <w:rPr>
                <w:rFonts w:cstheme="minorBidi"/>
                <w:noProof/>
                <w:color w:val="auto"/>
              </w:rPr>
              <w:tab/>
            </w:r>
            <w:r w:rsidR="0093283F" w:rsidRPr="00936DF7">
              <w:rPr>
                <w:rStyle w:val="Hyperlink"/>
                <w:noProof/>
              </w:rPr>
              <w:t>User Roles</w:t>
            </w:r>
            <w:r w:rsidR="0093283F">
              <w:rPr>
                <w:noProof/>
                <w:webHidden/>
              </w:rPr>
              <w:tab/>
            </w:r>
            <w:r w:rsidR="0093283F">
              <w:rPr>
                <w:noProof/>
                <w:webHidden/>
              </w:rPr>
              <w:fldChar w:fldCharType="begin"/>
            </w:r>
            <w:r w:rsidR="0093283F">
              <w:rPr>
                <w:noProof/>
                <w:webHidden/>
              </w:rPr>
              <w:instrText xml:space="preserve"> PAGEREF _Toc17440657 \h </w:instrText>
            </w:r>
            <w:r w:rsidR="0093283F">
              <w:rPr>
                <w:noProof/>
                <w:webHidden/>
              </w:rPr>
            </w:r>
            <w:r w:rsidR="0093283F">
              <w:rPr>
                <w:noProof/>
                <w:webHidden/>
              </w:rPr>
              <w:fldChar w:fldCharType="separate"/>
            </w:r>
            <w:r w:rsidR="0093283F">
              <w:rPr>
                <w:noProof/>
                <w:webHidden/>
              </w:rPr>
              <w:t>36</w:t>
            </w:r>
            <w:r w:rsidR="0093283F">
              <w:rPr>
                <w:noProof/>
                <w:webHidden/>
              </w:rPr>
              <w:fldChar w:fldCharType="end"/>
            </w:r>
          </w:hyperlink>
        </w:p>
        <w:p w14:paraId="0F5CAFC4"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58" w:history="1">
            <w:r w:rsidR="0093283F" w:rsidRPr="00936DF7">
              <w:rPr>
                <w:rStyle w:val="Hyperlink"/>
              </w:rPr>
              <w:t>8</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Workflow</w:t>
            </w:r>
            <w:r w:rsidR="0093283F">
              <w:rPr>
                <w:webHidden/>
              </w:rPr>
              <w:tab/>
            </w:r>
            <w:r w:rsidR="0093283F">
              <w:rPr>
                <w:webHidden/>
              </w:rPr>
              <w:fldChar w:fldCharType="begin"/>
            </w:r>
            <w:r w:rsidR="0093283F">
              <w:rPr>
                <w:webHidden/>
              </w:rPr>
              <w:instrText xml:space="preserve"> PAGEREF _Toc17440658 \h </w:instrText>
            </w:r>
            <w:r w:rsidR="0093283F">
              <w:rPr>
                <w:webHidden/>
              </w:rPr>
            </w:r>
            <w:r w:rsidR="0093283F">
              <w:rPr>
                <w:webHidden/>
              </w:rPr>
              <w:fldChar w:fldCharType="separate"/>
            </w:r>
            <w:r w:rsidR="0093283F">
              <w:rPr>
                <w:webHidden/>
              </w:rPr>
              <w:t>37</w:t>
            </w:r>
            <w:r w:rsidR="0093283F">
              <w:rPr>
                <w:webHidden/>
              </w:rPr>
              <w:fldChar w:fldCharType="end"/>
            </w:r>
          </w:hyperlink>
        </w:p>
        <w:p w14:paraId="71CF9D95" w14:textId="77777777" w:rsidR="0093283F" w:rsidRDefault="000D5A11">
          <w:pPr>
            <w:pStyle w:val="TOC2"/>
            <w:tabs>
              <w:tab w:val="left" w:pos="720"/>
              <w:tab w:val="right" w:pos="9017"/>
            </w:tabs>
            <w:rPr>
              <w:rFonts w:cstheme="minorBidi"/>
              <w:noProof/>
              <w:color w:val="auto"/>
            </w:rPr>
          </w:pPr>
          <w:hyperlink w:anchor="_Toc17440659" w:history="1">
            <w:r w:rsidR="0093283F" w:rsidRPr="00936DF7">
              <w:rPr>
                <w:rStyle w:val="Hyperlink"/>
                <w:noProof/>
              </w:rPr>
              <w:t>8.1</w:t>
            </w:r>
            <w:r w:rsidR="0093283F">
              <w:rPr>
                <w:rFonts w:cstheme="minorBidi"/>
                <w:noProof/>
                <w:color w:val="auto"/>
              </w:rPr>
              <w:tab/>
            </w:r>
            <w:r w:rsidR="0093283F" w:rsidRPr="00936DF7">
              <w:rPr>
                <w:rStyle w:val="Hyperlink"/>
                <w:noProof/>
              </w:rPr>
              <w:t>Visualizations of the Workflow</w:t>
            </w:r>
            <w:r w:rsidR="0093283F">
              <w:rPr>
                <w:noProof/>
                <w:webHidden/>
              </w:rPr>
              <w:tab/>
            </w:r>
            <w:r w:rsidR="0093283F">
              <w:rPr>
                <w:noProof/>
                <w:webHidden/>
              </w:rPr>
              <w:fldChar w:fldCharType="begin"/>
            </w:r>
            <w:r w:rsidR="0093283F">
              <w:rPr>
                <w:noProof/>
                <w:webHidden/>
              </w:rPr>
              <w:instrText xml:space="preserve"> PAGEREF _Toc17440659 \h </w:instrText>
            </w:r>
            <w:r w:rsidR="0093283F">
              <w:rPr>
                <w:noProof/>
                <w:webHidden/>
              </w:rPr>
            </w:r>
            <w:r w:rsidR="0093283F">
              <w:rPr>
                <w:noProof/>
                <w:webHidden/>
              </w:rPr>
              <w:fldChar w:fldCharType="separate"/>
            </w:r>
            <w:r w:rsidR="0093283F">
              <w:rPr>
                <w:noProof/>
                <w:webHidden/>
              </w:rPr>
              <w:t>37</w:t>
            </w:r>
            <w:r w:rsidR="0093283F">
              <w:rPr>
                <w:noProof/>
                <w:webHidden/>
              </w:rPr>
              <w:fldChar w:fldCharType="end"/>
            </w:r>
          </w:hyperlink>
        </w:p>
        <w:p w14:paraId="44DD63DA" w14:textId="77777777" w:rsidR="0093283F" w:rsidRDefault="000D5A11">
          <w:pPr>
            <w:pStyle w:val="TOC3"/>
            <w:tabs>
              <w:tab w:val="left" w:pos="1200"/>
              <w:tab w:val="right" w:pos="9017"/>
            </w:tabs>
            <w:rPr>
              <w:rFonts w:cstheme="minorBidi"/>
              <w:i w:val="0"/>
              <w:noProof/>
              <w:color w:val="auto"/>
            </w:rPr>
          </w:pPr>
          <w:hyperlink w:anchor="_Toc17440660" w:history="1">
            <w:r w:rsidR="0093283F" w:rsidRPr="00936DF7">
              <w:rPr>
                <w:rStyle w:val="Hyperlink"/>
                <w:noProof/>
              </w:rPr>
              <w:t>8.1.1</w:t>
            </w:r>
            <w:r w:rsidR="0093283F">
              <w:rPr>
                <w:rFonts w:cstheme="minorBidi"/>
                <w:i w:val="0"/>
                <w:noProof/>
                <w:color w:val="auto"/>
              </w:rPr>
              <w:tab/>
            </w:r>
            <w:r w:rsidR="0093283F" w:rsidRPr="00936DF7">
              <w:rPr>
                <w:rStyle w:val="Hyperlink"/>
                <w:noProof/>
              </w:rPr>
              <w:t>Topics in Source Language</w:t>
            </w:r>
            <w:r w:rsidR="0093283F">
              <w:rPr>
                <w:noProof/>
                <w:webHidden/>
              </w:rPr>
              <w:tab/>
            </w:r>
            <w:r w:rsidR="0093283F">
              <w:rPr>
                <w:noProof/>
                <w:webHidden/>
              </w:rPr>
              <w:fldChar w:fldCharType="begin"/>
            </w:r>
            <w:r w:rsidR="0093283F">
              <w:rPr>
                <w:noProof/>
                <w:webHidden/>
              </w:rPr>
              <w:instrText xml:space="preserve"> PAGEREF _Toc17440660 \h </w:instrText>
            </w:r>
            <w:r w:rsidR="0093283F">
              <w:rPr>
                <w:noProof/>
                <w:webHidden/>
              </w:rPr>
            </w:r>
            <w:r w:rsidR="0093283F">
              <w:rPr>
                <w:noProof/>
                <w:webHidden/>
              </w:rPr>
              <w:fldChar w:fldCharType="separate"/>
            </w:r>
            <w:r w:rsidR="0093283F">
              <w:rPr>
                <w:noProof/>
                <w:webHidden/>
              </w:rPr>
              <w:t>37</w:t>
            </w:r>
            <w:r w:rsidR="0093283F">
              <w:rPr>
                <w:noProof/>
                <w:webHidden/>
              </w:rPr>
              <w:fldChar w:fldCharType="end"/>
            </w:r>
          </w:hyperlink>
        </w:p>
        <w:p w14:paraId="7C4C6C72" w14:textId="77777777" w:rsidR="0093283F" w:rsidRDefault="000D5A11">
          <w:pPr>
            <w:pStyle w:val="TOC3"/>
            <w:tabs>
              <w:tab w:val="left" w:pos="1200"/>
              <w:tab w:val="right" w:pos="9017"/>
            </w:tabs>
            <w:rPr>
              <w:rFonts w:cstheme="minorBidi"/>
              <w:i w:val="0"/>
              <w:noProof/>
              <w:color w:val="auto"/>
            </w:rPr>
          </w:pPr>
          <w:hyperlink w:anchor="_Toc17440661" w:history="1">
            <w:r w:rsidR="0093283F" w:rsidRPr="00936DF7">
              <w:rPr>
                <w:rStyle w:val="Hyperlink"/>
                <w:noProof/>
              </w:rPr>
              <w:t>8.1.2</w:t>
            </w:r>
            <w:r w:rsidR="0093283F">
              <w:rPr>
                <w:rFonts w:cstheme="minorBidi"/>
                <w:i w:val="0"/>
                <w:noProof/>
                <w:color w:val="auto"/>
              </w:rPr>
              <w:tab/>
            </w:r>
            <w:r w:rsidR="0093283F" w:rsidRPr="00936DF7">
              <w:rPr>
                <w:rStyle w:val="Hyperlink"/>
                <w:noProof/>
              </w:rPr>
              <w:t>Maps and Libraries in Source Language</w:t>
            </w:r>
            <w:r w:rsidR="0093283F">
              <w:rPr>
                <w:noProof/>
                <w:webHidden/>
              </w:rPr>
              <w:tab/>
            </w:r>
            <w:r w:rsidR="0093283F">
              <w:rPr>
                <w:noProof/>
                <w:webHidden/>
              </w:rPr>
              <w:fldChar w:fldCharType="begin"/>
            </w:r>
            <w:r w:rsidR="0093283F">
              <w:rPr>
                <w:noProof/>
                <w:webHidden/>
              </w:rPr>
              <w:instrText xml:space="preserve"> PAGEREF _Toc17440661 \h </w:instrText>
            </w:r>
            <w:r w:rsidR="0093283F">
              <w:rPr>
                <w:noProof/>
                <w:webHidden/>
              </w:rPr>
            </w:r>
            <w:r w:rsidR="0093283F">
              <w:rPr>
                <w:noProof/>
                <w:webHidden/>
              </w:rPr>
              <w:fldChar w:fldCharType="separate"/>
            </w:r>
            <w:r w:rsidR="0093283F">
              <w:rPr>
                <w:noProof/>
                <w:webHidden/>
              </w:rPr>
              <w:t>38</w:t>
            </w:r>
            <w:r w:rsidR="0093283F">
              <w:rPr>
                <w:noProof/>
                <w:webHidden/>
              </w:rPr>
              <w:fldChar w:fldCharType="end"/>
            </w:r>
          </w:hyperlink>
        </w:p>
        <w:p w14:paraId="1AE951D8" w14:textId="77777777" w:rsidR="0093283F" w:rsidRDefault="000D5A11">
          <w:pPr>
            <w:pStyle w:val="TOC3"/>
            <w:tabs>
              <w:tab w:val="left" w:pos="1200"/>
              <w:tab w:val="right" w:pos="9017"/>
            </w:tabs>
            <w:rPr>
              <w:rFonts w:cstheme="minorBidi"/>
              <w:i w:val="0"/>
              <w:noProof/>
              <w:color w:val="auto"/>
            </w:rPr>
          </w:pPr>
          <w:hyperlink w:anchor="_Toc17440662" w:history="1">
            <w:r w:rsidR="0093283F" w:rsidRPr="00936DF7">
              <w:rPr>
                <w:rStyle w:val="Hyperlink"/>
                <w:noProof/>
              </w:rPr>
              <w:t>8.1.3</w:t>
            </w:r>
            <w:r w:rsidR="0093283F">
              <w:rPr>
                <w:rFonts w:cstheme="minorBidi"/>
                <w:i w:val="0"/>
                <w:noProof/>
                <w:color w:val="auto"/>
              </w:rPr>
              <w:tab/>
            </w:r>
            <w:r w:rsidR="0093283F" w:rsidRPr="00936DF7">
              <w:rPr>
                <w:rStyle w:val="Hyperlink"/>
                <w:noProof/>
              </w:rPr>
              <w:t>Images and Templates in Source Language</w:t>
            </w:r>
            <w:r w:rsidR="0093283F">
              <w:rPr>
                <w:noProof/>
                <w:webHidden/>
              </w:rPr>
              <w:tab/>
            </w:r>
            <w:r w:rsidR="0093283F">
              <w:rPr>
                <w:noProof/>
                <w:webHidden/>
              </w:rPr>
              <w:fldChar w:fldCharType="begin"/>
            </w:r>
            <w:r w:rsidR="0093283F">
              <w:rPr>
                <w:noProof/>
                <w:webHidden/>
              </w:rPr>
              <w:instrText xml:space="preserve"> PAGEREF _Toc17440662 \h </w:instrText>
            </w:r>
            <w:r w:rsidR="0093283F">
              <w:rPr>
                <w:noProof/>
                <w:webHidden/>
              </w:rPr>
            </w:r>
            <w:r w:rsidR="0093283F">
              <w:rPr>
                <w:noProof/>
                <w:webHidden/>
              </w:rPr>
              <w:fldChar w:fldCharType="separate"/>
            </w:r>
            <w:r w:rsidR="0093283F">
              <w:rPr>
                <w:noProof/>
                <w:webHidden/>
              </w:rPr>
              <w:t>39</w:t>
            </w:r>
            <w:r w:rsidR="0093283F">
              <w:rPr>
                <w:noProof/>
                <w:webHidden/>
              </w:rPr>
              <w:fldChar w:fldCharType="end"/>
            </w:r>
          </w:hyperlink>
        </w:p>
        <w:p w14:paraId="03F58BD6" w14:textId="77777777" w:rsidR="0093283F" w:rsidRDefault="000D5A11">
          <w:pPr>
            <w:pStyle w:val="TOC3"/>
            <w:tabs>
              <w:tab w:val="left" w:pos="1200"/>
              <w:tab w:val="right" w:pos="9017"/>
            </w:tabs>
            <w:rPr>
              <w:rFonts w:cstheme="minorBidi"/>
              <w:i w:val="0"/>
              <w:noProof/>
              <w:color w:val="auto"/>
            </w:rPr>
          </w:pPr>
          <w:hyperlink w:anchor="_Toc17440663" w:history="1">
            <w:r w:rsidR="0093283F" w:rsidRPr="00936DF7">
              <w:rPr>
                <w:rStyle w:val="Hyperlink"/>
                <w:noProof/>
              </w:rPr>
              <w:t>8.1.4</w:t>
            </w:r>
            <w:r w:rsidR="0093283F">
              <w:rPr>
                <w:rFonts w:cstheme="minorBidi"/>
                <w:i w:val="0"/>
                <w:noProof/>
                <w:color w:val="auto"/>
              </w:rPr>
              <w:tab/>
            </w:r>
            <w:r w:rsidR="0093283F" w:rsidRPr="00936DF7">
              <w:rPr>
                <w:rStyle w:val="Hyperlink"/>
                <w:noProof/>
              </w:rPr>
              <w:t>Topics/Maps/Library topics/Images in Target Language</w:t>
            </w:r>
            <w:r w:rsidR="0093283F">
              <w:rPr>
                <w:noProof/>
                <w:webHidden/>
              </w:rPr>
              <w:tab/>
            </w:r>
            <w:r w:rsidR="0093283F">
              <w:rPr>
                <w:noProof/>
                <w:webHidden/>
              </w:rPr>
              <w:fldChar w:fldCharType="begin"/>
            </w:r>
            <w:r w:rsidR="0093283F">
              <w:rPr>
                <w:noProof/>
                <w:webHidden/>
              </w:rPr>
              <w:instrText xml:space="preserve"> PAGEREF _Toc17440663 \h </w:instrText>
            </w:r>
            <w:r w:rsidR="0093283F">
              <w:rPr>
                <w:noProof/>
                <w:webHidden/>
              </w:rPr>
            </w:r>
            <w:r w:rsidR="0093283F">
              <w:rPr>
                <w:noProof/>
                <w:webHidden/>
              </w:rPr>
              <w:fldChar w:fldCharType="separate"/>
            </w:r>
            <w:r w:rsidR="0093283F">
              <w:rPr>
                <w:noProof/>
                <w:webHidden/>
              </w:rPr>
              <w:t>40</w:t>
            </w:r>
            <w:r w:rsidR="0093283F">
              <w:rPr>
                <w:noProof/>
                <w:webHidden/>
              </w:rPr>
              <w:fldChar w:fldCharType="end"/>
            </w:r>
          </w:hyperlink>
        </w:p>
        <w:p w14:paraId="7E024557" w14:textId="77777777" w:rsidR="0093283F" w:rsidRDefault="000D5A11">
          <w:pPr>
            <w:pStyle w:val="TOC3"/>
            <w:tabs>
              <w:tab w:val="left" w:pos="1200"/>
              <w:tab w:val="right" w:pos="9017"/>
            </w:tabs>
            <w:rPr>
              <w:rFonts w:cstheme="minorBidi"/>
              <w:i w:val="0"/>
              <w:noProof/>
              <w:color w:val="auto"/>
            </w:rPr>
          </w:pPr>
          <w:hyperlink w:anchor="_Toc17440664" w:history="1">
            <w:r w:rsidR="0093283F" w:rsidRPr="00936DF7">
              <w:rPr>
                <w:rStyle w:val="Hyperlink"/>
                <w:noProof/>
              </w:rPr>
              <w:t>8.1.5</w:t>
            </w:r>
            <w:r w:rsidR="0093283F">
              <w:rPr>
                <w:rFonts w:cstheme="minorBidi"/>
                <w:i w:val="0"/>
                <w:noProof/>
                <w:color w:val="auto"/>
              </w:rPr>
              <w:tab/>
            </w:r>
            <w:r w:rsidR="0093283F" w:rsidRPr="00936DF7">
              <w:rPr>
                <w:rStyle w:val="Hyperlink"/>
                <w:noProof/>
              </w:rPr>
              <w:t>Publications</w:t>
            </w:r>
            <w:r w:rsidR="0093283F">
              <w:rPr>
                <w:noProof/>
                <w:webHidden/>
              </w:rPr>
              <w:tab/>
            </w:r>
            <w:r w:rsidR="0093283F">
              <w:rPr>
                <w:noProof/>
                <w:webHidden/>
              </w:rPr>
              <w:fldChar w:fldCharType="begin"/>
            </w:r>
            <w:r w:rsidR="0093283F">
              <w:rPr>
                <w:noProof/>
                <w:webHidden/>
              </w:rPr>
              <w:instrText xml:space="preserve"> PAGEREF _Toc17440664 \h </w:instrText>
            </w:r>
            <w:r w:rsidR="0093283F">
              <w:rPr>
                <w:noProof/>
                <w:webHidden/>
              </w:rPr>
            </w:r>
            <w:r w:rsidR="0093283F">
              <w:rPr>
                <w:noProof/>
                <w:webHidden/>
              </w:rPr>
              <w:fldChar w:fldCharType="separate"/>
            </w:r>
            <w:r w:rsidR="0093283F">
              <w:rPr>
                <w:noProof/>
                <w:webHidden/>
              </w:rPr>
              <w:t>41</w:t>
            </w:r>
            <w:r w:rsidR="0093283F">
              <w:rPr>
                <w:noProof/>
                <w:webHidden/>
              </w:rPr>
              <w:fldChar w:fldCharType="end"/>
            </w:r>
          </w:hyperlink>
        </w:p>
        <w:p w14:paraId="382B0814" w14:textId="77777777" w:rsidR="0093283F" w:rsidRDefault="000D5A11">
          <w:pPr>
            <w:pStyle w:val="TOC2"/>
            <w:tabs>
              <w:tab w:val="left" w:pos="720"/>
              <w:tab w:val="right" w:pos="9017"/>
            </w:tabs>
            <w:rPr>
              <w:rFonts w:cstheme="minorBidi"/>
              <w:noProof/>
              <w:color w:val="auto"/>
            </w:rPr>
          </w:pPr>
          <w:hyperlink w:anchor="_Toc17440665" w:history="1">
            <w:r w:rsidR="0093283F" w:rsidRPr="00936DF7">
              <w:rPr>
                <w:rStyle w:val="Hyperlink"/>
                <w:noProof/>
              </w:rPr>
              <w:t>8.2</w:t>
            </w:r>
            <w:r w:rsidR="0093283F">
              <w:rPr>
                <w:rFonts w:cstheme="minorBidi"/>
                <w:noProof/>
                <w:color w:val="auto"/>
              </w:rPr>
              <w:tab/>
            </w:r>
            <w:r w:rsidR="0093283F" w:rsidRPr="00936DF7">
              <w:rPr>
                <w:rStyle w:val="Hyperlink"/>
                <w:noProof/>
              </w:rPr>
              <w:t>Statuses</w:t>
            </w:r>
            <w:r w:rsidR="0093283F">
              <w:rPr>
                <w:noProof/>
                <w:webHidden/>
              </w:rPr>
              <w:tab/>
            </w:r>
            <w:r w:rsidR="0093283F">
              <w:rPr>
                <w:noProof/>
                <w:webHidden/>
              </w:rPr>
              <w:fldChar w:fldCharType="begin"/>
            </w:r>
            <w:r w:rsidR="0093283F">
              <w:rPr>
                <w:noProof/>
                <w:webHidden/>
              </w:rPr>
              <w:instrText xml:space="preserve"> PAGEREF _Toc17440665 \h </w:instrText>
            </w:r>
            <w:r w:rsidR="0093283F">
              <w:rPr>
                <w:noProof/>
                <w:webHidden/>
              </w:rPr>
            </w:r>
            <w:r w:rsidR="0093283F">
              <w:rPr>
                <w:noProof/>
                <w:webHidden/>
              </w:rPr>
              <w:fldChar w:fldCharType="separate"/>
            </w:r>
            <w:r w:rsidR="0093283F">
              <w:rPr>
                <w:noProof/>
                <w:webHidden/>
              </w:rPr>
              <w:t>42</w:t>
            </w:r>
            <w:r w:rsidR="0093283F">
              <w:rPr>
                <w:noProof/>
                <w:webHidden/>
              </w:rPr>
              <w:fldChar w:fldCharType="end"/>
            </w:r>
          </w:hyperlink>
        </w:p>
        <w:p w14:paraId="65E1A947" w14:textId="77777777" w:rsidR="0093283F" w:rsidRDefault="000D5A11">
          <w:pPr>
            <w:pStyle w:val="TOC3"/>
            <w:tabs>
              <w:tab w:val="left" w:pos="1200"/>
              <w:tab w:val="right" w:pos="9017"/>
            </w:tabs>
            <w:rPr>
              <w:rFonts w:cstheme="minorBidi"/>
              <w:i w:val="0"/>
              <w:noProof/>
              <w:color w:val="auto"/>
            </w:rPr>
          </w:pPr>
          <w:hyperlink w:anchor="_Toc17440666" w:history="1">
            <w:r w:rsidR="0093283F" w:rsidRPr="00936DF7">
              <w:rPr>
                <w:rStyle w:val="Hyperlink"/>
                <w:noProof/>
              </w:rPr>
              <w:t>8.2.1</w:t>
            </w:r>
            <w:r w:rsidR="0093283F">
              <w:rPr>
                <w:rFonts w:cstheme="minorBidi"/>
                <w:i w:val="0"/>
                <w:noProof/>
                <w:color w:val="auto"/>
              </w:rPr>
              <w:tab/>
            </w:r>
            <w:r w:rsidR="0093283F" w:rsidRPr="00936DF7">
              <w:rPr>
                <w:rStyle w:val="Hyperlink"/>
                <w:noProof/>
              </w:rPr>
              <w:t>Source Language Statuses</w:t>
            </w:r>
            <w:r w:rsidR="0093283F">
              <w:rPr>
                <w:noProof/>
                <w:webHidden/>
              </w:rPr>
              <w:tab/>
            </w:r>
            <w:r w:rsidR="0093283F">
              <w:rPr>
                <w:noProof/>
                <w:webHidden/>
              </w:rPr>
              <w:fldChar w:fldCharType="begin"/>
            </w:r>
            <w:r w:rsidR="0093283F">
              <w:rPr>
                <w:noProof/>
                <w:webHidden/>
              </w:rPr>
              <w:instrText xml:space="preserve"> PAGEREF _Toc17440666 \h </w:instrText>
            </w:r>
            <w:r w:rsidR="0093283F">
              <w:rPr>
                <w:noProof/>
                <w:webHidden/>
              </w:rPr>
            </w:r>
            <w:r w:rsidR="0093283F">
              <w:rPr>
                <w:noProof/>
                <w:webHidden/>
              </w:rPr>
              <w:fldChar w:fldCharType="separate"/>
            </w:r>
            <w:r w:rsidR="0093283F">
              <w:rPr>
                <w:noProof/>
                <w:webHidden/>
              </w:rPr>
              <w:t>42</w:t>
            </w:r>
            <w:r w:rsidR="0093283F">
              <w:rPr>
                <w:noProof/>
                <w:webHidden/>
              </w:rPr>
              <w:fldChar w:fldCharType="end"/>
            </w:r>
          </w:hyperlink>
        </w:p>
        <w:p w14:paraId="1D27E39C" w14:textId="77777777" w:rsidR="0093283F" w:rsidRDefault="000D5A11">
          <w:pPr>
            <w:pStyle w:val="TOC3"/>
            <w:tabs>
              <w:tab w:val="left" w:pos="1200"/>
              <w:tab w:val="right" w:pos="9017"/>
            </w:tabs>
            <w:rPr>
              <w:rFonts w:cstheme="minorBidi"/>
              <w:i w:val="0"/>
              <w:noProof/>
              <w:color w:val="auto"/>
            </w:rPr>
          </w:pPr>
          <w:hyperlink w:anchor="_Toc17440667" w:history="1">
            <w:r w:rsidR="0093283F" w:rsidRPr="00936DF7">
              <w:rPr>
                <w:rStyle w:val="Hyperlink"/>
                <w:noProof/>
              </w:rPr>
              <w:t>8.2.2</w:t>
            </w:r>
            <w:r w:rsidR="0093283F">
              <w:rPr>
                <w:rFonts w:cstheme="minorBidi"/>
                <w:i w:val="0"/>
                <w:noProof/>
                <w:color w:val="auto"/>
              </w:rPr>
              <w:tab/>
            </w:r>
            <w:r w:rsidR="0093283F" w:rsidRPr="00936DF7">
              <w:rPr>
                <w:rStyle w:val="Hyperlink"/>
                <w:noProof/>
              </w:rPr>
              <w:t>Target Languages Statuses</w:t>
            </w:r>
            <w:r w:rsidR="0093283F">
              <w:rPr>
                <w:noProof/>
                <w:webHidden/>
              </w:rPr>
              <w:tab/>
            </w:r>
            <w:r w:rsidR="0093283F">
              <w:rPr>
                <w:noProof/>
                <w:webHidden/>
              </w:rPr>
              <w:fldChar w:fldCharType="begin"/>
            </w:r>
            <w:r w:rsidR="0093283F">
              <w:rPr>
                <w:noProof/>
                <w:webHidden/>
              </w:rPr>
              <w:instrText xml:space="preserve"> PAGEREF _Toc17440667 \h </w:instrText>
            </w:r>
            <w:r w:rsidR="0093283F">
              <w:rPr>
                <w:noProof/>
                <w:webHidden/>
              </w:rPr>
            </w:r>
            <w:r w:rsidR="0093283F">
              <w:rPr>
                <w:noProof/>
                <w:webHidden/>
              </w:rPr>
              <w:fldChar w:fldCharType="separate"/>
            </w:r>
            <w:r w:rsidR="0093283F">
              <w:rPr>
                <w:noProof/>
                <w:webHidden/>
              </w:rPr>
              <w:t>42</w:t>
            </w:r>
            <w:r w:rsidR="0093283F">
              <w:rPr>
                <w:noProof/>
                <w:webHidden/>
              </w:rPr>
              <w:fldChar w:fldCharType="end"/>
            </w:r>
          </w:hyperlink>
        </w:p>
        <w:p w14:paraId="1E5390D8" w14:textId="77777777" w:rsidR="0093283F" w:rsidRDefault="000D5A11">
          <w:pPr>
            <w:pStyle w:val="TOC3"/>
            <w:tabs>
              <w:tab w:val="left" w:pos="1200"/>
              <w:tab w:val="right" w:pos="9017"/>
            </w:tabs>
            <w:rPr>
              <w:rFonts w:cstheme="minorBidi"/>
              <w:i w:val="0"/>
              <w:noProof/>
              <w:color w:val="auto"/>
            </w:rPr>
          </w:pPr>
          <w:hyperlink w:anchor="_Toc17440668" w:history="1">
            <w:r w:rsidR="0093283F" w:rsidRPr="00936DF7">
              <w:rPr>
                <w:rStyle w:val="Hyperlink"/>
                <w:noProof/>
              </w:rPr>
              <w:t>8.2.3</w:t>
            </w:r>
            <w:r w:rsidR="0093283F">
              <w:rPr>
                <w:rFonts w:cstheme="minorBidi"/>
                <w:i w:val="0"/>
                <w:noProof/>
                <w:color w:val="auto"/>
              </w:rPr>
              <w:tab/>
            </w:r>
            <w:r w:rsidR="0093283F" w:rsidRPr="00936DF7">
              <w:rPr>
                <w:rStyle w:val="Hyperlink"/>
                <w:noProof/>
              </w:rPr>
              <w:t>Publication Statuses (fixed)</w:t>
            </w:r>
            <w:r w:rsidR="0093283F">
              <w:rPr>
                <w:noProof/>
                <w:webHidden/>
              </w:rPr>
              <w:tab/>
            </w:r>
            <w:r w:rsidR="0093283F">
              <w:rPr>
                <w:noProof/>
                <w:webHidden/>
              </w:rPr>
              <w:fldChar w:fldCharType="begin"/>
            </w:r>
            <w:r w:rsidR="0093283F">
              <w:rPr>
                <w:noProof/>
                <w:webHidden/>
              </w:rPr>
              <w:instrText xml:space="preserve"> PAGEREF _Toc17440668 \h </w:instrText>
            </w:r>
            <w:r w:rsidR="0093283F">
              <w:rPr>
                <w:noProof/>
                <w:webHidden/>
              </w:rPr>
            </w:r>
            <w:r w:rsidR="0093283F">
              <w:rPr>
                <w:noProof/>
                <w:webHidden/>
              </w:rPr>
              <w:fldChar w:fldCharType="separate"/>
            </w:r>
            <w:r w:rsidR="0093283F">
              <w:rPr>
                <w:noProof/>
                <w:webHidden/>
              </w:rPr>
              <w:t>42</w:t>
            </w:r>
            <w:r w:rsidR="0093283F">
              <w:rPr>
                <w:noProof/>
                <w:webHidden/>
              </w:rPr>
              <w:fldChar w:fldCharType="end"/>
            </w:r>
          </w:hyperlink>
        </w:p>
        <w:p w14:paraId="06E878A7" w14:textId="77777777" w:rsidR="0093283F" w:rsidRDefault="000D5A11">
          <w:pPr>
            <w:pStyle w:val="TOC3"/>
            <w:tabs>
              <w:tab w:val="left" w:pos="1200"/>
              <w:tab w:val="right" w:pos="9017"/>
            </w:tabs>
            <w:rPr>
              <w:rFonts w:cstheme="minorBidi"/>
              <w:i w:val="0"/>
              <w:noProof/>
              <w:color w:val="auto"/>
            </w:rPr>
          </w:pPr>
          <w:hyperlink w:anchor="_Toc17440669" w:history="1">
            <w:r w:rsidR="0093283F" w:rsidRPr="00936DF7">
              <w:rPr>
                <w:rStyle w:val="Hyperlink"/>
                <w:noProof/>
              </w:rPr>
              <w:t>8.2.4</w:t>
            </w:r>
            <w:r w:rsidR="0093283F">
              <w:rPr>
                <w:rFonts w:cstheme="minorBidi"/>
                <w:i w:val="0"/>
                <w:noProof/>
                <w:color w:val="auto"/>
              </w:rPr>
              <w:tab/>
            </w:r>
            <w:r w:rsidR="0093283F" w:rsidRPr="00936DF7">
              <w:rPr>
                <w:rStyle w:val="Hyperlink"/>
                <w:noProof/>
              </w:rPr>
              <w:t>Initial Statuses (need these to be tight!)</w:t>
            </w:r>
            <w:r w:rsidR="0093283F">
              <w:rPr>
                <w:noProof/>
                <w:webHidden/>
              </w:rPr>
              <w:tab/>
            </w:r>
            <w:r w:rsidR="0093283F">
              <w:rPr>
                <w:noProof/>
                <w:webHidden/>
              </w:rPr>
              <w:fldChar w:fldCharType="begin"/>
            </w:r>
            <w:r w:rsidR="0093283F">
              <w:rPr>
                <w:noProof/>
                <w:webHidden/>
              </w:rPr>
              <w:instrText xml:space="preserve"> PAGEREF _Toc17440669 \h </w:instrText>
            </w:r>
            <w:r w:rsidR="0093283F">
              <w:rPr>
                <w:noProof/>
                <w:webHidden/>
              </w:rPr>
            </w:r>
            <w:r w:rsidR="0093283F">
              <w:rPr>
                <w:noProof/>
                <w:webHidden/>
              </w:rPr>
              <w:fldChar w:fldCharType="separate"/>
            </w:r>
            <w:r w:rsidR="0093283F">
              <w:rPr>
                <w:noProof/>
                <w:webHidden/>
              </w:rPr>
              <w:t>43</w:t>
            </w:r>
            <w:r w:rsidR="0093283F">
              <w:rPr>
                <w:noProof/>
                <w:webHidden/>
              </w:rPr>
              <w:fldChar w:fldCharType="end"/>
            </w:r>
          </w:hyperlink>
        </w:p>
        <w:p w14:paraId="1F694B67" w14:textId="77777777" w:rsidR="0093283F" w:rsidRDefault="000D5A11">
          <w:pPr>
            <w:pStyle w:val="TOC2"/>
            <w:tabs>
              <w:tab w:val="left" w:pos="720"/>
              <w:tab w:val="right" w:pos="9017"/>
            </w:tabs>
            <w:rPr>
              <w:rFonts w:cstheme="minorBidi"/>
              <w:noProof/>
              <w:color w:val="auto"/>
            </w:rPr>
          </w:pPr>
          <w:hyperlink w:anchor="_Toc17440670" w:history="1">
            <w:r w:rsidR="0093283F" w:rsidRPr="00936DF7">
              <w:rPr>
                <w:rStyle w:val="Hyperlink"/>
                <w:noProof/>
              </w:rPr>
              <w:t>8.3</w:t>
            </w:r>
            <w:r w:rsidR="0093283F">
              <w:rPr>
                <w:rFonts w:cstheme="minorBidi"/>
                <w:noProof/>
                <w:color w:val="auto"/>
              </w:rPr>
              <w:tab/>
            </w:r>
            <w:r w:rsidR="0093283F" w:rsidRPr="00936DF7">
              <w:rPr>
                <w:rStyle w:val="Hyperlink"/>
                <w:noProof/>
              </w:rPr>
              <w:t>Plugins on metadata changes</w:t>
            </w:r>
            <w:r w:rsidR="0093283F">
              <w:rPr>
                <w:noProof/>
                <w:webHidden/>
              </w:rPr>
              <w:tab/>
            </w:r>
            <w:r w:rsidR="0093283F">
              <w:rPr>
                <w:noProof/>
                <w:webHidden/>
              </w:rPr>
              <w:fldChar w:fldCharType="begin"/>
            </w:r>
            <w:r w:rsidR="0093283F">
              <w:rPr>
                <w:noProof/>
                <w:webHidden/>
              </w:rPr>
              <w:instrText xml:space="preserve"> PAGEREF _Toc17440670 \h </w:instrText>
            </w:r>
            <w:r w:rsidR="0093283F">
              <w:rPr>
                <w:noProof/>
                <w:webHidden/>
              </w:rPr>
            </w:r>
            <w:r w:rsidR="0093283F">
              <w:rPr>
                <w:noProof/>
                <w:webHidden/>
              </w:rPr>
              <w:fldChar w:fldCharType="separate"/>
            </w:r>
            <w:r w:rsidR="0093283F">
              <w:rPr>
                <w:noProof/>
                <w:webHidden/>
              </w:rPr>
              <w:t>44</w:t>
            </w:r>
            <w:r w:rsidR="0093283F">
              <w:rPr>
                <w:noProof/>
                <w:webHidden/>
              </w:rPr>
              <w:fldChar w:fldCharType="end"/>
            </w:r>
          </w:hyperlink>
        </w:p>
        <w:p w14:paraId="257E72C1"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71" w:history="1">
            <w:r w:rsidR="0093283F" w:rsidRPr="00936DF7">
              <w:rPr>
                <w:rStyle w:val="Hyperlink"/>
              </w:rPr>
              <w:t>9</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Inboxes</w:t>
            </w:r>
            <w:r w:rsidR="0093283F">
              <w:rPr>
                <w:webHidden/>
              </w:rPr>
              <w:tab/>
            </w:r>
            <w:r w:rsidR="0093283F">
              <w:rPr>
                <w:webHidden/>
              </w:rPr>
              <w:fldChar w:fldCharType="begin"/>
            </w:r>
            <w:r w:rsidR="0093283F">
              <w:rPr>
                <w:webHidden/>
              </w:rPr>
              <w:instrText xml:space="preserve"> PAGEREF _Toc17440671 \h </w:instrText>
            </w:r>
            <w:r w:rsidR="0093283F">
              <w:rPr>
                <w:webHidden/>
              </w:rPr>
            </w:r>
            <w:r w:rsidR="0093283F">
              <w:rPr>
                <w:webHidden/>
              </w:rPr>
              <w:fldChar w:fldCharType="separate"/>
            </w:r>
            <w:r w:rsidR="0093283F">
              <w:rPr>
                <w:webHidden/>
              </w:rPr>
              <w:t>45</w:t>
            </w:r>
            <w:r w:rsidR="0093283F">
              <w:rPr>
                <w:webHidden/>
              </w:rPr>
              <w:fldChar w:fldCharType="end"/>
            </w:r>
          </w:hyperlink>
        </w:p>
        <w:p w14:paraId="7F0522C3" w14:textId="77777777" w:rsidR="0093283F" w:rsidRDefault="000D5A11">
          <w:pPr>
            <w:pStyle w:val="TOC2"/>
            <w:tabs>
              <w:tab w:val="left" w:pos="720"/>
              <w:tab w:val="right" w:pos="9017"/>
            </w:tabs>
            <w:rPr>
              <w:rFonts w:cstheme="minorBidi"/>
              <w:noProof/>
              <w:color w:val="auto"/>
            </w:rPr>
          </w:pPr>
          <w:hyperlink w:anchor="_Toc17440672" w:history="1">
            <w:r w:rsidR="0093283F" w:rsidRPr="00936DF7">
              <w:rPr>
                <w:rStyle w:val="Hyperlink"/>
                <w:noProof/>
              </w:rPr>
              <w:t>9.1</w:t>
            </w:r>
            <w:r w:rsidR="0093283F">
              <w:rPr>
                <w:rFonts w:cstheme="minorBidi"/>
                <w:noProof/>
                <w:color w:val="auto"/>
              </w:rPr>
              <w:tab/>
            </w:r>
            <w:r w:rsidR="0093283F" w:rsidRPr="00936DF7">
              <w:rPr>
                <w:rStyle w:val="Hyperlink"/>
                <w:noProof/>
              </w:rPr>
              <w:t>My Draft</w:t>
            </w:r>
            <w:r w:rsidR="0093283F">
              <w:rPr>
                <w:noProof/>
                <w:webHidden/>
              </w:rPr>
              <w:tab/>
            </w:r>
            <w:r w:rsidR="0093283F">
              <w:rPr>
                <w:noProof/>
                <w:webHidden/>
              </w:rPr>
              <w:fldChar w:fldCharType="begin"/>
            </w:r>
            <w:r w:rsidR="0093283F">
              <w:rPr>
                <w:noProof/>
                <w:webHidden/>
              </w:rPr>
              <w:instrText xml:space="preserve"> PAGEREF _Toc17440672 \h </w:instrText>
            </w:r>
            <w:r w:rsidR="0093283F">
              <w:rPr>
                <w:noProof/>
                <w:webHidden/>
              </w:rPr>
            </w:r>
            <w:r w:rsidR="0093283F">
              <w:rPr>
                <w:noProof/>
                <w:webHidden/>
              </w:rPr>
              <w:fldChar w:fldCharType="separate"/>
            </w:r>
            <w:r w:rsidR="0093283F">
              <w:rPr>
                <w:noProof/>
                <w:webHidden/>
              </w:rPr>
              <w:t>45</w:t>
            </w:r>
            <w:r w:rsidR="0093283F">
              <w:rPr>
                <w:noProof/>
                <w:webHidden/>
              </w:rPr>
              <w:fldChar w:fldCharType="end"/>
            </w:r>
          </w:hyperlink>
        </w:p>
        <w:p w14:paraId="03138C14" w14:textId="77777777" w:rsidR="0093283F" w:rsidRDefault="000D5A11">
          <w:pPr>
            <w:pStyle w:val="TOC2"/>
            <w:tabs>
              <w:tab w:val="left" w:pos="720"/>
              <w:tab w:val="right" w:pos="9017"/>
            </w:tabs>
            <w:rPr>
              <w:rFonts w:cstheme="minorBidi"/>
              <w:noProof/>
              <w:color w:val="auto"/>
            </w:rPr>
          </w:pPr>
          <w:hyperlink w:anchor="_Toc17440673" w:history="1">
            <w:r w:rsidR="0093283F" w:rsidRPr="00936DF7">
              <w:rPr>
                <w:rStyle w:val="Hyperlink"/>
                <w:noProof/>
              </w:rPr>
              <w:t>9.2</w:t>
            </w:r>
            <w:r w:rsidR="0093283F">
              <w:rPr>
                <w:rFonts w:cstheme="minorBidi"/>
                <w:noProof/>
                <w:color w:val="auto"/>
              </w:rPr>
              <w:tab/>
            </w:r>
            <w:r w:rsidR="0093283F" w:rsidRPr="00936DF7">
              <w:rPr>
                <w:rStyle w:val="Hyperlink"/>
                <w:noProof/>
              </w:rPr>
              <w:t>My To be reviewed</w:t>
            </w:r>
            <w:r w:rsidR="0093283F">
              <w:rPr>
                <w:noProof/>
                <w:webHidden/>
              </w:rPr>
              <w:tab/>
            </w:r>
            <w:r w:rsidR="0093283F">
              <w:rPr>
                <w:noProof/>
                <w:webHidden/>
              </w:rPr>
              <w:fldChar w:fldCharType="begin"/>
            </w:r>
            <w:r w:rsidR="0093283F">
              <w:rPr>
                <w:noProof/>
                <w:webHidden/>
              </w:rPr>
              <w:instrText xml:space="preserve"> PAGEREF _Toc17440673 \h </w:instrText>
            </w:r>
            <w:r w:rsidR="0093283F">
              <w:rPr>
                <w:noProof/>
                <w:webHidden/>
              </w:rPr>
            </w:r>
            <w:r w:rsidR="0093283F">
              <w:rPr>
                <w:noProof/>
                <w:webHidden/>
              </w:rPr>
              <w:fldChar w:fldCharType="separate"/>
            </w:r>
            <w:r w:rsidR="0093283F">
              <w:rPr>
                <w:noProof/>
                <w:webHidden/>
              </w:rPr>
              <w:t>45</w:t>
            </w:r>
            <w:r w:rsidR="0093283F">
              <w:rPr>
                <w:noProof/>
                <w:webHidden/>
              </w:rPr>
              <w:fldChar w:fldCharType="end"/>
            </w:r>
          </w:hyperlink>
        </w:p>
        <w:p w14:paraId="1FF18AD9" w14:textId="77777777" w:rsidR="0093283F" w:rsidRDefault="000D5A11">
          <w:pPr>
            <w:pStyle w:val="TOC2"/>
            <w:tabs>
              <w:tab w:val="left" w:pos="720"/>
              <w:tab w:val="right" w:pos="9017"/>
            </w:tabs>
            <w:rPr>
              <w:rFonts w:cstheme="minorBidi"/>
              <w:noProof/>
              <w:color w:val="auto"/>
            </w:rPr>
          </w:pPr>
          <w:hyperlink w:anchor="_Toc17440674" w:history="1">
            <w:r w:rsidR="0093283F" w:rsidRPr="00936DF7">
              <w:rPr>
                <w:rStyle w:val="Hyperlink"/>
                <w:noProof/>
              </w:rPr>
              <w:t>9.3</w:t>
            </w:r>
            <w:r w:rsidR="0093283F">
              <w:rPr>
                <w:rFonts w:cstheme="minorBidi"/>
                <w:noProof/>
                <w:color w:val="auto"/>
              </w:rPr>
              <w:tab/>
            </w:r>
            <w:r w:rsidR="0093283F" w:rsidRPr="00936DF7">
              <w:rPr>
                <w:rStyle w:val="Hyperlink"/>
                <w:noProof/>
              </w:rPr>
              <w:t>My Reviewed</w:t>
            </w:r>
            <w:r w:rsidR="0093283F">
              <w:rPr>
                <w:noProof/>
                <w:webHidden/>
              </w:rPr>
              <w:tab/>
            </w:r>
            <w:r w:rsidR="0093283F">
              <w:rPr>
                <w:noProof/>
                <w:webHidden/>
              </w:rPr>
              <w:fldChar w:fldCharType="begin"/>
            </w:r>
            <w:r w:rsidR="0093283F">
              <w:rPr>
                <w:noProof/>
                <w:webHidden/>
              </w:rPr>
              <w:instrText xml:space="preserve"> PAGEREF _Toc17440674 \h </w:instrText>
            </w:r>
            <w:r w:rsidR="0093283F">
              <w:rPr>
                <w:noProof/>
                <w:webHidden/>
              </w:rPr>
            </w:r>
            <w:r w:rsidR="0093283F">
              <w:rPr>
                <w:noProof/>
                <w:webHidden/>
              </w:rPr>
              <w:fldChar w:fldCharType="separate"/>
            </w:r>
            <w:r w:rsidR="0093283F">
              <w:rPr>
                <w:noProof/>
                <w:webHidden/>
              </w:rPr>
              <w:t>46</w:t>
            </w:r>
            <w:r w:rsidR="0093283F">
              <w:rPr>
                <w:noProof/>
                <w:webHidden/>
              </w:rPr>
              <w:fldChar w:fldCharType="end"/>
            </w:r>
          </w:hyperlink>
        </w:p>
        <w:p w14:paraId="1068676D" w14:textId="77777777" w:rsidR="0093283F" w:rsidRDefault="000D5A11">
          <w:pPr>
            <w:pStyle w:val="TOC2"/>
            <w:tabs>
              <w:tab w:val="left" w:pos="720"/>
              <w:tab w:val="right" w:pos="9017"/>
            </w:tabs>
            <w:rPr>
              <w:rFonts w:cstheme="minorBidi"/>
              <w:noProof/>
              <w:color w:val="auto"/>
            </w:rPr>
          </w:pPr>
          <w:hyperlink w:anchor="_Toc17440675" w:history="1">
            <w:r w:rsidR="0093283F" w:rsidRPr="00936DF7">
              <w:rPr>
                <w:rStyle w:val="Hyperlink"/>
                <w:noProof/>
              </w:rPr>
              <w:t>9.4</w:t>
            </w:r>
            <w:r w:rsidR="0093283F">
              <w:rPr>
                <w:rFonts w:cstheme="minorBidi"/>
                <w:noProof/>
                <w:color w:val="auto"/>
              </w:rPr>
              <w:tab/>
            </w:r>
            <w:r w:rsidR="0093283F" w:rsidRPr="00936DF7">
              <w:rPr>
                <w:rStyle w:val="Hyperlink"/>
                <w:noProof/>
              </w:rPr>
              <w:t>Translation Reviewer</w:t>
            </w:r>
            <w:r w:rsidR="0093283F">
              <w:rPr>
                <w:noProof/>
                <w:webHidden/>
              </w:rPr>
              <w:tab/>
            </w:r>
            <w:r w:rsidR="0093283F">
              <w:rPr>
                <w:noProof/>
                <w:webHidden/>
              </w:rPr>
              <w:fldChar w:fldCharType="begin"/>
            </w:r>
            <w:r w:rsidR="0093283F">
              <w:rPr>
                <w:noProof/>
                <w:webHidden/>
              </w:rPr>
              <w:instrText xml:space="preserve"> PAGEREF _Toc17440675 \h </w:instrText>
            </w:r>
            <w:r w:rsidR="0093283F">
              <w:rPr>
                <w:noProof/>
                <w:webHidden/>
              </w:rPr>
            </w:r>
            <w:r w:rsidR="0093283F">
              <w:rPr>
                <w:noProof/>
                <w:webHidden/>
              </w:rPr>
              <w:fldChar w:fldCharType="separate"/>
            </w:r>
            <w:r w:rsidR="0093283F">
              <w:rPr>
                <w:noProof/>
                <w:webHidden/>
              </w:rPr>
              <w:t>46</w:t>
            </w:r>
            <w:r w:rsidR="0093283F">
              <w:rPr>
                <w:noProof/>
                <w:webHidden/>
              </w:rPr>
              <w:fldChar w:fldCharType="end"/>
            </w:r>
          </w:hyperlink>
        </w:p>
        <w:p w14:paraId="10547ABF" w14:textId="77777777" w:rsidR="0093283F" w:rsidRDefault="000D5A11">
          <w:pPr>
            <w:pStyle w:val="TOC2"/>
            <w:tabs>
              <w:tab w:val="left" w:pos="720"/>
              <w:tab w:val="right" w:pos="9017"/>
            </w:tabs>
            <w:rPr>
              <w:rFonts w:cstheme="minorBidi"/>
              <w:noProof/>
              <w:color w:val="auto"/>
            </w:rPr>
          </w:pPr>
          <w:hyperlink w:anchor="_Toc17440676" w:history="1">
            <w:r w:rsidR="0093283F" w:rsidRPr="00936DF7">
              <w:rPr>
                <w:rStyle w:val="Hyperlink"/>
                <w:noProof/>
              </w:rPr>
              <w:t>9.5</w:t>
            </w:r>
            <w:r w:rsidR="0093283F">
              <w:rPr>
                <w:rFonts w:cstheme="minorBidi"/>
                <w:noProof/>
                <w:color w:val="auto"/>
              </w:rPr>
              <w:tab/>
            </w:r>
            <w:r w:rsidR="0093283F" w:rsidRPr="00936DF7">
              <w:rPr>
                <w:rStyle w:val="Hyperlink"/>
                <w:noProof/>
              </w:rPr>
              <w:t>Translator</w:t>
            </w:r>
            <w:r w:rsidR="0093283F">
              <w:rPr>
                <w:noProof/>
                <w:webHidden/>
              </w:rPr>
              <w:tab/>
            </w:r>
            <w:r w:rsidR="0093283F">
              <w:rPr>
                <w:noProof/>
                <w:webHidden/>
              </w:rPr>
              <w:fldChar w:fldCharType="begin"/>
            </w:r>
            <w:r w:rsidR="0093283F">
              <w:rPr>
                <w:noProof/>
                <w:webHidden/>
              </w:rPr>
              <w:instrText xml:space="preserve"> PAGEREF _Toc17440676 \h </w:instrText>
            </w:r>
            <w:r w:rsidR="0093283F">
              <w:rPr>
                <w:noProof/>
                <w:webHidden/>
              </w:rPr>
            </w:r>
            <w:r w:rsidR="0093283F">
              <w:rPr>
                <w:noProof/>
                <w:webHidden/>
              </w:rPr>
              <w:fldChar w:fldCharType="separate"/>
            </w:r>
            <w:r w:rsidR="0093283F">
              <w:rPr>
                <w:noProof/>
                <w:webHidden/>
              </w:rPr>
              <w:t>46</w:t>
            </w:r>
            <w:r w:rsidR="0093283F">
              <w:rPr>
                <w:noProof/>
                <w:webHidden/>
              </w:rPr>
              <w:fldChar w:fldCharType="end"/>
            </w:r>
          </w:hyperlink>
        </w:p>
        <w:p w14:paraId="13F5A311" w14:textId="77777777" w:rsidR="0093283F" w:rsidRDefault="000D5A11">
          <w:pPr>
            <w:pStyle w:val="TOC2"/>
            <w:tabs>
              <w:tab w:val="left" w:pos="720"/>
              <w:tab w:val="right" w:pos="9017"/>
            </w:tabs>
            <w:rPr>
              <w:rFonts w:cstheme="minorBidi"/>
              <w:noProof/>
              <w:color w:val="auto"/>
            </w:rPr>
          </w:pPr>
          <w:hyperlink w:anchor="_Toc17440677" w:history="1">
            <w:r w:rsidR="0093283F" w:rsidRPr="00936DF7">
              <w:rPr>
                <w:rStyle w:val="Hyperlink"/>
                <w:noProof/>
              </w:rPr>
              <w:t>9.6</w:t>
            </w:r>
            <w:r w:rsidR="0093283F">
              <w:rPr>
                <w:rFonts w:cstheme="minorBidi"/>
                <w:noProof/>
                <w:color w:val="auto"/>
              </w:rPr>
              <w:tab/>
            </w:r>
            <w:r w:rsidR="0093283F" w:rsidRPr="00936DF7">
              <w:rPr>
                <w:rStyle w:val="Hyperlink"/>
                <w:noProof/>
              </w:rPr>
              <w:t>In Translation</w:t>
            </w:r>
            <w:r w:rsidR="0093283F">
              <w:rPr>
                <w:noProof/>
                <w:webHidden/>
              </w:rPr>
              <w:tab/>
            </w:r>
            <w:r w:rsidR="0093283F">
              <w:rPr>
                <w:noProof/>
                <w:webHidden/>
              </w:rPr>
              <w:fldChar w:fldCharType="begin"/>
            </w:r>
            <w:r w:rsidR="0093283F">
              <w:rPr>
                <w:noProof/>
                <w:webHidden/>
              </w:rPr>
              <w:instrText xml:space="preserve"> PAGEREF _Toc17440677 \h </w:instrText>
            </w:r>
            <w:r w:rsidR="0093283F">
              <w:rPr>
                <w:noProof/>
                <w:webHidden/>
              </w:rPr>
            </w:r>
            <w:r w:rsidR="0093283F">
              <w:rPr>
                <w:noProof/>
                <w:webHidden/>
              </w:rPr>
              <w:fldChar w:fldCharType="separate"/>
            </w:r>
            <w:r w:rsidR="0093283F">
              <w:rPr>
                <w:noProof/>
                <w:webHidden/>
              </w:rPr>
              <w:t>47</w:t>
            </w:r>
            <w:r w:rsidR="0093283F">
              <w:rPr>
                <w:noProof/>
                <w:webHidden/>
              </w:rPr>
              <w:fldChar w:fldCharType="end"/>
            </w:r>
          </w:hyperlink>
        </w:p>
        <w:p w14:paraId="517D870F"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78" w:history="1">
            <w:r w:rsidR="0093283F" w:rsidRPr="00936DF7">
              <w:rPr>
                <w:rStyle w:val="Hyperlink"/>
              </w:rPr>
              <w:t>10</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Workflow and Translation Report</w:t>
            </w:r>
            <w:r w:rsidR="0093283F">
              <w:rPr>
                <w:webHidden/>
              </w:rPr>
              <w:tab/>
            </w:r>
            <w:r w:rsidR="0093283F">
              <w:rPr>
                <w:webHidden/>
              </w:rPr>
              <w:fldChar w:fldCharType="begin"/>
            </w:r>
            <w:r w:rsidR="0093283F">
              <w:rPr>
                <w:webHidden/>
              </w:rPr>
              <w:instrText xml:space="preserve"> PAGEREF _Toc17440678 \h </w:instrText>
            </w:r>
            <w:r w:rsidR="0093283F">
              <w:rPr>
                <w:webHidden/>
              </w:rPr>
            </w:r>
            <w:r w:rsidR="0093283F">
              <w:rPr>
                <w:webHidden/>
              </w:rPr>
              <w:fldChar w:fldCharType="separate"/>
            </w:r>
            <w:r w:rsidR="0093283F">
              <w:rPr>
                <w:webHidden/>
              </w:rPr>
              <w:t>48</w:t>
            </w:r>
            <w:r w:rsidR="0093283F">
              <w:rPr>
                <w:webHidden/>
              </w:rPr>
              <w:fldChar w:fldCharType="end"/>
            </w:r>
          </w:hyperlink>
        </w:p>
        <w:p w14:paraId="57B33A04" w14:textId="77777777" w:rsidR="0093283F" w:rsidRDefault="000D5A11">
          <w:pPr>
            <w:pStyle w:val="TOC2"/>
            <w:tabs>
              <w:tab w:val="left" w:pos="960"/>
              <w:tab w:val="right" w:pos="9017"/>
            </w:tabs>
            <w:rPr>
              <w:rFonts w:cstheme="minorBidi"/>
              <w:noProof/>
              <w:color w:val="auto"/>
            </w:rPr>
          </w:pPr>
          <w:hyperlink w:anchor="_Toc17440679" w:history="1">
            <w:r w:rsidR="0093283F" w:rsidRPr="00936DF7">
              <w:rPr>
                <w:rStyle w:val="Hyperlink"/>
                <w:noProof/>
              </w:rPr>
              <w:t>10.1</w:t>
            </w:r>
            <w:r w:rsidR="0093283F">
              <w:rPr>
                <w:rFonts w:cstheme="minorBidi"/>
                <w:noProof/>
                <w:color w:val="auto"/>
              </w:rPr>
              <w:tab/>
            </w:r>
            <w:r w:rsidR="0093283F" w:rsidRPr="00936DF7">
              <w:rPr>
                <w:rStyle w:val="Hyperlink"/>
                <w:noProof/>
              </w:rPr>
              <w:t>Workflow Report (source language)</w:t>
            </w:r>
            <w:r w:rsidR="0093283F">
              <w:rPr>
                <w:noProof/>
                <w:webHidden/>
              </w:rPr>
              <w:tab/>
            </w:r>
            <w:r w:rsidR="0093283F">
              <w:rPr>
                <w:noProof/>
                <w:webHidden/>
              </w:rPr>
              <w:fldChar w:fldCharType="begin"/>
            </w:r>
            <w:r w:rsidR="0093283F">
              <w:rPr>
                <w:noProof/>
                <w:webHidden/>
              </w:rPr>
              <w:instrText xml:space="preserve"> PAGEREF _Toc17440679 \h </w:instrText>
            </w:r>
            <w:r w:rsidR="0093283F">
              <w:rPr>
                <w:noProof/>
                <w:webHidden/>
              </w:rPr>
            </w:r>
            <w:r w:rsidR="0093283F">
              <w:rPr>
                <w:noProof/>
                <w:webHidden/>
              </w:rPr>
              <w:fldChar w:fldCharType="separate"/>
            </w:r>
            <w:r w:rsidR="0093283F">
              <w:rPr>
                <w:noProof/>
                <w:webHidden/>
              </w:rPr>
              <w:t>48</w:t>
            </w:r>
            <w:r w:rsidR="0093283F">
              <w:rPr>
                <w:noProof/>
                <w:webHidden/>
              </w:rPr>
              <w:fldChar w:fldCharType="end"/>
            </w:r>
          </w:hyperlink>
        </w:p>
        <w:p w14:paraId="11C5970E" w14:textId="77777777" w:rsidR="0093283F" w:rsidRDefault="000D5A11">
          <w:pPr>
            <w:pStyle w:val="TOC3"/>
            <w:tabs>
              <w:tab w:val="left" w:pos="1440"/>
              <w:tab w:val="right" w:pos="9017"/>
            </w:tabs>
            <w:rPr>
              <w:rFonts w:cstheme="minorBidi"/>
              <w:i w:val="0"/>
              <w:noProof/>
              <w:color w:val="auto"/>
            </w:rPr>
          </w:pPr>
          <w:hyperlink w:anchor="_Toc17440680" w:history="1">
            <w:r w:rsidR="0093283F" w:rsidRPr="00936DF7">
              <w:rPr>
                <w:rStyle w:val="Hyperlink"/>
                <w:noProof/>
              </w:rPr>
              <w:t>10.1.1</w:t>
            </w:r>
            <w:r w:rsidR="0093283F">
              <w:rPr>
                <w:rFonts w:cstheme="minorBidi"/>
                <w:i w:val="0"/>
                <w:noProof/>
                <w:color w:val="auto"/>
              </w:rPr>
              <w:tab/>
            </w:r>
            <w:r w:rsidR="0093283F" w:rsidRPr="00936DF7">
              <w:rPr>
                <w:rStyle w:val="Hyperlink"/>
                <w:noProof/>
              </w:rPr>
              <w:t>Groupings</w:t>
            </w:r>
            <w:r w:rsidR="0093283F">
              <w:rPr>
                <w:noProof/>
                <w:webHidden/>
              </w:rPr>
              <w:tab/>
            </w:r>
            <w:r w:rsidR="0093283F">
              <w:rPr>
                <w:noProof/>
                <w:webHidden/>
              </w:rPr>
              <w:fldChar w:fldCharType="begin"/>
            </w:r>
            <w:r w:rsidR="0093283F">
              <w:rPr>
                <w:noProof/>
                <w:webHidden/>
              </w:rPr>
              <w:instrText xml:space="preserve"> PAGEREF _Toc17440680 \h </w:instrText>
            </w:r>
            <w:r w:rsidR="0093283F">
              <w:rPr>
                <w:noProof/>
                <w:webHidden/>
              </w:rPr>
            </w:r>
            <w:r w:rsidR="0093283F">
              <w:rPr>
                <w:noProof/>
                <w:webHidden/>
              </w:rPr>
              <w:fldChar w:fldCharType="separate"/>
            </w:r>
            <w:r w:rsidR="0093283F">
              <w:rPr>
                <w:noProof/>
                <w:webHidden/>
              </w:rPr>
              <w:t>48</w:t>
            </w:r>
            <w:r w:rsidR="0093283F">
              <w:rPr>
                <w:noProof/>
                <w:webHidden/>
              </w:rPr>
              <w:fldChar w:fldCharType="end"/>
            </w:r>
          </w:hyperlink>
        </w:p>
        <w:p w14:paraId="6440A144" w14:textId="77777777" w:rsidR="0093283F" w:rsidRDefault="000D5A11">
          <w:pPr>
            <w:pStyle w:val="TOC3"/>
            <w:tabs>
              <w:tab w:val="left" w:pos="1440"/>
              <w:tab w:val="right" w:pos="9017"/>
            </w:tabs>
            <w:rPr>
              <w:rFonts w:cstheme="minorBidi"/>
              <w:i w:val="0"/>
              <w:noProof/>
              <w:color w:val="auto"/>
            </w:rPr>
          </w:pPr>
          <w:hyperlink w:anchor="_Toc17440681" w:history="1">
            <w:r w:rsidR="0093283F" w:rsidRPr="00936DF7">
              <w:rPr>
                <w:rStyle w:val="Hyperlink"/>
                <w:noProof/>
              </w:rPr>
              <w:t>10.1.2</w:t>
            </w:r>
            <w:r w:rsidR="0093283F">
              <w:rPr>
                <w:rFonts w:cstheme="minorBidi"/>
                <w:i w:val="0"/>
                <w:noProof/>
                <w:color w:val="auto"/>
              </w:rPr>
              <w:tab/>
            </w:r>
            <w:r w:rsidR="0093283F" w:rsidRPr="00936DF7">
              <w:rPr>
                <w:rStyle w:val="Hyperlink"/>
                <w:noProof/>
              </w:rPr>
              <w:t>Target statuses</w:t>
            </w:r>
            <w:r w:rsidR="0093283F">
              <w:rPr>
                <w:noProof/>
                <w:webHidden/>
              </w:rPr>
              <w:tab/>
            </w:r>
            <w:r w:rsidR="0093283F">
              <w:rPr>
                <w:noProof/>
                <w:webHidden/>
              </w:rPr>
              <w:fldChar w:fldCharType="begin"/>
            </w:r>
            <w:r w:rsidR="0093283F">
              <w:rPr>
                <w:noProof/>
                <w:webHidden/>
              </w:rPr>
              <w:instrText xml:space="preserve"> PAGEREF _Toc17440681 \h </w:instrText>
            </w:r>
            <w:r w:rsidR="0093283F">
              <w:rPr>
                <w:noProof/>
                <w:webHidden/>
              </w:rPr>
            </w:r>
            <w:r w:rsidR="0093283F">
              <w:rPr>
                <w:noProof/>
                <w:webHidden/>
              </w:rPr>
              <w:fldChar w:fldCharType="separate"/>
            </w:r>
            <w:r w:rsidR="0093283F">
              <w:rPr>
                <w:noProof/>
                <w:webHidden/>
              </w:rPr>
              <w:t>48</w:t>
            </w:r>
            <w:r w:rsidR="0093283F">
              <w:rPr>
                <w:noProof/>
                <w:webHidden/>
              </w:rPr>
              <w:fldChar w:fldCharType="end"/>
            </w:r>
          </w:hyperlink>
        </w:p>
        <w:p w14:paraId="1E779BDA" w14:textId="77777777" w:rsidR="0093283F" w:rsidRDefault="000D5A11">
          <w:pPr>
            <w:pStyle w:val="TOC2"/>
            <w:tabs>
              <w:tab w:val="left" w:pos="960"/>
              <w:tab w:val="right" w:pos="9017"/>
            </w:tabs>
            <w:rPr>
              <w:rFonts w:cstheme="minorBidi"/>
              <w:noProof/>
              <w:color w:val="auto"/>
            </w:rPr>
          </w:pPr>
          <w:hyperlink w:anchor="_Toc17440682" w:history="1">
            <w:r w:rsidR="0093283F" w:rsidRPr="00936DF7">
              <w:rPr>
                <w:rStyle w:val="Hyperlink"/>
                <w:noProof/>
              </w:rPr>
              <w:t>10.2</w:t>
            </w:r>
            <w:r w:rsidR="0093283F">
              <w:rPr>
                <w:rFonts w:cstheme="minorBidi"/>
                <w:noProof/>
                <w:color w:val="auto"/>
              </w:rPr>
              <w:tab/>
            </w:r>
            <w:r w:rsidR="0093283F" w:rsidRPr="00936DF7">
              <w:rPr>
                <w:rStyle w:val="Hyperlink"/>
                <w:noProof/>
              </w:rPr>
              <w:t>Translation Report</w:t>
            </w:r>
            <w:r w:rsidR="0093283F">
              <w:rPr>
                <w:noProof/>
                <w:webHidden/>
              </w:rPr>
              <w:tab/>
            </w:r>
            <w:r w:rsidR="0093283F">
              <w:rPr>
                <w:noProof/>
                <w:webHidden/>
              </w:rPr>
              <w:fldChar w:fldCharType="begin"/>
            </w:r>
            <w:r w:rsidR="0093283F">
              <w:rPr>
                <w:noProof/>
                <w:webHidden/>
              </w:rPr>
              <w:instrText xml:space="preserve"> PAGEREF _Toc17440682 \h </w:instrText>
            </w:r>
            <w:r w:rsidR="0093283F">
              <w:rPr>
                <w:noProof/>
                <w:webHidden/>
              </w:rPr>
            </w:r>
            <w:r w:rsidR="0093283F">
              <w:rPr>
                <w:noProof/>
                <w:webHidden/>
              </w:rPr>
              <w:fldChar w:fldCharType="separate"/>
            </w:r>
            <w:r w:rsidR="0093283F">
              <w:rPr>
                <w:noProof/>
                <w:webHidden/>
              </w:rPr>
              <w:t>48</w:t>
            </w:r>
            <w:r w:rsidR="0093283F">
              <w:rPr>
                <w:noProof/>
                <w:webHidden/>
              </w:rPr>
              <w:fldChar w:fldCharType="end"/>
            </w:r>
          </w:hyperlink>
        </w:p>
        <w:p w14:paraId="6DA2AE1E" w14:textId="77777777" w:rsidR="0093283F" w:rsidRDefault="000D5A11">
          <w:pPr>
            <w:pStyle w:val="TOC3"/>
            <w:tabs>
              <w:tab w:val="left" w:pos="1440"/>
              <w:tab w:val="right" w:pos="9017"/>
            </w:tabs>
            <w:rPr>
              <w:rFonts w:cstheme="minorBidi"/>
              <w:i w:val="0"/>
              <w:noProof/>
              <w:color w:val="auto"/>
            </w:rPr>
          </w:pPr>
          <w:hyperlink w:anchor="_Toc17440683" w:history="1">
            <w:r w:rsidR="0093283F" w:rsidRPr="00936DF7">
              <w:rPr>
                <w:rStyle w:val="Hyperlink"/>
                <w:noProof/>
              </w:rPr>
              <w:t>10.2.1</w:t>
            </w:r>
            <w:r w:rsidR="0093283F">
              <w:rPr>
                <w:rFonts w:cstheme="minorBidi"/>
                <w:i w:val="0"/>
                <w:noProof/>
                <w:color w:val="auto"/>
              </w:rPr>
              <w:tab/>
            </w:r>
            <w:r w:rsidR="0093283F" w:rsidRPr="00936DF7">
              <w:rPr>
                <w:rStyle w:val="Hyperlink"/>
                <w:noProof/>
              </w:rPr>
              <w:t>Groupings</w:t>
            </w:r>
            <w:r w:rsidR="0093283F">
              <w:rPr>
                <w:noProof/>
                <w:webHidden/>
              </w:rPr>
              <w:tab/>
            </w:r>
            <w:r w:rsidR="0093283F">
              <w:rPr>
                <w:noProof/>
                <w:webHidden/>
              </w:rPr>
              <w:fldChar w:fldCharType="begin"/>
            </w:r>
            <w:r w:rsidR="0093283F">
              <w:rPr>
                <w:noProof/>
                <w:webHidden/>
              </w:rPr>
              <w:instrText xml:space="preserve"> PAGEREF _Toc17440683 \h </w:instrText>
            </w:r>
            <w:r w:rsidR="0093283F">
              <w:rPr>
                <w:noProof/>
                <w:webHidden/>
              </w:rPr>
            </w:r>
            <w:r w:rsidR="0093283F">
              <w:rPr>
                <w:noProof/>
                <w:webHidden/>
              </w:rPr>
              <w:fldChar w:fldCharType="separate"/>
            </w:r>
            <w:r w:rsidR="0093283F">
              <w:rPr>
                <w:noProof/>
                <w:webHidden/>
              </w:rPr>
              <w:t>49</w:t>
            </w:r>
            <w:r w:rsidR="0093283F">
              <w:rPr>
                <w:noProof/>
                <w:webHidden/>
              </w:rPr>
              <w:fldChar w:fldCharType="end"/>
            </w:r>
          </w:hyperlink>
        </w:p>
        <w:p w14:paraId="14FEB062" w14:textId="77777777" w:rsidR="0093283F" w:rsidRDefault="000D5A11">
          <w:pPr>
            <w:pStyle w:val="TOC3"/>
            <w:tabs>
              <w:tab w:val="left" w:pos="1440"/>
              <w:tab w:val="right" w:pos="9017"/>
            </w:tabs>
            <w:rPr>
              <w:rFonts w:cstheme="minorBidi"/>
              <w:i w:val="0"/>
              <w:noProof/>
              <w:color w:val="auto"/>
            </w:rPr>
          </w:pPr>
          <w:hyperlink w:anchor="_Toc17440684" w:history="1">
            <w:r w:rsidR="0093283F" w:rsidRPr="00936DF7">
              <w:rPr>
                <w:rStyle w:val="Hyperlink"/>
                <w:noProof/>
              </w:rPr>
              <w:t>10.2.2</w:t>
            </w:r>
            <w:r w:rsidR="0093283F">
              <w:rPr>
                <w:rFonts w:cstheme="minorBidi"/>
                <w:i w:val="0"/>
                <w:noProof/>
                <w:color w:val="auto"/>
              </w:rPr>
              <w:tab/>
            </w:r>
            <w:r w:rsidR="0093283F" w:rsidRPr="00936DF7">
              <w:rPr>
                <w:rStyle w:val="Hyperlink"/>
                <w:noProof/>
              </w:rPr>
              <w:t>Target statuses</w:t>
            </w:r>
            <w:r w:rsidR="0093283F">
              <w:rPr>
                <w:noProof/>
                <w:webHidden/>
              </w:rPr>
              <w:tab/>
            </w:r>
            <w:r w:rsidR="0093283F">
              <w:rPr>
                <w:noProof/>
                <w:webHidden/>
              </w:rPr>
              <w:fldChar w:fldCharType="begin"/>
            </w:r>
            <w:r w:rsidR="0093283F">
              <w:rPr>
                <w:noProof/>
                <w:webHidden/>
              </w:rPr>
              <w:instrText xml:space="preserve"> PAGEREF _Toc17440684 \h </w:instrText>
            </w:r>
            <w:r w:rsidR="0093283F">
              <w:rPr>
                <w:noProof/>
                <w:webHidden/>
              </w:rPr>
            </w:r>
            <w:r w:rsidR="0093283F">
              <w:rPr>
                <w:noProof/>
                <w:webHidden/>
              </w:rPr>
              <w:fldChar w:fldCharType="separate"/>
            </w:r>
            <w:r w:rsidR="0093283F">
              <w:rPr>
                <w:noProof/>
                <w:webHidden/>
              </w:rPr>
              <w:t>49</w:t>
            </w:r>
            <w:r w:rsidR="0093283F">
              <w:rPr>
                <w:noProof/>
                <w:webHidden/>
              </w:rPr>
              <w:fldChar w:fldCharType="end"/>
            </w:r>
          </w:hyperlink>
        </w:p>
        <w:p w14:paraId="09C16045"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85" w:history="1">
            <w:r w:rsidR="0093283F" w:rsidRPr="00936DF7">
              <w:rPr>
                <w:rStyle w:val="Hyperlink"/>
              </w:rPr>
              <w:t>11</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Translation Configuration</w:t>
            </w:r>
            <w:r w:rsidR="0093283F">
              <w:rPr>
                <w:webHidden/>
              </w:rPr>
              <w:tab/>
            </w:r>
            <w:r w:rsidR="0093283F">
              <w:rPr>
                <w:webHidden/>
              </w:rPr>
              <w:fldChar w:fldCharType="begin"/>
            </w:r>
            <w:r w:rsidR="0093283F">
              <w:rPr>
                <w:webHidden/>
              </w:rPr>
              <w:instrText xml:space="preserve"> PAGEREF _Toc17440685 \h </w:instrText>
            </w:r>
            <w:r w:rsidR="0093283F">
              <w:rPr>
                <w:webHidden/>
              </w:rPr>
            </w:r>
            <w:r w:rsidR="0093283F">
              <w:rPr>
                <w:webHidden/>
              </w:rPr>
              <w:fldChar w:fldCharType="separate"/>
            </w:r>
            <w:r w:rsidR="0093283F">
              <w:rPr>
                <w:webHidden/>
              </w:rPr>
              <w:t>50</w:t>
            </w:r>
            <w:r w:rsidR="0093283F">
              <w:rPr>
                <w:webHidden/>
              </w:rPr>
              <w:fldChar w:fldCharType="end"/>
            </w:r>
          </w:hyperlink>
        </w:p>
        <w:p w14:paraId="5A96E12D" w14:textId="77777777" w:rsidR="0093283F" w:rsidRDefault="000D5A11">
          <w:pPr>
            <w:pStyle w:val="TOC2"/>
            <w:tabs>
              <w:tab w:val="left" w:pos="960"/>
              <w:tab w:val="right" w:pos="9017"/>
            </w:tabs>
            <w:rPr>
              <w:rFonts w:cstheme="minorBidi"/>
              <w:noProof/>
              <w:color w:val="auto"/>
            </w:rPr>
          </w:pPr>
          <w:hyperlink w:anchor="_Toc17440686" w:history="1">
            <w:r w:rsidR="0093283F" w:rsidRPr="00936DF7">
              <w:rPr>
                <w:rStyle w:val="Hyperlink"/>
                <w:noProof/>
              </w:rPr>
              <w:t>11.1</w:t>
            </w:r>
            <w:r w:rsidR="0093283F">
              <w:rPr>
                <w:rFonts w:cstheme="minorBidi"/>
                <w:noProof/>
                <w:color w:val="auto"/>
              </w:rPr>
              <w:tab/>
            </w:r>
            <w:r w:rsidR="0093283F" w:rsidRPr="00936DF7">
              <w:rPr>
                <w:rStyle w:val="Hyperlink"/>
                <w:noProof/>
              </w:rPr>
              <w:t>Metadata Inheritance</w:t>
            </w:r>
            <w:r w:rsidR="0093283F">
              <w:rPr>
                <w:noProof/>
                <w:webHidden/>
              </w:rPr>
              <w:tab/>
            </w:r>
            <w:r w:rsidR="0093283F">
              <w:rPr>
                <w:noProof/>
                <w:webHidden/>
              </w:rPr>
              <w:fldChar w:fldCharType="begin"/>
            </w:r>
            <w:r w:rsidR="0093283F">
              <w:rPr>
                <w:noProof/>
                <w:webHidden/>
              </w:rPr>
              <w:instrText xml:space="preserve"> PAGEREF _Toc17440686 \h </w:instrText>
            </w:r>
            <w:r w:rsidR="0093283F">
              <w:rPr>
                <w:noProof/>
                <w:webHidden/>
              </w:rPr>
            </w:r>
            <w:r w:rsidR="0093283F">
              <w:rPr>
                <w:noProof/>
                <w:webHidden/>
              </w:rPr>
              <w:fldChar w:fldCharType="separate"/>
            </w:r>
            <w:r w:rsidR="0093283F">
              <w:rPr>
                <w:noProof/>
                <w:webHidden/>
              </w:rPr>
              <w:t>50</w:t>
            </w:r>
            <w:r w:rsidR="0093283F">
              <w:rPr>
                <w:noProof/>
                <w:webHidden/>
              </w:rPr>
              <w:fldChar w:fldCharType="end"/>
            </w:r>
          </w:hyperlink>
        </w:p>
        <w:p w14:paraId="69495855" w14:textId="77777777" w:rsidR="0093283F" w:rsidRDefault="000D5A11">
          <w:pPr>
            <w:pStyle w:val="TOC2"/>
            <w:tabs>
              <w:tab w:val="left" w:pos="960"/>
              <w:tab w:val="right" w:pos="9017"/>
            </w:tabs>
            <w:rPr>
              <w:rFonts w:cstheme="minorBidi"/>
              <w:noProof/>
              <w:color w:val="auto"/>
            </w:rPr>
          </w:pPr>
          <w:hyperlink w:anchor="_Toc17440687" w:history="1">
            <w:r w:rsidR="0093283F" w:rsidRPr="00936DF7">
              <w:rPr>
                <w:rStyle w:val="Hyperlink"/>
                <w:noProof/>
              </w:rPr>
              <w:t>11.2</w:t>
            </w:r>
            <w:r w:rsidR="0093283F">
              <w:rPr>
                <w:rFonts w:cstheme="minorBidi"/>
                <w:noProof/>
                <w:color w:val="auto"/>
              </w:rPr>
              <w:tab/>
            </w:r>
            <w:r w:rsidR="0093283F" w:rsidRPr="00936DF7">
              <w:rPr>
                <w:rStyle w:val="Hyperlink"/>
                <w:noProof/>
              </w:rPr>
              <w:t>Metadata Setting during Generate Target Languages</w:t>
            </w:r>
            <w:r w:rsidR="0093283F">
              <w:rPr>
                <w:noProof/>
                <w:webHidden/>
              </w:rPr>
              <w:tab/>
            </w:r>
            <w:r w:rsidR="0093283F">
              <w:rPr>
                <w:noProof/>
                <w:webHidden/>
              </w:rPr>
              <w:fldChar w:fldCharType="begin"/>
            </w:r>
            <w:r w:rsidR="0093283F">
              <w:rPr>
                <w:noProof/>
                <w:webHidden/>
              </w:rPr>
              <w:instrText xml:space="preserve"> PAGEREF _Toc17440687 \h </w:instrText>
            </w:r>
            <w:r w:rsidR="0093283F">
              <w:rPr>
                <w:noProof/>
                <w:webHidden/>
              </w:rPr>
            </w:r>
            <w:r w:rsidR="0093283F">
              <w:rPr>
                <w:noProof/>
                <w:webHidden/>
              </w:rPr>
              <w:fldChar w:fldCharType="separate"/>
            </w:r>
            <w:r w:rsidR="0093283F">
              <w:rPr>
                <w:noProof/>
                <w:webHidden/>
              </w:rPr>
              <w:t>50</w:t>
            </w:r>
            <w:r w:rsidR="0093283F">
              <w:rPr>
                <w:noProof/>
                <w:webHidden/>
              </w:rPr>
              <w:fldChar w:fldCharType="end"/>
            </w:r>
          </w:hyperlink>
        </w:p>
        <w:p w14:paraId="3DCE9EAE" w14:textId="77777777" w:rsidR="0093283F" w:rsidRDefault="000D5A11">
          <w:pPr>
            <w:pStyle w:val="TOC2"/>
            <w:tabs>
              <w:tab w:val="left" w:pos="960"/>
              <w:tab w:val="right" w:pos="9017"/>
            </w:tabs>
            <w:rPr>
              <w:rFonts w:cstheme="minorBidi"/>
              <w:noProof/>
              <w:color w:val="auto"/>
            </w:rPr>
          </w:pPr>
          <w:hyperlink w:anchor="_Toc17440688" w:history="1">
            <w:r w:rsidR="0093283F" w:rsidRPr="00936DF7">
              <w:rPr>
                <w:rStyle w:val="Hyperlink"/>
                <w:noProof/>
              </w:rPr>
              <w:t>11.3</w:t>
            </w:r>
            <w:r w:rsidR="0093283F">
              <w:rPr>
                <w:rFonts w:cstheme="minorBidi"/>
                <w:noProof/>
                <w:color w:val="auto"/>
              </w:rPr>
              <w:tab/>
            </w:r>
            <w:r w:rsidR="0093283F" w:rsidRPr="00936DF7">
              <w:rPr>
                <w:rStyle w:val="Hyperlink"/>
                <w:noProof/>
              </w:rPr>
              <w:t>Translation Schema</w:t>
            </w:r>
            <w:r w:rsidR="0093283F">
              <w:rPr>
                <w:noProof/>
                <w:webHidden/>
              </w:rPr>
              <w:tab/>
            </w:r>
            <w:r w:rsidR="0093283F">
              <w:rPr>
                <w:noProof/>
                <w:webHidden/>
              </w:rPr>
              <w:fldChar w:fldCharType="begin"/>
            </w:r>
            <w:r w:rsidR="0093283F">
              <w:rPr>
                <w:noProof/>
                <w:webHidden/>
              </w:rPr>
              <w:instrText xml:space="preserve"> PAGEREF _Toc17440688 \h </w:instrText>
            </w:r>
            <w:r w:rsidR="0093283F">
              <w:rPr>
                <w:noProof/>
                <w:webHidden/>
              </w:rPr>
            </w:r>
            <w:r w:rsidR="0093283F">
              <w:rPr>
                <w:noProof/>
                <w:webHidden/>
              </w:rPr>
              <w:fldChar w:fldCharType="separate"/>
            </w:r>
            <w:r w:rsidR="0093283F">
              <w:rPr>
                <w:noProof/>
                <w:webHidden/>
              </w:rPr>
              <w:t>50</w:t>
            </w:r>
            <w:r w:rsidR="0093283F">
              <w:rPr>
                <w:noProof/>
                <w:webHidden/>
              </w:rPr>
              <w:fldChar w:fldCharType="end"/>
            </w:r>
          </w:hyperlink>
        </w:p>
        <w:p w14:paraId="3AAA3EF8" w14:textId="77777777" w:rsidR="0093283F" w:rsidRDefault="000D5A11">
          <w:pPr>
            <w:pStyle w:val="TOC2"/>
            <w:tabs>
              <w:tab w:val="left" w:pos="960"/>
              <w:tab w:val="right" w:pos="9017"/>
            </w:tabs>
            <w:rPr>
              <w:rFonts w:cstheme="minorBidi"/>
              <w:noProof/>
              <w:color w:val="auto"/>
            </w:rPr>
          </w:pPr>
          <w:hyperlink w:anchor="_Toc17440689" w:history="1">
            <w:r w:rsidR="0093283F" w:rsidRPr="00936DF7">
              <w:rPr>
                <w:rStyle w:val="Hyperlink"/>
                <w:noProof/>
              </w:rPr>
              <w:t>11.4</w:t>
            </w:r>
            <w:r w:rsidR="0093283F">
              <w:rPr>
                <w:rFonts w:cstheme="minorBidi"/>
                <w:noProof/>
                <w:color w:val="auto"/>
              </w:rPr>
              <w:tab/>
            </w:r>
            <w:r w:rsidR="0093283F" w:rsidRPr="00936DF7">
              <w:rPr>
                <w:rStyle w:val="Hyperlink"/>
                <w:noProof/>
              </w:rPr>
              <w:t>Translation Memories</w:t>
            </w:r>
            <w:r w:rsidR="0093283F">
              <w:rPr>
                <w:noProof/>
                <w:webHidden/>
              </w:rPr>
              <w:tab/>
            </w:r>
            <w:r w:rsidR="0093283F">
              <w:rPr>
                <w:noProof/>
                <w:webHidden/>
              </w:rPr>
              <w:fldChar w:fldCharType="begin"/>
            </w:r>
            <w:r w:rsidR="0093283F">
              <w:rPr>
                <w:noProof/>
                <w:webHidden/>
              </w:rPr>
              <w:instrText xml:space="preserve"> PAGEREF _Toc17440689 \h </w:instrText>
            </w:r>
            <w:r w:rsidR="0093283F">
              <w:rPr>
                <w:noProof/>
                <w:webHidden/>
              </w:rPr>
            </w:r>
            <w:r w:rsidR="0093283F">
              <w:rPr>
                <w:noProof/>
                <w:webHidden/>
              </w:rPr>
              <w:fldChar w:fldCharType="separate"/>
            </w:r>
            <w:r w:rsidR="0093283F">
              <w:rPr>
                <w:noProof/>
                <w:webHidden/>
              </w:rPr>
              <w:t>51</w:t>
            </w:r>
            <w:r w:rsidR="0093283F">
              <w:rPr>
                <w:noProof/>
                <w:webHidden/>
              </w:rPr>
              <w:fldChar w:fldCharType="end"/>
            </w:r>
          </w:hyperlink>
        </w:p>
        <w:p w14:paraId="303E8E0E"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90" w:history="1">
            <w:r w:rsidR="0093283F" w:rsidRPr="00936DF7">
              <w:rPr>
                <w:rStyle w:val="Hyperlink"/>
              </w:rPr>
              <w:t>12</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Output Formats</w:t>
            </w:r>
            <w:r w:rsidR="0093283F">
              <w:rPr>
                <w:webHidden/>
              </w:rPr>
              <w:tab/>
            </w:r>
            <w:r w:rsidR="0093283F">
              <w:rPr>
                <w:webHidden/>
              </w:rPr>
              <w:fldChar w:fldCharType="begin"/>
            </w:r>
            <w:r w:rsidR="0093283F">
              <w:rPr>
                <w:webHidden/>
              </w:rPr>
              <w:instrText xml:space="preserve"> PAGEREF _Toc17440690 \h </w:instrText>
            </w:r>
            <w:r w:rsidR="0093283F">
              <w:rPr>
                <w:webHidden/>
              </w:rPr>
            </w:r>
            <w:r w:rsidR="0093283F">
              <w:rPr>
                <w:webHidden/>
              </w:rPr>
              <w:fldChar w:fldCharType="separate"/>
            </w:r>
            <w:r w:rsidR="0093283F">
              <w:rPr>
                <w:webHidden/>
              </w:rPr>
              <w:t>52</w:t>
            </w:r>
            <w:r w:rsidR="0093283F">
              <w:rPr>
                <w:webHidden/>
              </w:rPr>
              <w:fldChar w:fldCharType="end"/>
            </w:r>
          </w:hyperlink>
        </w:p>
        <w:p w14:paraId="6ADC8061" w14:textId="77777777" w:rsidR="0093283F" w:rsidRDefault="000D5A11">
          <w:pPr>
            <w:pStyle w:val="TOC2"/>
            <w:tabs>
              <w:tab w:val="left" w:pos="960"/>
              <w:tab w:val="right" w:pos="9017"/>
            </w:tabs>
            <w:rPr>
              <w:rFonts w:cstheme="minorBidi"/>
              <w:noProof/>
              <w:color w:val="auto"/>
            </w:rPr>
          </w:pPr>
          <w:hyperlink w:anchor="_Toc17440691" w:history="1">
            <w:r w:rsidR="0093283F" w:rsidRPr="00936DF7">
              <w:rPr>
                <w:rStyle w:val="Hyperlink"/>
                <w:noProof/>
              </w:rPr>
              <w:t>12.1</w:t>
            </w:r>
            <w:r w:rsidR="0093283F">
              <w:rPr>
                <w:rFonts w:cstheme="minorBidi"/>
                <w:noProof/>
                <w:color w:val="auto"/>
              </w:rPr>
              <w:tab/>
            </w:r>
            <w:r w:rsidR="0093283F" w:rsidRPr="00936DF7">
              <w:rPr>
                <w:rStyle w:val="Hyperlink"/>
                <w:noProof/>
              </w:rPr>
              <w:t>Metadata Publish Configuration</w:t>
            </w:r>
            <w:r w:rsidR="0093283F">
              <w:rPr>
                <w:noProof/>
                <w:webHidden/>
              </w:rPr>
              <w:tab/>
            </w:r>
            <w:r w:rsidR="0093283F">
              <w:rPr>
                <w:noProof/>
                <w:webHidden/>
              </w:rPr>
              <w:fldChar w:fldCharType="begin"/>
            </w:r>
            <w:r w:rsidR="0093283F">
              <w:rPr>
                <w:noProof/>
                <w:webHidden/>
              </w:rPr>
              <w:instrText xml:space="preserve"> PAGEREF _Toc17440691 \h </w:instrText>
            </w:r>
            <w:r w:rsidR="0093283F">
              <w:rPr>
                <w:noProof/>
                <w:webHidden/>
              </w:rPr>
            </w:r>
            <w:r w:rsidR="0093283F">
              <w:rPr>
                <w:noProof/>
                <w:webHidden/>
              </w:rPr>
              <w:fldChar w:fldCharType="separate"/>
            </w:r>
            <w:r w:rsidR="0093283F">
              <w:rPr>
                <w:noProof/>
                <w:webHidden/>
              </w:rPr>
              <w:t>52</w:t>
            </w:r>
            <w:r w:rsidR="0093283F">
              <w:rPr>
                <w:noProof/>
                <w:webHidden/>
              </w:rPr>
              <w:fldChar w:fldCharType="end"/>
            </w:r>
          </w:hyperlink>
        </w:p>
        <w:p w14:paraId="28360C84" w14:textId="77777777" w:rsidR="0093283F" w:rsidRDefault="000D5A11">
          <w:pPr>
            <w:pStyle w:val="TOC3"/>
            <w:tabs>
              <w:tab w:val="left" w:pos="1440"/>
              <w:tab w:val="right" w:pos="9017"/>
            </w:tabs>
            <w:rPr>
              <w:rFonts w:cstheme="minorBidi"/>
              <w:i w:val="0"/>
              <w:noProof/>
              <w:color w:val="auto"/>
            </w:rPr>
          </w:pPr>
          <w:hyperlink w:anchor="_Toc17440692" w:history="1">
            <w:r w:rsidR="0093283F" w:rsidRPr="00936DF7">
              <w:rPr>
                <w:rStyle w:val="Hyperlink"/>
                <w:noProof/>
              </w:rPr>
              <w:t>12.1.1</w:t>
            </w:r>
            <w:r w:rsidR="0093283F">
              <w:rPr>
                <w:rFonts w:cstheme="minorBidi"/>
                <w:i w:val="0"/>
                <w:noProof/>
                <w:color w:val="auto"/>
              </w:rPr>
              <w:tab/>
            </w:r>
            <w:r w:rsidR="0093283F" w:rsidRPr="00936DF7">
              <w:rPr>
                <w:rStyle w:val="Hyperlink"/>
                <w:noProof/>
              </w:rPr>
              <w:t>XML objects</w:t>
            </w:r>
            <w:r w:rsidR="0093283F">
              <w:rPr>
                <w:noProof/>
                <w:webHidden/>
              </w:rPr>
              <w:tab/>
            </w:r>
            <w:r w:rsidR="0093283F">
              <w:rPr>
                <w:noProof/>
                <w:webHidden/>
              </w:rPr>
              <w:fldChar w:fldCharType="begin"/>
            </w:r>
            <w:r w:rsidR="0093283F">
              <w:rPr>
                <w:noProof/>
                <w:webHidden/>
              </w:rPr>
              <w:instrText xml:space="preserve"> PAGEREF _Toc17440692 \h </w:instrText>
            </w:r>
            <w:r w:rsidR="0093283F">
              <w:rPr>
                <w:noProof/>
                <w:webHidden/>
              </w:rPr>
            </w:r>
            <w:r w:rsidR="0093283F">
              <w:rPr>
                <w:noProof/>
                <w:webHidden/>
              </w:rPr>
              <w:fldChar w:fldCharType="separate"/>
            </w:r>
            <w:r w:rsidR="0093283F">
              <w:rPr>
                <w:noProof/>
                <w:webHidden/>
              </w:rPr>
              <w:t>52</w:t>
            </w:r>
            <w:r w:rsidR="0093283F">
              <w:rPr>
                <w:noProof/>
                <w:webHidden/>
              </w:rPr>
              <w:fldChar w:fldCharType="end"/>
            </w:r>
          </w:hyperlink>
        </w:p>
        <w:p w14:paraId="3C8AE06C" w14:textId="77777777" w:rsidR="0093283F" w:rsidRDefault="000D5A11">
          <w:pPr>
            <w:pStyle w:val="TOC3"/>
            <w:tabs>
              <w:tab w:val="left" w:pos="1440"/>
              <w:tab w:val="right" w:pos="9017"/>
            </w:tabs>
            <w:rPr>
              <w:rFonts w:cstheme="minorBidi"/>
              <w:i w:val="0"/>
              <w:noProof/>
              <w:color w:val="auto"/>
            </w:rPr>
          </w:pPr>
          <w:hyperlink w:anchor="_Toc17440693" w:history="1">
            <w:r w:rsidR="0093283F" w:rsidRPr="00936DF7">
              <w:rPr>
                <w:rStyle w:val="Hyperlink"/>
                <w:noProof/>
              </w:rPr>
              <w:t>12.1.2</w:t>
            </w:r>
            <w:r w:rsidR="0093283F">
              <w:rPr>
                <w:rFonts w:cstheme="minorBidi"/>
                <w:i w:val="0"/>
                <w:noProof/>
                <w:color w:val="auto"/>
              </w:rPr>
              <w:tab/>
            </w:r>
            <w:r w:rsidR="0093283F" w:rsidRPr="00936DF7">
              <w:rPr>
                <w:rStyle w:val="Hyperlink"/>
                <w:noProof/>
              </w:rPr>
              <w:t>Publication object</w:t>
            </w:r>
            <w:r w:rsidR="0093283F">
              <w:rPr>
                <w:noProof/>
                <w:webHidden/>
              </w:rPr>
              <w:tab/>
            </w:r>
            <w:r w:rsidR="0093283F">
              <w:rPr>
                <w:noProof/>
                <w:webHidden/>
              </w:rPr>
              <w:fldChar w:fldCharType="begin"/>
            </w:r>
            <w:r w:rsidR="0093283F">
              <w:rPr>
                <w:noProof/>
                <w:webHidden/>
              </w:rPr>
              <w:instrText xml:space="preserve"> PAGEREF _Toc17440693 \h </w:instrText>
            </w:r>
            <w:r w:rsidR="0093283F">
              <w:rPr>
                <w:noProof/>
                <w:webHidden/>
              </w:rPr>
            </w:r>
            <w:r w:rsidR="0093283F">
              <w:rPr>
                <w:noProof/>
                <w:webHidden/>
              </w:rPr>
              <w:fldChar w:fldCharType="separate"/>
            </w:r>
            <w:r w:rsidR="0093283F">
              <w:rPr>
                <w:noProof/>
                <w:webHidden/>
              </w:rPr>
              <w:t>53</w:t>
            </w:r>
            <w:r w:rsidR="0093283F">
              <w:rPr>
                <w:noProof/>
                <w:webHidden/>
              </w:rPr>
              <w:fldChar w:fldCharType="end"/>
            </w:r>
          </w:hyperlink>
        </w:p>
        <w:p w14:paraId="36D0591D"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694" w:history="1">
            <w:r w:rsidR="0093283F" w:rsidRPr="00936DF7">
              <w:rPr>
                <w:rStyle w:val="Hyperlink"/>
              </w:rPr>
              <w:t>13</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Editor Templates</w:t>
            </w:r>
            <w:r w:rsidR="0093283F">
              <w:rPr>
                <w:webHidden/>
              </w:rPr>
              <w:tab/>
            </w:r>
            <w:r w:rsidR="0093283F">
              <w:rPr>
                <w:webHidden/>
              </w:rPr>
              <w:fldChar w:fldCharType="begin"/>
            </w:r>
            <w:r w:rsidR="0093283F">
              <w:rPr>
                <w:webHidden/>
              </w:rPr>
              <w:instrText xml:space="preserve"> PAGEREF _Toc17440694 \h </w:instrText>
            </w:r>
            <w:r w:rsidR="0093283F">
              <w:rPr>
                <w:webHidden/>
              </w:rPr>
            </w:r>
            <w:r w:rsidR="0093283F">
              <w:rPr>
                <w:webHidden/>
              </w:rPr>
              <w:fldChar w:fldCharType="separate"/>
            </w:r>
            <w:r w:rsidR="0093283F">
              <w:rPr>
                <w:webHidden/>
              </w:rPr>
              <w:t>54</w:t>
            </w:r>
            <w:r w:rsidR="0093283F">
              <w:rPr>
                <w:webHidden/>
              </w:rPr>
              <w:fldChar w:fldCharType="end"/>
            </w:r>
          </w:hyperlink>
        </w:p>
        <w:p w14:paraId="71F78B1E" w14:textId="77777777" w:rsidR="0093283F" w:rsidRDefault="000D5A11">
          <w:pPr>
            <w:pStyle w:val="TOC2"/>
            <w:tabs>
              <w:tab w:val="left" w:pos="960"/>
              <w:tab w:val="right" w:pos="9017"/>
            </w:tabs>
            <w:rPr>
              <w:rFonts w:cstheme="minorBidi"/>
              <w:noProof/>
              <w:color w:val="auto"/>
            </w:rPr>
          </w:pPr>
          <w:hyperlink w:anchor="_Toc17440695" w:history="1">
            <w:r w:rsidR="0093283F" w:rsidRPr="00936DF7">
              <w:rPr>
                <w:rStyle w:val="Hyperlink"/>
                <w:noProof/>
              </w:rPr>
              <w:t>13.1</w:t>
            </w:r>
            <w:r w:rsidR="0093283F">
              <w:rPr>
                <w:rFonts w:cstheme="minorBidi"/>
                <w:noProof/>
                <w:color w:val="auto"/>
              </w:rPr>
              <w:tab/>
            </w:r>
            <w:r w:rsidR="0093283F" w:rsidRPr="00936DF7">
              <w:rPr>
                <w:rStyle w:val="Hyperlink"/>
                <w:noProof/>
              </w:rPr>
              <w:t>Image Templates</w:t>
            </w:r>
            <w:r w:rsidR="0093283F">
              <w:rPr>
                <w:noProof/>
                <w:webHidden/>
              </w:rPr>
              <w:tab/>
            </w:r>
            <w:r w:rsidR="0093283F">
              <w:rPr>
                <w:noProof/>
                <w:webHidden/>
              </w:rPr>
              <w:fldChar w:fldCharType="begin"/>
            </w:r>
            <w:r w:rsidR="0093283F">
              <w:rPr>
                <w:noProof/>
                <w:webHidden/>
              </w:rPr>
              <w:instrText xml:space="preserve"> PAGEREF _Toc17440695 \h </w:instrText>
            </w:r>
            <w:r w:rsidR="0093283F">
              <w:rPr>
                <w:noProof/>
                <w:webHidden/>
              </w:rPr>
            </w:r>
            <w:r w:rsidR="0093283F">
              <w:rPr>
                <w:noProof/>
                <w:webHidden/>
              </w:rPr>
              <w:fldChar w:fldCharType="separate"/>
            </w:r>
            <w:r w:rsidR="0093283F">
              <w:rPr>
                <w:noProof/>
                <w:webHidden/>
              </w:rPr>
              <w:t>54</w:t>
            </w:r>
            <w:r w:rsidR="0093283F">
              <w:rPr>
                <w:noProof/>
                <w:webHidden/>
              </w:rPr>
              <w:fldChar w:fldCharType="end"/>
            </w:r>
          </w:hyperlink>
        </w:p>
        <w:p w14:paraId="40A0F915" w14:textId="77777777" w:rsidR="0093283F" w:rsidRDefault="000D5A11">
          <w:pPr>
            <w:pStyle w:val="TOC2"/>
            <w:tabs>
              <w:tab w:val="left" w:pos="960"/>
              <w:tab w:val="right" w:pos="9017"/>
            </w:tabs>
            <w:rPr>
              <w:rFonts w:cstheme="minorBidi"/>
              <w:noProof/>
              <w:color w:val="auto"/>
            </w:rPr>
          </w:pPr>
          <w:hyperlink w:anchor="_Toc17440696" w:history="1">
            <w:r w:rsidR="0093283F" w:rsidRPr="00936DF7">
              <w:rPr>
                <w:rStyle w:val="Hyperlink"/>
                <w:noProof/>
              </w:rPr>
              <w:t>13.2</w:t>
            </w:r>
            <w:r w:rsidR="0093283F">
              <w:rPr>
                <w:rFonts w:cstheme="minorBidi"/>
                <w:noProof/>
                <w:color w:val="auto"/>
              </w:rPr>
              <w:tab/>
            </w:r>
            <w:r w:rsidR="0093283F" w:rsidRPr="00936DF7">
              <w:rPr>
                <w:rStyle w:val="Hyperlink"/>
                <w:noProof/>
              </w:rPr>
              <w:t>Topic Templates</w:t>
            </w:r>
            <w:r w:rsidR="0093283F">
              <w:rPr>
                <w:noProof/>
                <w:webHidden/>
              </w:rPr>
              <w:tab/>
            </w:r>
            <w:r w:rsidR="0093283F">
              <w:rPr>
                <w:noProof/>
                <w:webHidden/>
              </w:rPr>
              <w:fldChar w:fldCharType="begin"/>
            </w:r>
            <w:r w:rsidR="0093283F">
              <w:rPr>
                <w:noProof/>
                <w:webHidden/>
              </w:rPr>
              <w:instrText xml:space="preserve"> PAGEREF _Toc17440696 \h </w:instrText>
            </w:r>
            <w:r w:rsidR="0093283F">
              <w:rPr>
                <w:noProof/>
                <w:webHidden/>
              </w:rPr>
            </w:r>
            <w:r w:rsidR="0093283F">
              <w:rPr>
                <w:noProof/>
                <w:webHidden/>
              </w:rPr>
              <w:fldChar w:fldCharType="separate"/>
            </w:r>
            <w:r w:rsidR="0093283F">
              <w:rPr>
                <w:noProof/>
                <w:webHidden/>
              </w:rPr>
              <w:t>54</w:t>
            </w:r>
            <w:r w:rsidR="0093283F">
              <w:rPr>
                <w:noProof/>
                <w:webHidden/>
              </w:rPr>
              <w:fldChar w:fldCharType="end"/>
            </w:r>
          </w:hyperlink>
        </w:p>
        <w:p w14:paraId="7A8065C7" w14:textId="77777777" w:rsidR="0093283F" w:rsidRDefault="000D5A11">
          <w:pPr>
            <w:pStyle w:val="TOC2"/>
            <w:tabs>
              <w:tab w:val="left" w:pos="960"/>
              <w:tab w:val="right" w:pos="9017"/>
            </w:tabs>
            <w:rPr>
              <w:rFonts w:cstheme="minorBidi"/>
              <w:noProof/>
              <w:color w:val="auto"/>
            </w:rPr>
          </w:pPr>
          <w:hyperlink w:anchor="_Toc17440697" w:history="1">
            <w:r w:rsidR="0093283F" w:rsidRPr="00936DF7">
              <w:rPr>
                <w:rStyle w:val="Hyperlink"/>
                <w:noProof/>
              </w:rPr>
              <w:t>13.3</w:t>
            </w:r>
            <w:r w:rsidR="0093283F">
              <w:rPr>
                <w:rFonts w:cstheme="minorBidi"/>
                <w:noProof/>
                <w:color w:val="auto"/>
              </w:rPr>
              <w:tab/>
            </w:r>
            <w:r w:rsidR="0093283F" w:rsidRPr="00936DF7">
              <w:rPr>
                <w:rStyle w:val="Hyperlink"/>
                <w:noProof/>
              </w:rPr>
              <w:t>Map Templates</w:t>
            </w:r>
            <w:r w:rsidR="0093283F">
              <w:rPr>
                <w:noProof/>
                <w:webHidden/>
              </w:rPr>
              <w:tab/>
            </w:r>
            <w:r w:rsidR="0093283F">
              <w:rPr>
                <w:noProof/>
                <w:webHidden/>
              </w:rPr>
              <w:fldChar w:fldCharType="begin"/>
            </w:r>
            <w:r w:rsidR="0093283F">
              <w:rPr>
                <w:noProof/>
                <w:webHidden/>
              </w:rPr>
              <w:instrText xml:space="preserve"> PAGEREF _Toc17440697 \h </w:instrText>
            </w:r>
            <w:r w:rsidR="0093283F">
              <w:rPr>
                <w:noProof/>
                <w:webHidden/>
              </w:rPr>
            </w:r>
            <w:r w:rsidR="0093283F">
              <w:rPr>
                <w:noProof/>
                <w:webHidden/>
              </w:rPr>
              <w:fldChar w:fldCharType="separate"/>
            </w:r>
            <w:r w:rsidR="0093283F">
              <w:rPr>
                <w:noProof/>
                <w:webHidden/>
              </w:rPr>
              <w:t>54</w:t>
            </w:r>
            <w:r w:rsidR="0093283F">
              <w:rPr>
                <w:noProof/>
                <w:webHidden/>
              </w:rPr>
              <w:fldChar w:fldCharType="end"/>
            </w:r>
          </w:hyperlink>
        </w:p>
        <w:p w14:paraId="2ACD8A9D" w14:textId="77777777" w:rsidR="0093283F" w:rsidRDefault="000D5A11">
          <w:pPr>
            <w:pStyle w:val="TOC2"/>
            <w:tabs>
              <w:tab w:val="left" w:pos="960"/>
              <w:tab w:val="right" w:pos="9017"/>
            </w:tabs>
            <w:rPr>
              <w:rFonts w:cstheme="minorBidi"/>
              <w:noProof/>
              <w:color w:val="auto"/>
            </w:rPr>
          </w:pPr>
          <w:hyperlink w:anchor="_Toc17440698" w:history="1">
            <w:r w:rsidR="0093283F" w:rsidRPr="00936DF7">
              <w:rPr>
                <w:rStyle w:val="Hyperlink"/>
                <w:noProof/>
              </w:rPr>
              <w:t>13.4</w:t>
            </w:r>
            <w:r w:rsidR="0093283F">
              <w:rPr>
                <w:rFonts w:cstheme="minorBidi"/>
                <w:noProof/>
                <w:color w:val="auto"/>
              </w:rPr>
              <w:tab/>
            </w:r>
            <w:r w:rsidR="0093283F" w:rsidRPr="00936DF7">
              <w:rPr>
                <w:rStyle w:val="Hyperlink"/>
                <w:noProof/>
              </w:rPr>
              <w:t>Library topic Templates</w:t>
            </w:r>
            <w:r w:rsidR="0093283F">
              <w:rPr>
                <w:noProof/>
                <w:webHidden/>
              </w:rPr>
              <w:tab/>
            </w:r>
            <w:r w:rsidR="0093283F">
              <w:rPr>
                <w:noProof/>
                <w:webHidden/>
              </w:rPr>
              <w:fldChar w:fldCharType="begin"/>
            </w:r>
            <w:r w:rsidR="0093283F">
              <w:rPr>
                <w:noProof/>
                <w:webHidden/>
              </w:rPr>
              <w:instrText xml:space="preserve"> PAGEREF _Toc17440698 \h </w:instrText>
            </w:r>
            <w:r w:rsidR="0093283F">
              <w:rPr>
                <w:noProof/>
                <w:webHidden/>
              </w:rPr>
            </w:r>
            <w:r w:rsidR="0093283F">
              <w:rPr>
                <w:noProof/>
                <w:webHidden/>
              </w:rPr>
              <w:fldChar w:fldCharType="separate"/>
            </w:r>
            <w:r w:rsidR="0093283F">
              <w:rPr>
                <w:noProof/>
                <w:webHidden/>
              </w:rPr>
              <w:t>54</w:t>
            </w:r>
            <w:r w:rsidR="0093283F">
              <w:rPr>
                <w:noProof/>
                <w:webHidden/>
              </w:rPr>
              <w:fldChar w:fldCharType="end"/>
            </w:r>
          </w:hyperlink>
        </w:p>
        <w:p w14:paraId="2A4B84AD" w14:textId="77777777" w:rsidR="0093283F" w:rsidRDefault="000D5A11">
          <w:pPr>
            <w:pStyle w:val="TOC2"/>
            <w:tabs>
              <w:tab w:val="left" w:pos="960"/>
              <w:tab w:val="right" w:pos="9017"/>
            </w:tabs>
            <w:rPr>
              <w:rFonts w:cstheme="minorBidi"/>
              <w:noProof/>
              <w:color w:val="auto"/>
            </w:rPr>
          </w:pPr>
          <w:hyperlink w:anchor="_Toc17440699" w:history="1">
            <w:r w:rsidR="0093283F" w:rsidRPr="00936DF7">
              <w:rPr>
                <w:rStyle w:val="Hyperlink"/>
                <w:noProof/>
              </w:rPr>
              <w:t>13.5</w:t>
            </w:r>
            <w:r w:rsidR="0093283F">
              <w:rPr>
                <w:rFonts w:cstheme="minorBidi"/>
                <w:noProof/>
                <w:color w:val="auto"/>
              </w:rPr>
              <w:tab/>
            </w:r>
            <w:r w:rsidR="0093283F" w:rsidRPr="00936DF7">
              <w:rPr>
                <w:rStyle w:val="Hyperlink"/>
                <w:noProof/>
              </w:rPr>
              <w:t>Other (Word, PDF, …) Templates</w:t>
            </w:r>
            <w:r w:rsidR="0093283F">
              <w:rPr>
                <w:noProof/>
                <w:webHidden/>
              </w:rPr>
              <w:tab/>
            </w:r>
            <w:r w:rsidR="0093283F">
              <w:rPr>
                <w:noProof/>
                <w:webHidden/>
              </w:rPr>
              <w:fldChar w:fldCharType="begin"/>
            </w:r>
            <w:r w:rsidR="0093283F">
              <w:rPr>
                <w:noProof/>
                <w:webHidden/>
              </w:rPr>
              <w:instrText xml:space="preserve"> PAGEREF _Toc17440699 \h </w:instrText>
            </w:r>
            <w:r w:rsidR="0093283F">
              <w:rPr>
                <w:noProof/>
                <w:webHidden/>
              </w:rPr>
            </w:r>
            <w:r w:rsidR="0093283F">
              <w:rPr>
                <w:noProof/>
                <w:webHidden/>
              </w:rPr>
              <w:fldChar w:fldCharType="separate"/>
            </w:r>
            <w:r w:rsidR="0093283F">
              <w:rPr>
                <w:noProof/>
                <w:webHidden/>
              </w:rPr>
              <w:t>54</w:t>
            </w:r>
            <w:r w:rsidR="0093283F">
              <w:rPr>
                <w:noProof/>
                <w:webHidden/>
              </w:rPr>
              <w:fldChar w:fldCharType="end"/>
            </w:r>
          </w:hyperlink>
        </w:p>
        <w:p w14:paraId="2E2D99F2" w14:textId="77777777" w:rsidR="0093283F" w:rsidRDefault="000D5A11">
          <w:pPr>
            <w:pStyle w:val="TOC2"/>
            <w:tabs>
              <w:tab w:val="left" w:pos="960"/>
              <w:tab w:val="right" w:pos="9017"/>
            </w:tabs>
            <w:rPr>
              <w:rFonts w:cstheme="minorBidi"/>
              <w:noProof/>
              <w:color w:val="auto"/>
            </w:rPr>
          </w:pPr>
          <w:hyperlink w:anchor="_Toc17440700" w:history="1">
            <w:r w:rsidR="0093283F" w:rsidRPr="00936DF7">
              <w:rPr>
                <w:rStyle w:val="Hyperlink"/>
                <w:noProof/>
              </w:rPr>
              <w:t>13.6</w:t>
            </w:r>
            <w:r w:rsidR="0093283F">
              <w:rPr>
                <w:rFonts w:cstheme="minorBidi"/>
                <w:noProof/>
                <w:color w:val="auto"/>
              </w:rPr>
              <w:tab/>
            </w:r>
            <w:r w:rsidR="0093283F" w:rsidRPr="00936DF7">
              <w:rPr>
                <w:rStyle w:val="Hyperlink"/>
                <w:noProof/>
              </w:rPr>
              <w:t>Publication object Templates</w:t>
            </w:r>
            <w:r w:rsidR="0093283F">
              <w:rPr>
                <w:noProof/>
                <w:webHidden/>
              </w:rPr>
              <w:tab/>
            </w:r>
            <w:r w:rsidR="0093283F">
              <w:rPr>
                <w:noProof/>
                <w:webHidden/>
              </w:rPr>
              <w:fldChar w:fldCharType="begin"/>
            </w:r>
            <w:r w:rsidR="0093283F">
              <w:rPr>
                <w:noProof/>
                <w:webHidden/>
              </w:rPr>
              <w:instrText xml:space="preserve"> PAGEREF _Toc17440700 \h </w:instrText>
            </w:r>
            <w:r w:rsidR="0093283F">
              <w:rPr>
                <w:noProof/>
                <w:webHidden/>
              </w:rPr>
            </w:r>
            <w:r w:rsidR="0093283F">
              <w:rPr>
                <w:noProof/>
                <w:webHidden/>
              </w:rPr>
              <w:fldChar w:fldCharType="separate"/>
            </w:r>
            <w:r w:rsidR="0093283F">
              <w:rPr>
                <w:noProof/>
                <w:webHidden/>
              </w:rPr>
              <w:t>55</w:t>
            </w:r>
            <w:r w:rsidR="0093283F">
              <w:rPr>
                <w:noProof/>
                <w:webHidden/>
              </w:rPr>
              <w:fldChar w:fldCharType="end"/>
            </w:r>
          </w:hyperlink>
        </w:p>
        <w:p w14:paraId="26779C20"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701" w:history="1">
            <w:r w:rsidR="0093283F" w:rsidRPr="00936DF7">
              <w:rPr>
                <w:rStyle w:val="Hyperlink"/>
              </w:rPr>
              <w:t>14</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Linking</w:t>
            </w:r>
            <w:r w:rsidR="0093283F">
              <w:rPr>
                <w:webHidden/>
              </w:rPr>
              <w:tab/>
            </w:r>
            <w:r w:rsidR="0093283F">
              <w:rPr>
                <w:webHidden/>
              </w:rPr>
              <w:fldChar w:fldCharType="begin"/>
            </w:r>
            <w:r w:rsidR="0093283F">
              <w:rPr>
                <w:webHidden/>
              </w:rPr>
              <w:instrText xml:space="preserve"> PAGEREF _Toc17440701 \h </w:instrText>
            </w:r>
            <w:r w:rsidR="0093283F">
              <w:rPr>
                <w:webHidden/>
              </w:rPr>
            </w:r>
            <w:r w:rsidR="0093283F">
              <w:rPr>
                <w:webHidden/>
              </w:rPr>
              <w:fldChar w:fldCharType="separate"/>
            </w:r>
            <w:r w:rsidR="0093283F">
              <w:rPr>
                <w:webHidden/>
              </w:rPr>
              <w:t>56</w:t>
            </w:r>
            <w:r w:rsidR="0093283F">
              <w:rPr>
                <w:webHidden/>
              </w:rPr>
              <w:fldChar w:fldCharType="end"/>
            </w:r>
          </w:hyperlink>
        </w:p>
        <w:p w14:paraId="55AD4ED7" w14:textId="77777777" w:rsidR="0093283F" w:rsidRDefault="000D5A11">
          <w:pPr>
            <w:pStyle w:val="TOC2"/>
            <w:tabs>
              <w:tab w:val="left" w:pos="960"/>
              <w:tab w:val="right" w:pos="9017"/>
            </w:tabs>
            <w:rPr>
              <w:rFonts w:cstheme="minorBidi"/>
              <w:noProof/>
              <w:color w:val="auto"/>
            </w:rPr>
          </w:pPr>
          <w:hyperlink w:anchor="_Toc17440702" w:history="1">
            <w:r w:rsidR="0093283F" w:rsidRPr="00936DF7">
              <w:rPr>
                <w:rStyle w:val="Hyperlink"/>
                <w:noProof/>
              </w:rPr>
              <w:t>14.1</w:t>
            </w:r>
            <w:r w:rsidR="0093283F">
              <w:rPr>
                <w:rFonts w:cstheme="minorBidi"/>
                <w:noProof/>
                <w:color w:val="auto"/>
              </w:rPr>
              <w:tab/>
            </w:r>
            <w:r w:rsidR="0093283F" w:rsidRPr="00936DF7">
              <w:rPr>
                <w:rStyle w:val="Hyperlink"/>
                <w:noProof/>
              </w:rPr>
              <w:t>Cross References Elements</w:t>
            </w:r>
            <w:r w:rsidR="0093283F">
              <w:rPr>
                <w:noProof/>
                <w:webHidden/>
              </w:rPr>
              <w:tab/>
            </w:r>
            <w:r w:rsidR="0093283F">
              <w:rPr>
                <w:noProof/>
                <w:webHidden/>
              </w:rPr>
              <w:fldChar w:fldCharType="begin"/>
            </w:r>
            <w:r w:rsidR="0093283F">
              <w:rPr>
                <w:noProof/>
                <w:webHidden/>
              </w:rPr>
              <w:instrText xml:space="preserve"> PAGEREF _Toc17440702 \h </w:instrText>
            </w:r>
            <w:r w:rsidR="0093283F">
              <w:rPr>
                <w:noProof/>
                <w:webHidden/>
              </w:rPr>
            </w:r>
            <w:r w:rsidR="0093283F">
              <w:rPr>
                <w:noProof/>
                <w:webHidden/>
              </w:rPr>
              <w:fldChar w:fldCharType="separate"/>
            </w:r>
            <w:r w:rsidR="0093283F">
              <w:rPr>
                <w:noProof/>
                <w:webHidden/>
              </w:rPr>
              <w:t>56</w:t>
            </w:r>
            <w:r w:rsidR="0093283F">
              <w:rPr>
                <w:noProof/>
                <w:webHidden/>
              </w:rPr>
              <w:fldChar w:fldCharType="end"/>
            </w:r>
          </w:hyperlink>
        </w:p>
        <w:p w14:paraId="74B6786D" w14:textId="77777777" w:rsidR="0093283F" w:rsidRDefault="000D5A11">
          <w:pPr>
            <w:pStyle w:val="TOC2"/>
            <w:tabs>
              <w:tab w:val="left" w:pos="960"/>
              <w:tab w:val="right" w:pos="9017"/>
            </w:tabs>
            <w:rPr>
              <w:rFonts w:cstheme="minorBidi"/>
              <w:noProof/>
              <w:color w:val="auto"/>
            </w:rPr>
          </w:pPr>
          <w:hyperlink w:anchor="_Toc17440703" w:history="1">
            <w:r w:rsidR="0093283F" w:rsidRPr="00936DF7">
              <w:rPr>
                <w:rStyle w:val="Hyperlink"/>
                <w:noProof/>
              </w:rPr>
              <w:t>14.2</w:t>
            </w:r>
            <w:r w:rsidR="0093283F">
              <w:rPr>
                <w:rFonts w:cstheme="minorBidi"/>
                <w:noProof/>
                <w:color w:val="auto"/>
              </w:rPr>
              <w:tab/>
            </w:r>
            <w:r w:rsidR="0093283F" w:rsidRPr="00936DF7">
              <w:rPr>
                <w:rStyle w:val="Hyperlink"/>
                <w:noProof/>
              </w:rPr>
              <w:t>Conref Elements</w:t>
            </w:r>
            <w:r w:rsidR="0093283F">
              <w:rPr>
                <w:noProof/>
                <w:webHidden/>
              </w:rPr>
              <w:tab/>
            </w:r>
            <w:r w:rsidR="0093283F">
              <w:rPr>
                <w:noProof/>
                <w:webHidden/>
              </w:rPr>
              <w:fldChar w:fldCharType="begin"/>
            </w:r>
            <w:r w:rsidR="0093283F">
              <w:rPr>
                <w:noProof/>
                <w:webHidden/>
              </w:rPr>
              <w:instrText xml:space="preserve"> PAGEREF _Toc17440703 \h </w:instrText>
            </w:r>
            <w:r w:rsidR="0093283F">
              <w:rPr>
                <w:noProof/>
                <w:webHidden/>
              </w:rPr>
            </w:r>
            <w:r w:rsidR="0093283F">
              <w:rPr>
                <w:noProof/>
                <w:webHidden/>
              </w:rPr>
              <w:fldChar w:fldCharType="separate"/>
            </w:r>
            <w:r w:rsidR="0093283F">
              <w:rPr>
                <w:noProof/>
                <w:webHidden/>
              </w:rPr>
              <w:t>56</w:t>
            </w:r>
            <w:r w:rsidR="0093283F">
              <w:rPr>
                <w:noProof/>
                <w:webHidden/>
              </w:rPr>
              <w:fldChar w:fldCharType="end"/>
            </w:r>
          </w:hyperlink>
        </w:p>
        <w:p w14:paraId="1736E423" w14:textId="77777777" w:rsidR="0093283F" w:rsidRDefault="000D5A11">
          <w:pPr>
            <w:pStyle w:val="TOC2"/>
            <w:tabs>
              <w:tab w:val="left" w:pos="960"/>
              <w:tab w:val="right" w:pos="9017"/>
            </w:tabs>
            <w:rPr>
              <w:rFonts w:cstheme="minorBidi"/>
              <w:noProof/>
              <w:color w:val="auto"/>
            </w:rPr>
          </w:pPr>
          <w:hyperlink w:anchor="_Toc17440704" w:history="1">
            <w:r w:rsidR="0093283F" w:rsidRPr="00936DF7">
              <w:rPr>
                <w:rStyle w:val="Hyperlink"/>
                <w:noProof/>
              </w:rPr>
              <w:t>14.3</w:t>
            </w:r>
            <w:r w:rsidR="0093283F">
              <w:rPr>
                <w:rFonts w:cstheme="minorBidi"/>
                <w:noProof/>
                <w:color w:val="auto"/>
              </w:rPr>
              <w:tab/>
            </w:r>
            <w:r w:rsidR="0093283F" w:rsidRPr="00936DF7">
              <w:rPr>
                <w:rStyle w:val="Hyperlink"/>
                <w:noProof/>
              </w:rPr>
              <w:t>Variable Elements</w:t>
            </w:r>
            <w:r w:rsidR="0093283F">
              <w:rPr>
                <w:noProof/>
                <w:webHidden/>
              </w:rPr>
              <w:tab/>
            </w:r>
            <w:r w:rsidR="0093283F">
              <w:rPr>
                <w:noProof/>
                <w:webHidden/>
              </w:rPr>
              <w:fldChar w:fldCharType="begin"/>
            </w:r>
            <w:r w:rsidR="0093283F">
              <w:rPr>
                <w:noProof/>
                <w:webHidden/>
              </w:rPr>
              <w:instrText xml:space="preserve"> PAGEREF _Toc17440704 \h </w:instrText>
            </w:r>
            <w:r w:rsidR="0093283F">
              <w:rPr>
                <w:noProof/>
                <w:webHidden/>
              </w:rPr>
            </w:r>
            <w:r w:rsidR="0093283F">
              <w:rPr>
                <w:noProof/>
                <w:webHidden/>
              </w:rPr>
              <w:fldChar w:fldCharType="separate"/>
            </w:r>
            <w:r w:rsidR="0093283F">
              <w:rPr>
                <w:noProof/>
                <w:webHidden/>
              </w:rPr>
              <w:t>57</w:t>
            </w:r>
            <w:r w:rsidR="0093283F">
              <w:rPr>
                <w:noProof/>
                <w:webHidden/>
              </w:rPr>
              <w:fldChar w:fldCharType="end"/>
            </w:r>
          </w:hyperlink>
        </w:p>
        <w:p w14:paraId="2FDAD3FB"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705" w:history="1">
            <w:r w:rsidR="0093283F" w:rsidRPr="00936DF7">
              <w:rPr>
                <w:rStyle w:val="Hyperlink"/>
              </w:rPr>
              <w:t>15</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Plug-in Configuration</w:t>
            </w:r>
            <w:r w:rsidR="0093283F">
              <w:rPr>
                <w:webHidden/>
              </w:rPr>
              <w:tab/>
            </w:r>
            <w:r w:rsidR="0093283F">
              <w:rPr>
                <w:webHidden/>
              </w:rPr>
              <w:fldChar w:fldCharType="begin"/>
            </w:r>
            <w:r w:rsidR="0093283F">
              <w:rPr>
                <w:webHidden/>
              </w:rPr>
              <w:instrText xml:space="preserve"> PAGEREF _Toc17440705 \h </w:instrText>
            </w:r>
            <w:r w:rsidR="0093283F">
              <w:rPr>
                <w:webHidden/>
              </w:rPr>
            </w:r>
            <w:r w:rsidR="0093283F">
              <w:rPr>
                <w:webHidden/>
              </w:rPr>
              <w:fldChar w:fldCharType="separate"/>
            </w:r>
            <w:r w:rsidR="0093283F">
              <w:rPr>
                <w:webHidden/>
              </w:rPr>
              <w:t>58</w:t>
            </w:r>
            <w:r w:rsidR="0093283F">
              <w:rPr>
                <w:webHidden/>
              </w:rPr>
              <w:fldChar w:fldCharType="end"/>
            </w:r>
          </w:hyperlink>
        </w:p>
        <w:p w14:paraId="7902FFAC" w14:textId="77777777" w:rsidR="0093283F" w:rsidRDefault="000D5A11">
          <w:pPr>
            <w:pStyle w:val="TOC2"/>
            <w:tabs>
              <w:tab w:val="left" w:pos="960"/>
              <w:tab w:val="right" w:pos="9017"/>
            </w:tabs>
            <w:rPr>
              <w:rFonts w:cstheme="minorBidi"/>
              <w:noProof/>
              <w:color w:val="auto"/>
            </w:rPr>
          </w:pPr>
          <w:hyperlink w:anchor="_Toc17440706" w:history="1">
            <w:r w:rsidR="0093283F" w:rsidRPr="00936DF7">
              <w:rPr>
                <w:rStyle w:val="Hyperlink"/>
                <w:noProof/>
              </w:rPr>
              <w:t>15.1</w:t>
            </w:r>
            <w:r w:rsidR="0093283F">
              <w:rPr>
                <w:rFonts w:cstheme="minorBidi"/>
                <w:noProof/>
                <w:color w:val="auto"/>
              </w:rPr>
              <w:tab/>
            </w:r>
            <w:r w:rsidR="0093283F" w:rsidRPr="00936DF7">
              <w:rPr>
                <w:rStyle w:val="Hyperlink"/>
                <w:noProof/>
              </w:rPr>
              <w:t>Extract Metadata from the bookmap</w:t>
            </w:r>
            <w:r w:rsidR="0093283F">
              <w:rPr>
                <w:noProof/>
                <w:webHidden/>
              </w:rPr>
              <w:tab/>
            </w:r>
            <w:r w:rsidR="0093283F">
              <w:rPr>
                <w:noProof/>
                <w:webHidden/>
              </w:rPr>
              <w:fldChar w:fldCharType="begin"/>
            </w:r>
            <w:r w:rsidR="0093283F">
              <w:rPr>
                <w:noProof/>
                <w:webHidden/>
              </w:rPr>
              <w:instrText xml:space="preserve"> PAGEREF _Toc17440706 \h </w:instrText>
            </w:r>
            <w:r w:rsidR="0093283F">
              <w:rPr>
                <w:noProof/>
                <w:webHidden/>
              </w:rPr>
            </w:r>
            <w:r w:rsidR="0093283F">
              <w:rPr>
                <w:noProof/>
                <w:webHidden/>
              </w:rPr>
              <w:fldChar w:fldCharType="separate"/>
            </w:r>
            <w:r w:rsidR="0093283F">
              <w:rPr>
                <w:noProof/>
                <w:webHidden/>
              </w:rPr>
              <w:t>58</w:t>
            </w:r>
            <w:r w:rsidR="0093283F">
              <w:rPr>
                <w:noProof/>
                <w:webHidden/>
              </w:rPr>
              <w:fldChar w:fldCharType="end"/>
            </w:r>
          </w:hyperlink>
        </w:p>
        <w:p w14:paraId="0317723C" w14:textId="77777777" w:rsidR="0093283F" w:rsidRDefault="000D5A11">
          <w:pPr>
            <w:pStyle w:val="TOC2"/>
            <w:tabs>
              <w:tab w:val="left" w:pos="960"/>
              <w:tab w:val="right" w:pos="9017"/>
            </w:tabs>
            <w:rPr>
              <w:rFonts w:cstheme="minorBidi"/>
              <w:noProof/>
              <w:color w:val="auto"/>
            </w:rPr>
          </w:pPr>
          <w:hyperlink w:anchor="_Toc17440707" w:history="1">
            <w:r w:rsidR="0093283F" w:rsidRPr="00936DF7">
              <w:rPr>
                <w:rStyle w:val="Hyperlink"/>
                <w:noProof/>
              </w:rPr>
              <w:t>15.2</w:t>
            </w:r>
            <w:r w:rsidR="0093283F">
              <w:rPr>
                <w:rFonts w:cstheme="minorBidi"/>
                <w:noProof/>
                <w:color w:val="auto"/>
              </w:rPr>
              <w:tab/>
            </w:r>
            <w:r w:rsidR="0093283F" w:rsidRPr="00936DF7">
              <w:rPr>
                <w:rStyle w:val="Hyperlink"/>
                <w:noProof/>
              </w:rPr>
              <w:t>TI Publish Trucking Plugin</w:t>
            </w:r>
            <w:r w:rsidR="0093283F">
              <w:rPr>
                <w:noProof/>
                <w:webHidden/>
              </w:rPr>
              <w:tab/>
            </w:r>
            <w:r w:rsidR="0093283F">
              <w:rPr>
                <w:noProof/>
                <w:webHidden/>
              </w:rPr>
              <w:fldChar w:fldCharType="begin"/>
            </w:r>
            <w:r w:rsidR="0093283F">
              <w:rPr>
                <w:noProof/>
                <w:webHidden/>
              </w:rPr>
              <w:instrText xml:space="preserve"> PAGEREF _Toc17440707 \h </w:instrText>
            </w:r>
            <w:r w:rsidR="0093283F">
              <w:rPr>
                <w:noProof/>
                <w:webHidden/>
              </w:rPr>
            </w:r>
            <w:r w:rsidR="0093283F">
              <w:rPr>
                <w:noProof/>
                <w:webHidden/>
              </w:rPr>
              <w:fldChar w:fldCharType="separate"/>
            </w:r>
            <w:r w:rsidR="0093283F">
              <w:rPr>
                <w:noProof/>
                <w:webHidden/>
              </w:rPr>
              <w:t>58</w:t>
            </w:r>
            <w:r w:rsidR="0093283F">
              <w:rPr>
                <w:noProof/>
                <w:webHidden/>
              </w:rPr>
              <w:fldChar w:fldCharType="end"/>
            </w:r>
          </w:hyperlink>
        </w:p>
        <w:p w14:paraId="358607F1"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708" w:history="1">
            <w:r w:rsidR="0093283F" w:rsidRPr="00936DF7">
              <w:rPr>
                <w:rStyle w:val="Hyperlink"/>
              </w:rPr>
              <w:t>16</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Additional Configuration</w:t>
            </w:r>
            <w:r w:rsidR="0093283F">
              <w:rPr>
                <w:webHidden/>
              </w:rPr>
              <w:tab/>
            </w:r>
            <w:r w:rsidR="0093283F">
              <w:rPr>
                <w:webHidden/>
              </w:rPr>
              <w:fldChar w:fldCharType="begin"/>
            </w:r>
            <w:r w:rsidR="0093283F">
              <w:rPr>
                <w:webHidden/>
              </w:rPr>
              <w:instrText xml:space="preserve"> PAGEREF _Toc17440708 \h </w:instrText>
            </w:r>
            <w:r w:rsidR="0093283F">
              <w:rPr>
                <w:webHidden/>
              </w:rPr>
            </w:r>
            <w:r w:rsidR="0093283F">
              <w:rPr>
                <w:webHidden/>
              </w:rPr>
              <w:fldChar w:fldCharType="separate"/>
            </w:r>
            <w:r w:rsidR="0093283F">
              <w:rPr>
                <w:webHidden/>
              </w:rPr>
              <w:t>60</w:t>
            </w:r>
            <w:r w:rsidR="0093283F">
              <w:rPr>
                <w:webHidden/>
              </w:rPr>
              <w:fldChar w:fldCharType="end"/>
            </w:r>
          </w:hyperlink>
        </w:p>
        <w:p w14:paraId="71EB7F78"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709" w:history="1">
            <w:r w:rsidR="0093283F" w:rsidRPr="00936DF7">
              <w:rPr>
                <w:rStyle w:val="Hyperlink"/>
              </w:rPr>
              <w:t>17</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Appendix A: Translation Organizer</w:t>
            </w:r>
            <w:r w:rsidR="0093283F">
              <w:rPr>
                <w:webHidden/>
              </w:rPr>
              <w:tab/>
            </w:r>
            <w:r w:rsidR="0093283F">
              <w:rPr>
                <w:webHidden/>
              </w:rPr>
              <w:fldChar w:fldCharType="begin"/>
            </w:r>
            <w:r w:rsidR="0093283F">
              <w:rPr>
                <w:webHidden/>
              </w:rPr>
              <w:instrText xml:space="preserve"> PAGEREF _Toc17440709 \h </w:instrText>
            </w:r>
            <w:r w:rsidR="0093283F">
              <w:rPr>
                <w:webHidden/>
              </w:rPr>
            </w:r>
            <w:r w:rsidR="0093283F">
              <w:rPr>
                <w:webHidden/>
              </w:rPr>
              <w:fldChar w:fldCharType="separate"/>
            </w:r>
            <w:r w:rsidR="0093283F">
              <w:rPr>
                <w:webHidden/>
              </w:rPr>
              <w:t>61</w:t>
            </w:r>
            <w:r w:rsidR="0093283F">
              <w:rPr>
                <w:webHidden/>
              </w:rPr>
              <w:fldChar w:fldCharType="end"/>
            </w:r>
          </w:hyperlink>
        </w:p>
        <w:p w14:paraId="7286040B" w14:textId="77777777" w:rsidR="0093283F" w:rsidRDefault="000D5A11">
          <w:pPr>
            <w:pStyle w:val="TOC2"/>
            <w:tabs>
              <w:tab w:val="left" w:pos="960"/>
              <w:tab w:val="right" w:pos="9017"/>
            </w:tabs>
            <w:rPr>
              <w:rFonts w:cstheme="minorBidi"/>
              <w:noProof/>
              <w:color w:val="auto"/>
            </w:rPr>
          </w:pPr>
          <w:hyperlink w:anchor="_Toc17440710" w:history="1">
            <w:r w:rsidR="0093283F" w:rsidRPr="00936DF7">
              <w:rPr>
                <w:rStyle w:val="Hyperlink"/>
                <w:noProof/>
              </w:rPr>
              <w:t>17.1</w:t>
            </w:r>
            <w:r w:rsidR="0093283F">
              <w:rPr>
                <w:rFonts w:cstheme="minorBidi"/>
                <w:noProof/>
                <w:color w:val="auto"/>
              </w:rPr>
              <w:tab/>
            </w:r>
            <w:r w:rsidR="0093283F" w:rsidRPr="00936DF7">
              <w:rPr>
                <w:rStyle w:val="Hyperlink"/>
                <w:noProof/>
              </w:rPr>
              <w:t>General configuration aspects</w:t>
            </w:r>
            <w:r w:rsidR="0093283F">
              <w:rPr>
                <w:noProof/>
                <w:webHidden/>
              </w:rPr>
              <w:tab/>
            </w:r>
            <w:r w:rsidR="0093283F">
              <w:rPr>
                <w:noProof/>
                <w:webHidden/>
              </w:rPr>
              <w:fldChar w:fldCharType="begin"/>
            </w:r>
            <w:r w:rsidR="0093283F">
              <w:rPr>
                <w:noProof/>
                <w:webHidden/>
              </w:rPr>
              <w:instrText xml:space="preserve"> PAGEREF _Toc17440710 \h </w:instrText>
            </w:r>
            <w:r w:rsidR="0093283F">
              <w:rPr>
                <w:noProof/>
                <w:webHidden/>
              </w:rPr>
            </w:r>
            <w:r w:rsidR="0093283F">
              <w:rPr>
                <w:noProof/>
                <w:webHidden/>
              </w:rPr>
              <w:fldChar w:fldCharType="separate"/>
            </w:r>
            <w:r w:rsidR="0093283F">
              <w:rPr>
                <w:noProof/>
                <w:webHidden/>
              </w:rPr>
              <w:t>61</w:t>
            </w:r>
            <w:r w:rsidR="0093283F">
              <w:rPr>
                <w:noProof/>
                <w:webHidden/>
              </w:rPr>
              <w:fldChar w:fldCharType="end"/>
            </w:r>
          </w:hyperlink>
        </w:p>
        <w:p w14:paraId="1A56181A" w14:textId="77777777" w:rsidR="0093283F" w:rsidRDefault="000D5A11">
          <w:pPr>
            <w:pStyle w:val="TOC3"/>
            <w:tabs>
              <w:tab w:val="left" w:pos="1440"/>
              <w:tab w:val="right" w:pos="9017"/>
            </w:tabs>
            <w:rPr>
              <w:rFonts w:cstheme="minorBidi"/>
              <w:i w:val="0"/>
              <w:noProof/>
              <w:color w:val="auto"/>
            </w:rPr>
          </w:pPr>
          <w:hyperlink w:anchor="_Toc17440711" w:history="1">
            <w:r w:rsidR="0093283F" w:rsidRPr="00936DF7">
              <w:rPr>
                <w:rStyle w:val="Hyperlink"/>
                <w:noProof/>
              </w:rPr>
              <w:t>17.1.1</w:t>
            </w:r>
            <w:r w:rsidR="0093283F">
              <w:rPr>
                <w:rFonts w:cstheme="minorBidi"/>
                <w:i w:val="0"/>
                <w:noProof/>
                <w:color w:val="auto"/>
              </w:rPr>
              <w:tab/>
            </w:r>
            <w:r w:rsidR="0093283F" w:rsidRPr="00936DF7">
              <w:rPr>
                <w:rStyle w:val="Hyperlink"/>
                <w:noProof/>
              </w:rPr>
              <w:t>Metadata Setting during Generate Target Languages</w:t>
            </w:r>
            <w:r w:rsidR="0093283F">
              <w:rPr>
                <w:noProof/>
                <w:webHidden/>
              </w:rPr>
              <w:tab/>
            </w:r>
            <w:r w:rsidR="0093283F">
              <w:rPr>
                <w:noProof/>
                <w:webHidden/>
              </w:rPr>
              <w:fldChar w:fldCharType="begin"/>
            </w:r>
            <w:r w:rsidR="0093283F">
              <w:rPr>
                <w:noProof/>
                <w:webHidden/>
              </w:rPr>
              <w:instrText xml:space="preserve"> PAGEREF _Toc17440711 \h </w:instrText>
            </w:r>
            <w:r w:rsidR="0093283F">
              <w:rPr>
                <w:noProof/>
                <w:webHidden/>
              </w:rPr>
            </w:r>
            <w:r w:rsidR="0093283F">
              <w:rPr>
                <w:noProof/>
                <w:webHidden/>
              </w:rPr>
              <w:fldChar w:fldCharType="separate"/>
            </w:r>
            <w:r w:rsidR="0093283F">
              <w:rPr>
                <w:noProof/>
                <w:webHidden/>
              </w:rPr>
              <w:t>61</w:t>
            </w:r>
            <w:r w:rsidR="0093283F">
              <w:rPr>
                <w:noProof/>
                <w:webHidden/>
              </w:rPr>
              <w:fldChar w:fldCharType="end"/>
            </w:r>
          </w:hyperlink>
        </w:p>
        <w:p w14:paraId="73E76BE4" w14:textId="77777777" w:rsidR="0093283F" w:rsidRDefault="000D5A11">
          <w:pPr>
            <w:pStyle w:val="TOC3"/>
            <w:tabs>
              <w:tab w:val="left" w:pos="1440"/>
              <w:tab w:val="right" w:pos="9017"/>
            </w:tabs>
            <w:rPr>
              <w:rFonts w:cstheme="minorBidi"/>
              <w:i w:val="0"/>
              <w:noProof/>
              <w:color w:val="auto"/>
            </w:rPr>
          </w:pPr>
          <w:hyperlink w:anchor="_Toc17440712" w:history="1">
            <w:r w:rsidR="0093283F" w:rsidRPr="00936DF7">
              <w:rPr>
                <w:rStyle w:val="Hyperlink"/>
                <w:noProof/>
              </w:rPr>
              <w:t>17.1.2</w:t>
            </w:r>
            <w:r w:rsidR="0093283F">
              <w:rPr>
                <w:rFonts w:cstheme="minorBidi"/>
                <w:i w:val="0"/>
                <w:noProof/>
                <w:color w:val="auto"/>
              </w:rPr>
              <w:tab/>
            </w:r>
            <w:r w:rsidR="0093283F" w:rsidRPr="00936DF7">
              <w:rPr>
                <w:rStyle w:val="Hyperlink"/>
                <w:noProof/>
              </w:rPr>
              <w:t>Other changes to the translation job interface</w:t>
            </w:r>
            <w:r w:rsidR="0093283F">
              <w:rPr>
                <w:noProof/>
                <w:webHidden/>
              </w:rPr>
              <w:tab/>
            </w:r>
            <w:r w:rsidR="0093283F">
              <w:rPr>
                <w:noProof/>
                <w:webHidden/>
              </w:rPr>
              <w:fldChar w:fldCharType="begin"/>
            </w:r>
            <w:r w:rsidR="0093283F">
              <w:rPr>
                <w:noProof/>
                <w:webHidden/>
              </w:rPr>
              <w:instrText xml:space="preserve"> PAGEREF _Toc17440712 \h </w:instrText>
            </w:r>
            <w:r w:rsidR="0093283F">
              <w:rPr>
                <w:noProof/>
                <w:webHidden/>
              </w:rPr>
            </w:r>
            <w:r w:rsidR="0093283F">
              <w:rPr>
                <w:noProof/>
                <w:webHidden/>
              </w:rPr>
              <w:fldChar w:fldCharType="separate"/>
            </w:r>
            <w:r w:rsidR="0093283F">
              <w:rPr>
                <w:noProof/>
                <w:webHidden/>
              </w:rPr>
              <w:t>61</w:t>
            </w:r>
            <w:r w:rsidR="0093283F">
              <w:rPr>
                <w:noProof/>
                <w:webHidden/>
              </w:rPr>
              <w:fldChar w:fldCharType="end"/>
            </w:r>
          </w:hyperlink>
        </w:p>
        <w:p w14:paraId="102310DA" w14:textId="77777777" w:rsidR="0093283F" w:rsidRDefault="000D5A11">
          <w:pPr>
            <w:pStyle w:val="TOC2"/>
            <w:tabs>
              <w:tab w:val="left" w:pos="960"/>
              <w:tab w:val="right" w:pos="9017"/>
            </w:tabs>
            <w:rPr>
              <w:rFonts w:cstheme="minorBidi"/>
              <w:noProof/>
              <w:color w:val="auto"/>
            </w:rPr>
          </w:pPr>
          <w:hyperlink w:anchor="_Toc17440713" w:history="1">
            <w:r w:rsidR="0093283F" w:rsidRPr="00936DF7">
              <w:rPr>
                <w:rStyle w:val="Hyperlink"/>
                <w:noProof/>
              </w:rPr>
              <w:t>17.2</w:t>
            </w:r>
            <w:r w:rsidR="0093283F">
              <w:rPr>
                <w:rFonts w:cstheme="minorBidi"/>
                <w:noProof/>
                <w:color w:val="auto"/>
              </w:rPr>
              <w:tab/>
            </w:r>
            <w:r w:rsidR="0093283F" w:rsidRPr="00936DF7">
              <w:rPr>
                <w:rStyle w:val="Hyperlink"/>
                <w:noProof/>
              </w:rPr>
              <w:t>Filesystem specific – if applicable</w:t>
            </w:r>
            <w:r w:rsidR="0093283F">
              <w:rPr>
                <w:noProof/>
                <w:webHidden/>
              </w:rPr>
              <w:tab/>
            </w:r>
            <w:r w:rsidR="0093283F">
              <w:rPr>
                <w:noProof/>
                <w:webHidden/>
              </w:rPr>
              <w:fldChar w:fldCharType="begin"/>
            </w:r>
            <w:r w:rsidR="0093283F">
              <w:rPr>
                <w:noProof/>
                <w:webHidden/>
              </w:rPr>
              <w:instrText xml:space="preserve"> PAGEREF _Toc17440713 \h </w:instrText>
            </w:r>
            <w:r w:rsidR="0093283F">
              <w:rPr>
                <w:noProof/>
                <w:webHidden/>
              </w:rPr>
            </w:r>
            <w:r w:rsidR="0093283F">
              <w:rPr>
                <w:noProof/>
                <w:webHidden/>
              </w:rPr>
              <w:fldChar w:fldCharType="separate"/>
            </w:r>
            <w:r w:rsidR="0093283F">
              <w:rPr>
                <w:noProof/>
                <w:webHidden/>
              </w:rPr>
              <w:t>61</w:t>
            </w:r>
            <w:r w:rsidR="0093283F">
              <w:rPr>
                <w:noProof/>
                <w:webHidden/>
              </w:rPr>
              <w:fldChar w:fldCharType="end"/>
            </w:r>
          </w:hyperlink>
        </w:p>
        <w:p w14:paraId="2C4A3AF6" w14:textId="77777777" w:rsidR="0093283F" w:rsidRDefault="000D5A11">
          <w:pPr>
            <w:pStyle w:val="TOC3"/>
            <w:tabs>
              <w:tab w:val="left" w:pos="1440"/>
              <w:tab w:val="right" w:pos="9017"/>
            </w:tabs>
            <w:rPr>
              <w:rFonts w:cstheme="minorBidi"/>
              <w:i w:val="0"/>
              <w:noProof/>
              <w:color w:val="auto"/>
            </w:rPr>
          </w:pPr>
          <w:hyperlink w:anchor="_Toc17440714" w:history="1">
            <w:r w:rsidR="0093283F" w:rsidRPr="00936DF7">
              <w:rPr>
                <w:rStyle w:val="Hyperlink"/>
                <w:noProof/>
              </w:rPr>
              <w:t>17.2.1</w:t>
            </w:r>
            <w:r w:rsidR="0093283F">
              <w:rPr>
                <w:rFonts w:cstheme="minorBidi"/>
                <w:i w:val="0"/>
                <w:noProof/>
                <w:color w:val="auto"/>
              </w:rPr>
              <w:tab/>
            </w:r>
            <w:r w:rsidR="0093283F" w:rsidRPr="00936DF7">
              <w:rPr>
                <w:rStyle w:val="Hyperlink"/>
                <w:noProof/>
              </w:rPr>
              <w:t>General settings</w:t>
            </w:r>
            <w:r w:rsidR="0093283F">
              <w:rPr>
                <w:noProof/>
                <w:webHidden/>
              </w:rPr>
              <w:tab/>
            </w:r>
            <w:r w:rsidR="0093283F">
              <w:rPr>
                <w:noProof/>
                <w:webHidden/>
              </w:rPr>
              <w:fldChar w:fldCharType="begin"/>
            </w:r>
            <w:r w:rsidR="0093283F">
              <w:rPr>
                <w:noProof/>
                <w:webHidden/>
              </w:rPr>
              <w:instrText xml:space="preserve"> PAGEREF _Toc17440714 \h </w:instrText>
            </w:r>
            <w:r w:rsidR="0093283F">
              <w:rPr>
                <w:noProof/>
                <w:webHidden/>
              </w:rPr>
            </w:r>
            <w:r w:rsidR="0093283F">
              <w:rPr>
                <w:noProof/>
                <w:webHidden/>
              </w:rPr>
              <w:fldChar w:fldCharType="separate"/>
            </w:r>
            <w:r w:rsidR="0093283F">
              <w:rPr>
                <w:noProof/>
                <w:webHidden/>
              </w:rPr>
              <w:t>61</w:t>
            </w:r>
            <w:r w:rsidR="0093283F">
              <w:rPr>
                <w:noProof/>
                <w:webHidden/>
              </w:rPr>
              <w:fldChar w:fldCharType="end"/>
            </w:r>
          </w:hyperlink>
        </w:p>
        <w:p w14:paraId="36C4B8F3" w14:textId="77777777" w:rsidR="0093283F" w:rsidRDefault="000D5A11">
          <w:pPr>
            <w:pStyle w:val="TOC3"/>
            <w:tabs>
              <w:tab w:val="left" w:pos="1440"/>
              <w:tab w:val="right" w:pos="9017"/>
            </w:tabs>
            <w:rPr>
              <w:rFonts w:cstheme="minorBidi"/>
              <w:i w:val="0"/>
              <w:noProof/>
              <w:color w:val="auto"/>
            </w:rPr>
          </w:pPr>
          <w:hyperlink w:anchor="_Toc17440715" w:history="1">
            <w:r w:rsidR="0093283F" w:rsidRPr="00936DF7">
              <w:rPr>
                <w:rStyle w:val="Hyperlink"/>
                <w:noProof/>
              </w:rPr>
              <w:t>17.2.2</w:t>
            </w:r>
            <w:r w:rsidR="0093283F">
              <w:rPr>
                <w:rFonts w:cstheme="minorBidi"/>
                <w:i w:val="0"/>
                <w:noProof/>
                <w:color w:val="auto"/>
              </w:rPr>
              <w:tab/>
            </w:r>
            <w:r w:rsidR="0093283F" w:rsidRPr="00936DF7">
              <w:rPr>
                <w:rStyle w:val="Hyperlink"/>
                <w:noProof/>
              </w:rPr>
              <w:t>Retrieve additional metadata</w:t>
            </w:r>
            <w:r w:rsidR="0093283F">
              <w:rPr>
                <w:noProof/>
                <w:webHidden/>
              </w:rPr>
              <w:tab/>
            </w:r>
            <w:r w:rsidR="0093283F">
              <w:rPr>
                <w:noProof/>
                <w:webHidden/>
              </w:rPr>
              <w:fldChar w:fldCharType="begin"/>
            </w:r>
            <w:r w:rsidR="0093283F">
              <w:rPr>
                <w:noProof/>
                <w:webHidden/>
              </w:rPr>
              <w:instrText xml:space="preserve"> PAGEREF _Toc17440715 \h </w:instrText>
            </w:r>
            <w:r w:rsidR="0093283F">
              <w:rPr>
                <w:noProof/>
                <w:webHidden/>
              </w:rPr>
            </w:r>
            <w:r w:rsidR="0093283F">
              <w:rPr>
                <w:noProof/>
                <w:webHidden/>
              </w:rPr>
              <w:fldChar w:fldCharType="separate"/>
            </w:r>
            <w:r w:rsidR="0093283F">
              <w:rPr>
                <w:noProof/>
                <w:webHidden/>
              </w:rPr>
              <w:t>62</w:t>
            </w:r>
            <w:r w:rsidR="0093283F">
              <w:rPr>
                <w:noProof/>
                <w:webHidden/>
              </w:rPr>
              <w:fldChar w:fldCharType="end"/>
            </w:r>
          </w:hyperlink>
        </w:p>
        <w:p w14:paraId="33F803FE" w14:textId="77777777" w:rsidR="0093283F" w:rsidRDefault="000D5A11">
          <w:pPr>
            <w:pStyle w:val="TOC2"/>
            <w:tabs>
              <w:tab w:val="left" w:pos="960"/>
              <w:tab w:val="right" w:pos="9017"/>
            </w:tabs>
            <w:rPr>
              <w:rFonts w:cstheme="minorBidi"/>
              <w:noProof/>
              <w:color w:val="auto"/>
            </w:rPr>
          </w:pPr>
          <w:hyperlink w:anchor="_Toc17440716" w:history="1">
            <w:r w:rsidR="0093283F" w:rsidRPr="00936DF7">
              <w:rPr>
                <w:rStyle w:val="Hyperlink"/>
                <w:noProof/>
              </w:rPr>
              <w:t>17.3</w:t>
            </w:r>
            <w:r w:rsidR="0093283F">
              <w:rPr>
                <w:rFonts w:cstheme="minorBidi"/>
                <w:noProof/>
                <w:color w:val="auto"/>
              </w:rPr>
              <w:tab/>
            </w:r>
            <w:r w:rsidR="0093283F" w:rsidRPr="00936DF7">
              <w:rPr>
                <w:rStyle w:val="Hyperlink"/>
                <w:noProof/>
              </w:rPr>
              <w:t>SDL WorldServer specific</w:t>
            </w:r>
            <w:r w:rsidR="0093283F">
              <w:rPr>
                <w:noProof/>
                <w:webHidden/>
              </w:rPr>
              <w:tab/>
            </w:r>
            <w:r w:rsidR="0093283F">
              <w:rPr>
                <w:noProof/>
                <w:webHidden/>
              </w:rPr>
              <w:fldChar w:fldCharType="begin"/>
            </w:r>
            <w:r w:rsidR="0093283F">
              <w:rPr>
                <w:noProof/>
                <w:webHidden/>
              </w:rPr>
              <w:instrText xml:space="preserve"> PAGEREF _Toc17440716 \h </w:instrText>
            </w:r>
            <w:r w:rsidR="0093283F">
              <w:rPr>
                <w:noProof/>
                <w:webHidden/>
              </w:rPr>
            </w:r>
            <w:r w:rsidR="0093283F">
              <w:rPr>
                <w:noProof/>
                <w:webHidden/>
              </w:rPr>
              <w:fldChar w:fldCharType="separate"/>
            </w:r>
            <w:r w:rsidR="0093283F">
              <w:rPr>
                <w:noProof/>
                <w:webHidden/>
              </w:rPr>
              <w:t>62</w:t>
            </w:r>
            <w:r w:rsidR="0093283F">
              <w:rPr>
                <w:noProof/>
                <w:webHidden/>
              </w:rPr>
              <w:fldChar w:fldCharType="end"/>
            </w:r>
          </w:hyperlink>
        </w:p>
        <w:p w14:paraId="4CBDE636" w14:textId="77777777" w:rsidR="0093283F" w:rsidRDefault="000D5A11">
          <w:pPr>
            <w:pStyle w:val="TOC3"/>
            <w:tabs>
              <w:tab w:val="left" w:pos="1440"/>
              <w:tab w:val="right" w:pos="9017"/>
            </w:tabs>
            <w:rPr>
              <w:rFonts w:cstheme="minorBidi"/>
              <w:i w:val="0"/>
              <w:noProof/>
              <w:color w:val="auto"/>
            </w:rPr>
          </w:pPr>
          <w:hyperlink w:anchor="_Toc17440717" w:history="1">
            <w:r w:rsidR="0093283F" w:rsidRPr="00936DF7">
              <w:rPr>
                <w:rStyle w:val="Hyperlink"/>
                <w:noProof/>
              </w:rPr>
              <w:t>17.3.1</w:t>
            </w:r>
            <w:r w:rsidR="0093283F">
              <w:rPr>
                <w:rFonts w:cstheme="minorBidi"/>
                <w:i w:val="0"/>
                <w:noProof/>
                <w:color w:val="auto"/>
              </w:rPr>
              <w:tab/>
            </w:r>
            <w:r w:rsidR="0093283F" w:rsidRPr="00936DF7">
              <w:rPr>
                <w:rStyle w:val="Hyperlink"/>
                <w:noProof/>
              </w:rPr>
              <w:t>General settings</w:t>
            </w:r>
            <w:r w:rsidR="0093283F">
              <w:rPr>
                <w:noProof/>
                <w:webHidden/>
              </w:rPr>
              <w:tab/>
            </w:r>
            <w:r w:rsidR="0093283F">
              <w:rPr>
                <w:noProof/>
                <w:webHidden/>
              </w:rPr>
              <w:fldChar w:fldCharType="begin"/>
            </w:r>
            <w:r w:rsidR="0093283F">
              <w:rPr>
                <w:noProof/>
                <w:webHidden/>
              </w:rPr>
              <w:instrText xml:space="preserve"> PAGEREF _Toc17440717 \h </w:instrText>
            </w:r>
            <w:r w:rsidR="0093283F">
              <w:rPr>
                <w:noProof/>
                <w:webHidden/>
              </w:rPr>
            </w:r>
            <w:r w:rsidR="0093283F">
              <w:rPr>
                <w:noProof/>
                <w:webHidden/>
              </w:rPr>
              <w:fldChar w:fldCharType="separate"/>
            </w:r>
            <w:r w:rsidR="0093283F">
              <w:rPr>
                <w:noProof/>
                <w:webHidden/>
              </w:rPr>
              <w:t>62</w:t>
            </w:r>
            <w:r w:rsidR="0093283F">
              <w:rPr>
                <w:noProof/>
                <w:webHidden/>
              </w:rPr>
              <w:fldChar w:fldCharType="end"/>
            </w:r>
          </w:hyperlink>
        </w:p>
        <w:p w14:paraId="2C3595A3"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718" w:history="1">
            <w:r w:rsidR="0093283F" w:rsidRPr="00936DF7">
              <w:rPr>
                <w:rStyle w:val="Hyperlink"/>
              </w:rPr>
              <w:t>18</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Image Rendition</w:t>
            </w:r>
            <w:r w:rsidR="0093283F">
              <w:rPr>
                <w:webHidden/>
              </w:rPr>
              <w:tab/>
            </w:r>
            <w:r w:rsidR="0093283F">
              <w:rPr>
                <w:webHidden/>
              </w:rPr>
              <w:fldChar w:fldCharType="begin"/>
            </w:r>
            <w:r w:rsidR="0093283F">
              <w:rPr>
                <w:webHidden/>
              </w:rPr>
              <w:instrText xml:space="preserve"> PAGEREF _Toc17440718 \h </w:instrText>
            </w:r>
            <w:r w:rsidR="0093283F">
              <w:rPr>
                <w:webHidden/>
              </w:rPr>
            </w:r>
            <w:r w:rsidR="0093283F">
              <w:rPr>
                <w:webHidden/>
              </w:rPr>
              <w:fldChar w:fldCharType="separate"/>
            </w:r>
            <w:r w:rsidR="0093283F">
              <w:rPr>
                <w:webHidden/>
              </w:rPr>
              <w:t>63</w:t>
            </w:r>
            <w:r w:rsidR="0093283F">
              <w:rPr>
                <w:webHidden/>
              </w:rPr>
              <w:fldChar w:fldCharType="end"/>
            </w:r>
          </w:hyperlink>
        </w:p>
        <w:p w14:paraId="1EBA56E6" w14:textId="77777777" w:rsidR="0093283F" w:rsidRDefault="000D5A11">
          <w:pPr>
            <w:pStyle w:val="TOC1"/>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pPr>
          <w:hyperlink w:anchor="_Toc17440719" w:history="1">
            <w:r w:rsidR="0093283F" w:rsidRPr="00936DF7">
              <w:rPr>
                <w:rStyle w:val="Hyperlink"/>
              </w:rPr>
              <w:t>19</w:t>
            </w:r>
            <w:r w:rsidR="0093283F">
              <w:rPr>
                <w:rFonts w:asciiTheme="minorHAnsi" w:eastAsiaTheme="minorEastAsia" w:hAnsiTheme="minorHAnsi" w:cstheme="minorBidi"/>
                <w:b w:val="0"/>
                <w:iCs w:val="0"/>
                <w:color w:val="000000"/>
                <w:kern w:val="0"/>
                <w:sz w:val="22"/>
                <w:szCs w:val="22"/>
                <w14:textFill>
                  <w14:solidFill>
                    <w14:srgbClr w14:val="000000">
                      <w14:lumMod w14:val="25000"/>
                      <w14:lumMod w14:val="25000"/>
                      <w14:lumMod w14:val="25000"/>
                      <w14:lumMod w14:val="25000"/>
                    </w14:srgbClr>
                  </w14:solidFill>
                </w14:textFill>
              </w:rPr>
              <w:tab/>
            </w:r>
            <w:r w:rsidR="0093283F" w:rsidRPr="00936DF7">
              <w:rPr>
                <w:rStyle w:val="Hyperlink"/>
              </w:rPr>
              <w:t>About SDL</w:t>
            </w:r>
            <w:r w:rsidR="0093283F">
              <w:rPr>
                <w:webHidden/>
              </w:rPr>
              <w:tab/>
            </w:r>
            <w:r w:rsidR="0093283F">
              <w:rPr>
                <w:webHidden/>
              </w:rPr>
              <w:fldChar w:fldCharType="begin"/>
            </w:r>
            <w:r w:rsidR="0093283F">
              <w:rPr>
                <w:webHidden/>
              </w:rPr>
              <w:instrText xml:space="preserve"> PAGEREF _Toc17440719 \h </w:instrText>
            </w:r>
            <w:r w:rsidR="0093283F">
              <w:rPr>
                <w:webHidden/>
              </w:rPr>
            </w:r>
            <w:r w:rsidR="0093283F">
              <w:rPr>
                <w:webHidden/>
              </w:rPr>
              <w:fldChar w:fldCharType="separate"/>
            </w:r>
            <w:r w:rsidR="0093283F">
              <w:rPr>
                <w:webHidden/>
              </w:rPr>
              <w:t>64</w:t>
            </w:r>
            <w:r w:rsidR="0093283F">
              <w:rPr>
                <w:webHidden/>
              </w:rPr>
              <w:fldChar w:fldCharType="end"/>
            </w:r>
          </w:hyperlink>
        </w:p>
        <w:p w14:paraId="0C5B0012" w14:textId="0E8E5586" w:rsidR="0086144A" w:rsidRPr="009E2A70" w:rsidRDefault="00743F5A">
          <w:pPr>
            <w:rPr>
              <w:rFonts w:ascii="Calibri" w:hAnsi="Calibri"/>
              <w:color w:val="5D6C7C" w:themeColor="text1"/>
            </w:rPr>
          </w:pPr>
          <w:r>
            <w:rPr>
              <w:rFonts w:ascii="Calibri" w:eastAsia="Times New Roman" w:hAnsi="Calibri" w:cs="Arial"/>
              <w:b/>
              <w:iCs/>
              <w:noProof/>
              <w:color w:val="5D6C7C" w:themeColor="text1"/>
              <w:kern w:val="32"/>
              <w:sz w:val="28"/>
              <w:szCs w:val="28"/>
              <w14:textFill>
                <w14:solidFill>
                  <w14:schemeClr w14:val="tx1">
                    <w14:lumMod w14:val="25000"/>
                    <w14:lumMod w14:val="25000"/>
                    <w14:lumMod w14:val="25000"/>
                    <w14:lumMod w14:val="25000"/>
                  </w14:schemeClr>
                </w14:solidFill>
              </w14:textFill>
            </w:rPr>
            <w:fldChar w:fldCharType="end"/>
          </w:r>
        </w:p>
      </w:sdtContent>
    </w:sdt>
    <w:p w14:paraId="1A1E73BB" w14:textId="53EA7107" w:rsidR="00687079" w:rsidRDefault="0086144A">
      <w:pPr>
        <w:contextualSpacing w:val="0"/>
        <w:rPr>
          <w:rFonts w:ascii="Calibri" w:hAnsi="Calibri"/>
          <w:b/>
          <w:color w:val="5D6C7C" w:themeColor="text1"/>
          <w:sz w:val="26"/>
          <w:szCs w:val="26"/>
        </w:rPr>
      </w:pPr>
      <w:r w:rsidRPr="009E2A70">
        <w:rPr>
          <w:rFonts w:ascii="Calibri" w:hAnsi="Calibri"/>
          <w:b/>
          <w:color w:val="5D6C7C" w:themeColor="text1"/>
          <w:sz w:val="26"/>
          <w:szCs w:val="26"/>
        </w:rPr>
        <w:br w:type="page"/>
      </w:r>
    </w:p>
    <w:p w14:paraId="443568D4" w14:textId="77777777" w:rsidR="009C7DDC" w:rsidRPr="009B04C6" w:rsidRDefault="009C7DDC" w:rsidP="0027020C">
      <w:pPr>
        <w:pStyle w:val="Heading1"/>
      </w:pPr>
      <w:bookmarkStart w:id="1" w:name="_Toc191451076"/>
      <w:bookmarkStart w:id="2" w:name="_Toc191710547"/>
      <w:bookmarkStart w:id="3" w:name="_Toc440563001"/>
      <w:bookmarkStart w:id="4" w:name="_Toc17440618"/>
      <w:bookmarkStart w:id="5" w:name="_Toc434384788"/>
      <w:bookmarkEnd w:id="0"/>
      <w:r w:rsidRPr="0027020C">
        <w:lastRenderedPageBreak/>
        <w:t>Introduction</w:t>
      </w:r>
      <w:bookmarkEnd w:id="1"/>
      <w:bookmarkEnd w:id="2"/>
      <w:bookmarkEnd w:id="3"/>
      <w:bookmarkEnd w:id="4"/>
    </w:p>
    <w:p w14:paraId="5003705F" w14:textId="77777777" w:rsidR="009C7DDC" w:rsidRPr="009B04C6" w:rsidRDefault="009C7DDC" w:rsidP="00FE4DF9">
      <w:pPr>
        <w:pStyle w:val="Heading2"/>
      </w:pPr>
      <w:bookmarkStart w:id="6" w:name="_Toc191448966"/>
      <w:bookmarkStart w:id="7" w:name="_Toc191451077"/>
      <w:bookmarkStart w:id="8" w:name="_Toc191710548"/>
      <w:bookmarkStart w:id="9" w:name="_Toc440563002"/>
      <w:bookmarkStart w:id="10" w:name="_Toc17440619"/>
      <w:r w:rsidRPr="009B04C6">
        <w:t>Context</w:t>
      </w:r>
      <w:bookmarkEnd w:id="6"/>
      <w:bookmarkEnd w:id="7"/>
      <w:bookmarkEnd w:id="8"/>
      <w:bookmarkEnd w:id="9"/>
      <w:bookmarkEnd w:id="10"/>
    </w:p>
    <w:p w14:paraId="2EFAC0CF" w14:textId="4D90AA71" w:rsidR="009C7DDC" w:rsidRPr="009B04C6" w:rsidRDefault="009C7DDC" w:rsidP="004C4DC0">
      <w:pPr>
        <w:pStyle w:val="Body"/>
      </w:pPr>
      <w:bookmarkStart w:id="11" w:name="_Toc191448967"/>
      <w:bookmarkStart w:id="12" w:name="_Toc191451078"/>
      <w:bookmarkStart w:id="13" w:name="_Toc191710549"/>
      <w:r w:rsidRPr="009B04C6">
        <w:t xml:space="preserve">This document is the result of the discussions during the </w:t>
      </w:r>
      <w:r>
        <w:t xml:space="preserve">SDL </w:t>
      </w:r>
      <w:proofErr w:type="spellStart"/>
      <w:r w:rsidR="00331897">
        <w:t>Tridion</w:t>
      </w:r>
      <w:proofErr w:type="spellEnd"/>
      <w:r w:rsidR="00331897">
        <w:t xml:space="preserve"> Docs</w:t>
      </w:r>
      <w:r>
        <w:t xml:space="preserve"> Content Manager</w:t>
      </w:r>
      <w:r w:rsidRPr="009B04C6">
        <w:t xml:space="preserve"> Implementation Workshop sessions. It contains the configuration changes that were collected and agreed upon during the Implementation Workshop with </w:t>
      </w:r>
      <w:r w:rsidR="00283277">
        <w:rPr>
          <w:color w:val="FF0000"/>
        </w:rPr>
        <w:t>Texas Instruments</w:t>
      </w:r>
      <w:r w:rsidRPr="009B04C6">
        <w:t>.</w:t>
      </w:r>
    </w:p>
    <w:p w14:paraId="64C385EF" w14:textId="6BF0312D" w:rsidR="009C7DDC" w:rsidRPr="009B04C6" w:rsidRDefault="009C7DDC" w:rsidP="004C4DC0">
      <w:pPr>
        <w:pStyle w:val="Body"/>
      </w:pPr>
      <w:r w:rsidRPr="009B04C6">
        <w:t xml:space="preserve">The configuration changes and/or extensions as described in this document will be implemented on the out-of-the-box version of </w:t>
      </w:r>
      <w:r>
        <w:t xml:space="preserve">SDL </w:t>
      </w:r>
      <w:proofErr w:type="spellStart"/>
      <w:r w:rsidR="00331897">
        <w:t>Tridion</w:t>
      </w:r>
      <w:proofErr w:type="spellEnd"/>
      <w:r w:rsidR="00331897">
        <w:t xml:space="preserve"> Docs </w:t>
      </w:r>
      <w:r>
        <w:t>Content Manager</w:t>
      </w:r>
      <w:r w:rsidRPr="009B04C6">
        <w:t xml:space="preserve">. This customized version will replace the </w:t>
      </w:r>
      <w:r>
        <w:t xml:space="preserve">SDL </w:t>
      </w:r>
      <w:proofErr w:type="spellStart"/>
      <w:r w:rsidR="00331897">
        <w:t>Tridion</w:t>
      </w:r>
      <w:proofErr w:type="spellEnd"/>
      <w:r w:rsidR="00331897">
        <w:t xml:space="preserve"> Docs </w:t>
      </w:r>
      <w:r>
        <w:t>Content Manager</w:t>
      </w:r>
      <w:r w:rsidRPr="009B04C6">
        <w:t xml:space="preserve"> system that is currently used by </w:t>
      </w:r>
      <w:r w:rsidR="00283277">
        <w:rPr>
          <w:color w:val="FF0000"/>
        </w:rPr>
        <w:t>Texas Instruments</w:t>
      </w:r>
      <w:r w:rsidRPr="009B04C6">
        <w:t>.</w:t>
      </w:r>
    </w:p>
    <w:p w14:paraId="3BF61FA1" w14:textId="56D6C551" w:rsidR="009C7DDC" w:rsidRPr="009B04C6" w:rsidRDefault="009C7DDC" w:rsidP="004C4DC0">
      <w:pPr>
        <w:pStyle w:val="Body"/>
      </w:pPr>
      <w:r w:rsidRPr="009B04C6">
        <w:t xml:space="preserve">This is a document that needs formal approval from </w:t>
      </w:r>
      <w:r w:rsidR="00283277">
        <w:rPr>
          <w:color w:val="FF0000"/>
        </w:rPr>
        <w:t>Texas Instruments</w:t>
      </w:r>
      <w:r w:rsidRPr="009B04C6">
        <w:t xml:space="preserve">. Any changes and/or extensions need to be the result of a joint discussion between </w:t>
      </w:r>
      <w:r w:rsidR="00283277">
        <w:rPr>
          <w:color w:val="FF0000"/>
        </w:rPr>
        <w:t>Texas Instruments</w:t>
      </w:r>
      <w:r w:rsidRPr="009B04C6">
        <w:t xml:space="preserve"> and SDL.</w:t>
      </w:r>
    </w:p>
    <w:p w14:paraId="6C283C5A" w14:textId="4F6FE1FD" w:rsidR="009C7DDC" w:rsidRPr="00251253" w:rsidRDefault="009C7DDC" w:rsidP="004C4DC0">
      <w:pPr>
        <w:pStyle w:val="Body"/>
      </w:pPr>
      <w:r w:rsidRPr="00251253">
        <w:t xml:space="preserve">This document is written with the assumption that the reader is familiar with the basic concepts and functionality of the SDL </w:t>
      </w:r>
      <w:proofErr w:type="spellStart"/>
      <w:r w:rsidR="00331897" w:rsidRPr="00251253">
        <w:t>Tridion</w:t>
      </w:r>
      <w:proofErr w:type="spellEnd"/>
      <w:r w:rsidR="00331897" w:rsidRPr="00251253">
        <w:t xml:space="preserve"> Docs </w:t>
      </w:r>
      <w:r w:rsidRPr="00251253">
        <w:t>Content Manager system. Some highly technical configuration changes are implicit and follow the requested configurations as they are specified in this document.</w:t>
      </w:r>
    </w:p>
    <w:p w14:paraId="5EA032DE" w14:textId="65DB298F" w:rsidR="009C7DDC" w:rsidRPr="009B04C6" w:rsidRDefault="009C7DDC" w:rsidP="004C4DC0">
      <w:pPr>
        <w:pStyle w:val="Body"/>
      </w:pPr>
      <w:r w:rsidRPr="009B04C6">
        <w:t xml:space="preserve">If </w:t>
      </w:r>
      <w:r w:rsidR="00283277">
        <w:rPr>
          <w:color w:val="FF0000"/>
        </w:rPr>
        <w:t>Texas Instruments</w:t>
      </w:r>
      <w:r w:rsidRPr="009B04C6">
        <w:t xml:space="preserve"> decides not to use metadata fields that are currently in the out of the box system, it is recommended to just hide them in the Client Tools and Web Client, and to keep the field in the metadata definition in the database.</w:t>
      </w:r>
    </w:p>
    <w:p w14:paraId="42CC5753" w14:textId="29D909B4" w:rsidR="009C7DDC" w:rsidRDefault="009C7DDC" w:rsidP="004C4DC0">
      <w:pPr>
        <w:pStyle w:val="Body"/>
      </w:pPr>
      <w:r w:rsidRPr="009B04C6">
        <w:t>This template sh</w:t>
      </w:r>
      <w:r>
        <w:t xml:space="preserve">ould be used for SDL </w:t>
      </w:r>
      <w:proofErr w:type="spellStart"/>
      <w:r w:rsidR="00331897">
        <w:t>Tridion</w:t>
      </w:r>
      <w:proofErr w:type="spellEnd"/>
      <w:r w:rsidR="00331897">
        <w:t xml:space="preserve"> Docs </w:t>
      </w:r>
      <w:r>
        <w:t>Content Manager 1</w:t>
      </w:r>
      <w:r w:rsidR="00331897">
        <w:t>3</w:t>
      </w:r>
      <w:r w:rsidRPr="009B04C6">
        <w:t xml:space="preserve"> or higher.</w:t>
      </w:r>
    </w:p>
    <w:p w14:paraId="343EDB7A" w14:textId="656A550F" w:rsidR="009C7DDC" w:rsidRPr="009B04C6" w:rsidRDefault="009C7DDC" w:rsidP="004C4DC0">
      <w:pPr>
        <w:pStyle w:val="Body"/>
      </w:pPr>
      <w:r>
        <w:t xml:space="preserve">SDL </w:t>
      </w:r>
      <w:proofErr w:type="spellStart"/>
      <w:r w:rsidR="007C3556">
        <w:t>Tridion</w:t>
      </w:r>
      <w:proofErr w:type="spellEnd"/>
      <w:r w:rsidR="007C3556">
        <w:t xml:space="preserve"> Docs </w:t>
      </w:r>
      <w:r>
        <w:t xml:space="preserve">Content Manager can be part of a bigger solution that includes SDL </w:t>
      </w:r>
      <w:proofErr w:type="spellStart"/>
      <w:r w:rsidR="007C3556">
        <w:t>Tridion</w:t>
      </w:r>
      <w:proofErr w:type="spellEnd"/>
      <w:r w:rsidR="007C3556">
        <w:t xml:space="preserve"> Docs Collaborative Review</w:t>
      </w:r>
      <w:r>
        <w:t xml:space="preserve"> and SDL </w:t>
      </w:r>
      <w:r w:rsidR="007C3556">
        <w:t>Dynamic</w:t>
      </w:r>
      <w:r>
        <w:t xml:space="preserve"> Delivery. This document only relates to the configuration options of SDL </w:t>
      </w:r>
      <w:proofErr w:type="spellStart"/>
      <w:r w:rsidR="00922254">
        <w:t>Tridion</w:t>
      </w:r>
      <w:proofErr w:type="spellEnd"/>
      <w:r w:rsidR="00922254">
        <w:t xml:space="preserve"> Docs </w:t>
      </w:r>
      <w:r>
        <w:t xml:space="preserve">Content Manager. </w:t>
      </w:r>
    </w:p>
    <w:p w14:paraId="76DD1AA4" w14:textId="211EC558" w:rsidR="00682BA1" w:rsidRPr="009B04C6" w:rsidRDefault="009C7DDC" w:rsidP="004C4DC0">
      <w:pPr>
        <w:pStyle w:val="Body"/>
      </w:pPr>
      <w:r w:rsidRPr="00330E69">
        <w:t xml:space="preserve">In the following pages, content that pertains to </w:t>
      </w:r>
      <w:r>
        <w:t xml:space="preserve">metadata </w:t>
      </w:r>
      <w:r w:rsidRPr="00330E69">
        <w:t>that do</w:t>
      </w:r>
      <w:r>
        <w:t>es</w:t>
      </w:r>
      <w:r w:rsidRPr="00330E69">
        <w:t xml:space="preserve"> not ha</w:t>
      </w:r>
      <w:r>
        <w:t>ve</w:t>
      </w:r>
      <w:r w:rsidRPr="00330E69">
        <w:t xml:space="preserve"> to be reviewed or hardly ever require </w:t>
      </w:r>
      <w:proofErr w:type="gramStart"/>
      <w:r w:rsidRPr="00330E69">
        <w:t>changes,</w:t>
      </w:r>
      <w:proofErr w:type="gramEnd"/>
      <w:r w:rsidRPr="00330E69">
        <w:t xml:space="preserve"> has been grayed out.</w:t>
      </w:r>
    </w:p>
    <w:p w14:paraId="64D95630" w14:textId="05B2ABA0" w:rsidR="009C7DDC" w:rsidRPr="009B04C6" w:rsidRDefault="009C7DDC" w:rsidP="00FE4DF9">
      <w:pPr>
        <w:pStyle w:val="Heading2"/>
      </w:pPr>
      <w:bookmarkStart w:id="14" w:name="_Toc440563003"/>
      <w:bookmarkStart w:id="15" w:name="_Toc17440620"/>
      <w:r w:rsidRPr="009B04C6">
        <w:t>References</w:t>
      </w:r>
      <w:bookmarkEnd w:id="14"/>
      <w:bookmarkEnd w:id="15"/>
      <w:r w:rsidRPr="009B04C6">
        <w:t xml:space="preserve"> </w:t>
      </w:r>
    </w:p>
    <w:p w14:paraId="00CC5AD0" w14:textId="77777777" w:rsidR="009C7DDC" w:rsidRPr="009B04C6" w:rsidRDefault="009C7DDC" w:rsidP="004C4DC0">
      <w:pPr>
        <w:pStyle w:val="Body"/>
      </w:pPr>
      <w:r w:rsidRPr="009B04C6">
        <w:t>This document was written using information from:</w:t>
      </w:r>
    </w:p>
    <w:p w14:paraId="3AC49C34" w14:textId="77777777" w:rsidR="009C7DDC" w:rsidRPr="009B04C6" w:rsidRDefault="009C7DDC" w:rsidP="004C4DC0">
      <w:pPr>
        <w:pStyle w:val="Body"/>
        <w:numPr>
          <w:ilvl w:val="0"/>
          <w:numId w:val="19"/>
        </w:numPr>
      </w:pPr>
      <w:r w:rsidRPr="009B04C6">
        <w:t>Implementation Workshop</w:t>
      </w:r>
    </w:p>
    <w:p w14:paraId="23A94B0A" w14:textId="77845C47" w:rsidR="009C7DDC" w:rsidRPr="009B04C6" w:rsidRDefault="009C7DDC" w:rsidP="004C4DC0">
      <w:pPr>
        <w:pStyle w:val="Body"/>
        <w:numPr>
          <w:ilvl w:val="0"/>
          <w:numId w:val="19"/>
        </w:numPr>
      </w:pPr>
      <w:r>
        <w:t xml:space="preserve">SDL </w:t>
      </w:r>
      <w:proofErr w:type="spellStart"/>
      <w:r w:rsidR="0090079D">
        <w:t>Tridion</w:t>
      </w:r>
      <w:proofErr w:type="spellEnd"/>
      <w:r w:rsidR="0090079D">
        <w:t xml:space="preserve"> Docs </w:t>
      </w:r>
      <w:r>
        <w:t>Content Manager</w:t>
      </w:r>
      <w:r w:rsidRPr="009B04C6">
        <w:t xml:space="preserve"> </w:t>
      </w:r>
      <w:r w:rsidR="00E61967">
        <w:t>online documentation</w:t>
      </w:r>
      <w:r w:rsidR="00E61967">
        <w:br/>
      </w:r>
      <w:r w:rsidR="00E61967">
        <w:rPr>
          <w:lang w:val="fr-FR"/>
        </w:rPr>
        <w:t>(</w:t>
      </w:r>
      <w:hyperlink r:id="rId17" w:history="1">
        <w:r w:rsidR="00FD3DA5" w:rsidRPr="00F751FF">
          <w:rPr>
            <w:rStyle w:val="Hyperlink"/>
          </w:rPr>
          <w:t>https://docs.sdl.com/SDLTridionDocs13SP2</w:t>
        </w:r>
      </w:hyperlink>
      <w:r w:rsidR="00E61967">
        <w:rPr>
          <w:lang w:val="fr-FR"/>
        </w:rPr>
        <w:t xml:space="preserve">) </w:t>
      </w:r>
    </w:p>
    <w:p w14:paraId="30B07CE6" w14:textId="6B168C54" w:rsidR="009C7DDC" w:rsidRDefault="009C7DDC" w:rsidP="004C4DC0">
      <w:pPr>
        <w:pStyle w:val="Body"/>
        <w:numPr>
          <w:ilvl w:val="0"/>
          <w:numId w:val="19"/>
        </w:numPr>
      </w:pPr>
      <w:r w:rsidRPr="009B04C6">
        <w:t xml:space="preserve">Other meetings between </w:t>
      </w:r>
      <w:r w:rsidR="00283277">
        <w:rPr>
          <w:color w:val="FF0000"/>
        </w:rPr>
        <w:t>Texas Instruments</w:t>
      </w:r>
      <w:r w:rsidRPr="009B04C6">
        <w:t xml:space="preserve"> and SDL.</w:t>
      </w:r>
    </w:p>
    <w:p w14:paraId="7DB45B38" w14:textId="214BF9EA" w:rsidR="009C7DDC" w:rsidRPr="009B04C6" w:rsidRDefault="009C7DDC" w:rsidP="00FE4DF9">
      <w:pPr>
        <w:pStyle w:val="Heading2"/>
      </w:pPr>
      <w:bookmarkStart w:id="16" w:name="_Toc440563004"/>
      <w:bookmarkStart w:id="17" w:name="_Toc17440621"/>
      <w:r>
        <w:t xml:space="preserve">Client </w:t>
      </w:r>
      <w:r w:rsidRPr="00FE4DF9">
        <w:t>Infrastructure</w:t>
      </w:r>
      <w:bookmarkEnd w:id="16"/>
      <w:bookmarkEnd w:id="17"/>
      <w:r w:rsidRPr="009B04C6">
        <w:t xml:space="preserve"> </w:t>
      </w:r>
    </w:p>
    <w:tbl>
      <w:tblPr>
        <w:tblW w:w="84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976"/>
        <w:gridCol w:w="5484"/>
      </w:tblGrid>
      <w:tr w:rsidR="009C7DDC" w:rsidRPr="0027020C" w14:paraId="0A46C091" w14:textId="77777777" w:rsidTr="00682BA1">
        <w:trPr>
          <w:cantSplit/>
        </w:trPr>
        <w:tc>
          <w:tcPr>
            <w:tcW w:w="2976" w:type="dxa"/>
            <w:shd w:val="clear" w:color="auto" w:fill="D9D9D9" w:themeFill="background1" w:themeFillShade="D9"/>
            <w:vAlign w:val="center"/>
          </w:tcPr>
          <w:p w14:paraId="0B1C611E" w14:textId="77777777" w:rsidR="009C7DDC" w:rsidRPr="0027020C" w:rsidRDefault="009C7DDC" w:rsidP="00251253">
            <w:pPr>
              <w:pStyle w:val="SDLPS-TableText"/>
              <w:keepNext/>
              <w:suppressAutoHyphens/>
              <w:jc w:val="left"/>
              <w:rPr>
                <w:rFonts w:ascii="Arial" w:hAnsi="Arial"/>
                <w:b/>
              </w:rPr>
            </w:pPr>
            <w:r w:rsidRPr="0027020C">
              <w:rPr>
                <w:rFonts w:ascii="Arial" w:hAnsi="Arial"/>
                <w:b/>
              </w:rPr>
              <w:t>Item</w:t>
            </w:r>
          </w:p>
        </w:tc>
        <w:tc>
          <w:tcPr>
            <w:tcW w:w="5484" w:type="dxa"/>
            <w:shd w:val="clear" w:color="auto" w:fill="D9D9D9" w:themeFill="background1" w:themeFillShade="D9"/>
            <w:vAlign w:val="center"/>
          </w:tcPr>
          <w:p w14:paraId="5AC6736B" w14:textId="77777777" w:rsidR="009C7DDC" w:rsidRPr="0027020C" w:rsidRDefault="009C7DDC" w:rsidP="00251253">
            <w:pPr>
              <w:pStyle w:val="SDLPS-TableText"/>
              <w:keepNext/>
              <w:suppressAutoHyphens/>
              <w:jc w:val="left"/>
              <w:rPr>
                <w:rFonts w:ascii="Arial" w:hAnsi="Arial"/>
                <w:b/>
              </w:rPr>
            </w:pPr>
            <w:r w:rsidRPr="0027020C">
              <w:rPr>
                <w:rFonts w:ascii="Arial" w:hAnsi="Arial"/>
                <w:b/>
              </w:rPr>
              <w:t>Target</w:t>
            </w:r>
          </w:p>
        </w:tc>
      </w:tr>
      <w:tr w:rsidR="009C7DDC" w:rsidRPr="009B04C6" w14:paraId="6DE46A33" w14:textId="77777777" w:rsidTr="00682BA1">
        <w:trPr>
          <w:cantSplit/>
        </w:trPr>
        <w:tc>
          <w:tcPr>
            <w:tcW w:w="2976" w:type="dxa"/>
            <w:vAlign w:val="center"/>
          </w:tcPr>
          <w:p w14:paraId="05C6B795" w14:textId="45CFD48C" w:rsidR="009C7DDC" w:rsidRPr="00F21283" w:rsidRDefault="009C7DDC" w:rsidP="0027020C">
            <w:pPr>
              <w:pStyle w:val="SDLPS-TableText"/>
              <w:suppressAutoHyphens/>
              <w:jc w:val="left"/>
            </w:pPr>
            <w:r w:rsidRPr="00913E3F">
              <w:rPr>
                <w:rFonts w:ascii="Arial" w:hAnsi="Arial"/>
              </w:rPr>
              <w:t>Database</w:t>
            </w:r>
          </w:p>
        </w:tc>
        <w:tc>
          <w:tcPr>
            <w:tcW w:w="5484" w:type="dxa"/>
            <w:vAlign w:val="center"/>
          </w:tcPr>
          <w:p w14:paraId="15124A00" w14:textId="5002BA9F" w:rsidR="009C7DDC" w:rsidRDefault="009C7DDC" w:rsidP="00F21283">
            <w:pPr>
              <w:pStyle w:val="SDLPS-TableText"/>
              <w:suppressAutoHyphens/>
              <w:jc w:val="left"/>
              <w:rPr>
                <w:rFonts w:ascii="Arial" w:hAnsi="Arial"/>
                <w:color w:val="FF0000"/>
              </w:rPr>
            </w:pPr>
            <w:r>
              <w:rPr>
                <w:rFonts w:ascii="Arial" w:hAnsi="Arial"/>
                <w:color w:val="FF0000"/>
              </w:rPr>
              <w:t>Oracle RDB</w:t>
            </w:r>
            <w:r w:rsidR="00DF4104">
              <w:rPr>
                <w:rFonts w:ascii="Arial" w:hAnsi="Arial"/>
                <w:color w:val="FF0000"/>
              </w:rPr>
              <w:t>M</w:t>
            </w:r>
            <w:r w:rsidR="00A000CF">
              <w:rPr>
                <w:rFonts w:ascii="Arial" w:hAnsi="Arial"/>
                <w:color w:val="FF0000"/>
              </w:rPr>
              <w:t>S</w:t>
            </w:r>
            <w:r>
              <w:rPr>
                <w:rFonts w:ascii="Arial" w:hAnsi="Arial"/>
                <w:color w:val="FF0000"/>
              </w:rPr>
              <w:t xml:space="preserve"> 12</w:t>
            </w:r>
            <w:r w:rsidR="00DF4104">
              <w:rPr>
                <w:rFonts w:ascii="Arial" w:hAnsi="Arial"/>
                <w:color w:val="FF0000"/>
              </w:rPr>
              <w:t>.1.0.2</w:t>
            </w:r>
          </w:p>
          <w:p w14:paraId="16F270F7" w14:textId="4F8B5482" w:rsidR="009C7DDC" w:rsidRPr="00566819" w:rsidRDefault="00DF4104" w:rsidP="00DF4104">
            <w:pPr>
              <w:pStyle w:val="SDLPS-TableText"/>
              <w:suppressAutoHyphens/>
              <w:jc w:val="left"/>
              <w:rPr>
                <w:rFonts w:ascii="Arial" w:hAnsi="Arial"/>
                <w:color w:val="FF0000"/>
              </w:rPr>
            </w:pPr>
            <w:r>
              <w:rPr>
                <w:rFonts w:ascii="Arial" w:hAnsi="Arial"/>
                <w:color w:val="FF0000"/>
              </w:rPr>
              <w:t>Oracle Data Access Client 12.2.1.0</w:t>
            </w:r>
          </w:p>
        </w:tc>
      </w:tr>
      <w:tr w:rsidR="009C7DDC" w:rsidRPr="009B04C6" w14:paraId="3D025C5F" w14:textId="77777777" w:rsidTr="00682BA1">
        <w:trPr>
          <w:cantSplit/>
        </w:trPr>
        <w:tc>
          <w:tcPr>
            <w:tcW w:w="2976" w:type="dxa"/>
            <w:vAlign w:val="center"/>
          </w:tcPr>
          <w:p w14:paraId="6ECB28C0" w14:textId="0671965F" w:rsidR="009C7DDC" w:rsidRPr="00913E3F" w:rsidRDefault="009C7DDC" w:rsidP="00F21283">
            <w:pPr>
              <w:pStyle w:val="SDLPS-TableText"/>
              <w:suppressAutoHyphens/>
              <w:jc w:val="left"/>
              <w:rPr>
                <w:rFonts w:ascii="Arial" w:hAnsi="Arial"/>
              </w:rPr>
            </w:pPr>
            <w:r>
              <w:rPr>
                <w:rFonts w:ascii="Arial" w:hAnsi="Arial"/>
              </w:rPr>
              <w:lastRenderedPageBreak/>
              <w:t>XML Editor</w:t>
            </w:r>
          </w:p>
        </w:tc>
        <w:tc>
          <w:tcPr>
            <w:tcW w:w="5484" w:type="dxa"/>
            <w:vAlign w:val="center"/>
          </w:tcPr>
          <w:p w14:paraId="13158E57" w14:textId="4E24B334" w:rsidR="009C7DDC" w:rsidRPr="00566819" w:rsidRDefault="00DF4104" w:rsidP="007C345B">
            <w:pPr>
              <w:pStyle w:val="SDLPS-TableText"/>
              <w:suppressAutoHyphens/>
              <w:jc w:val="left"/>
              <w:rPr>
                <w:rFonts w:ascii="Arial" w:hAnsi="Arial"/>
                <w:color w:val="FF0000"/>
              </w:rPr>
            </w:pPr>
            <w:r w:rsidRPr="00913E3F">
              <w:rPr>
                <w:rFonts w:ascii="Arial" w:hAnsi="Arial"/>
                <w:color w:val="FF0000"/>
              </w:rPr>
              <w:t xml:space="preserve">oXygen </w:t>
            </w:r>
            <w:r>
              <w:rPr>
                <w:rFonts w:ascii="Arial" w:hAnsi="Arial"/>
                <w:color w:val="FF0000"/>
              </w:rPr>
              <w:t>20 64-bit</w:t>
            </w:r>
          </w:p>
        </w:tc>
      </w:tr>
      <w:tr w:rsidR="009C7DDC" w:rsidRPr="009B04C6" w14:paraId="67671C27" w14:textId="77777777" w:rsidTr="00682BA1">
        <w:trPr>
          <w:cantSplit/>
        </w:trPr>
        <w:tc>
          <w:tcPr>
            <w:tcW w:w="2976" w:type="dxa"/>
            <w:vAlign w:val="center"/>
          </w:tcPr>
          <w:p w14:paraId="1E9E8E44" w14:textId="77777777" w:rsidR="009C7DDC" w:rsidRDefault="009C7DDC" w:rsidP="00F21283">
            <w:pPr>
              <w:pStyle w:val="SDLPS-TableText"/>
              <w:suppressAutoHyphens/>
              <w:jc w:val="left"/>
              <w:rPr>
                <w:rFonts w:ascii="Arial" w:hAnsi="Arial"/>
              </w:rPr>
            </w:pPr>
            <w:r>
              <w:rPr>
                <w:rFonts w:ascii="Arial" w:hAnsi="Arial"/>
              </w:rPr>
              <w:t>Include XML Editor Customizations</w:t>
            </w:r>
          </w:p>
        </w:tc>
        <w:tc>
          <w:tcPr>
            <w:tcW w:w="5484" w:type="dxa"/>
            <w:vAlign w:val="center"/>
          </w:tcPr>
          <w:p w14:paraId="43C493CE" w14:textId="503193C8" w:rsidR="009C7DDC" w:rsidRDefault="00566819" w:rsidP="00F21283">
            <w:pPr>
              <w:pStyle w:val="SDLPS-TableText"/>
              <w:suppressAutoHyphens/>
              <w:jc w:val="left"/>
              <w:rPr>
                <w:rFonts w:ascii="Arial" w:hAnsi="Arial"/>
                <w:color w:val="FF0000"/>
              </w:rPr>
            </w:pPr>
            <w:r>
              <w:rPr>
                <w:rFonts w:ascii="Arial" w:hAnsi="Arial"/>
                <w:color w:val="FF0000"/>
              </w:rPr>
              <w:t>Yes</w:t>
            </w:r>
            <w:r w:rsidR="007C345B">
              <w:rPr>
                <w:rFonts w:ascii="Arial" w:hAnsi="Arial"/>
                <w:color w:val="FF0000"/>
              </w:rPr>
              <w:t xml:space="preserve"> (To be developed by TI)</w:t>
            </w:r>
          </w:p>
        </w:tc>
      </w:tr>
      <w:tr w:rsidR="009C7DDC" w:rsidRPr="009B04C6" w14:paraId="0884489A" w14:textId="77777777" w:rsidTr="00682BA1">
        <w:trPr>
          <w:cantSplit/>
        </w:trPr>
        <w:tc>
          <w:tcPr>
            <w:tcW w:w="2976" w:type="dxa"/>
            <w:vAlign w:val="center"/>
          </w:tcPr>
          <w:p w14:paraId="79AFE798" w14:textId="77777777" w:rsidR="009C7DDC" w:rsidRPr="00913E3F" w:rsidRDefault="009C7DDC" w:rsidP="00F21283">
            <w:pPr>
              <w:pStyle w:val="SDLPS-TableText"/>
              <w:suppressAutoHyphens/>
              <w:jc w:val="left"/>
              <w:rPr>
                <w:rFonts w:ascii="Arial" w:hAnsi="Arial"/>
              </w:rPr>
            </w:pPr>
            <w:r>
              <w:rPr>
                <w:rFonts w:ascii="Arial" w:hAnsi="Arial"/>
              </w:rPr>
              <w:t>FO engine</w:t>
            </w:r>
          </w:p>
        </w:tc>
        <w:tc>
          <w:tcPr>
            <w:tcW w:w="5484" w:type="dxa"/>
            <w:vAlign w:val="center"/>
          </w:tcPr>
          <w:p w14:paraId="6C54B3D8" w14:textId="5BFA2978" w:rsidR="009C7DDC" w:rsidRPr="00913E3F" w:rsidRDefault="009C7DDC" w:rsidP="005D36A7">
            <w:pPr>
              <w:pStyle w:val="SDLPS-TableText"/>
              <w:suppressAutoHyphens/>
              <w:jc w:val="left"/>
              <w:rPr>
                <w:rFonts w:ascii="Arial" w:hAnsi="Arial"/>
                <w:color w:val="FF0000"/>
              </w:rPr>
            </w:pPr>
            <w:proofErr w:type="spellStart"/>
            <w:r w:rsidRPr="00913E3F">
              <w:rPr>
                <w:rFonts w:ascii="Arial" w:hAnsi="Arial"/>
                <w:color w:val="FF0000"/>
              </w:rPr>
              <w:t>A</w:t>
            </w:r>
            <w:r w:rsidR="005D36A7">
              <w:rPr>
                <w:rFonts w:ascii="Arial" w:hAnsi="Arial"/>
                <w:color w:val="FF0000"/>
              </w:rPr>
              <w:t>ntennaHouse</w:t>
            </w:r>
            <w:proofErr w:type="spellEnd"/>
            <w:r w:rsidR="005D36A7">
              <w:rPr>
                <w:rFonts w:ascii="Arial" w:hAnsi="Arial"/>
                <w:color w:val="FF0000"/>
              </w:rPr>
              <w:t xml:space="preserve"> XSL Formatter</w:t>
            </w:r>
            <w:r w:rsidRPr="00913E3F">
              <w:rPr>
                <w:rFonts w:ascii="Arial" w:hAnsi="Arial"/>
                <w:color w:val="FF0000"/>
              </w:rPr>
              <w:t xml:space="preserve"> 6.</w:t>
            </w:r>
            <w:r w:rsidR="005D36A7">
              <w:rPr>
                <w:rFonts w:ascii="Arial" w:hAnsi="Arial"/>
                <w:color w:val="FF0000"/>
              </w:rPr>
              <w:t>5</w:t>
            </w:r>
          </w:p>
        </w:tc>
      </w:tr>
      <w:tr w:rsidR="009C7DDC" w:rsidRPr="009B04C6" w14:paraId="3B92732D" w14:textId="77777777" w:rsidTr="00682BA1">
        <w:trPr>
          <w:cantSplit/>
        </w:trPr>
        <w:tc>
          <w:tcPr>
            <w:tcW w:w="2976" w:type="dxa"/>
            <w:vAlign w:val="center"/>
          </w:tcPr>
          <w:p w14:paraId="55E1FB69" w14:textId="77777777" w:rsidR="009C7DDC" w:rsidRPr="00913E3F" w:rsidRDefault="009C7DDC" w:rsidP="00F21283">
            <w:pPr>
              <w:pStyle w:val="SDLPS-TableText"/>
              <w:suppressAutoHyphens/>
              <w:jc w:val="left"/>
              <w:rPr>
                <w:rFonts w:ascii="Arial" w:hAnsi="Arial"/>
              </w:rPr>
            </w:pPr>
            <w:r>
              <w:rPr>
                <w:rFonts w:ascii="Arial" w:hAnsi="Arial"/>
              </w:rPr>
              <w:t>DITA-OT</w:t>
            </w:r>
          </w:p>
        </w:tc>
        <w:tc>
          <w:tcPr>
            <w:tcW w:w="5484" w:type="dxa"/>
            <w:vAlign w:val="center"/>
          </w:tcPr>
          <w:p w14:paraId="5976BF36" w14:textId="12F5BDD0" w:rsidR="009C7DDC" w:rsidRPr="00913E3F" w:rsidRDefault="00DD0687" w:rsidP="00F21283">
            <w:pPr>
              <w:pStyle w:val="SDLPS-TableText"/>
              <w:suppressAutoHyphens/>
              <w:jc w:val="left"/>
              <w:rPr>
                <w:rFonts w:ascii="Arial" w:hAnsi="Arial"/>
                <w:color w:val="FF0000"/>
              </w:rPr>
            </w:pPr>
            <w:r>
              <w:rPr>
                <w:rFonts w:ascii="Arial" w:hAnsi="Arial"/>
                <w:color w:val="FF0000"/>
              </w:rPr>
              <w:t xml:space="preserve">OOB + </w:t>
            </w:r>
            <w:r w:rsidR="00AB06B0">
              <w:rPr>
                <w:rFonts w:ascii="Arial" w:hAnsi="Arial"/>
                <w:color w:val="FF0000"/>
              </w:rPr>
              <w:t>3.3.3</w:t>
            </w:r>
          </w:p>
        </w:tc>
      </w:tr>
      <w:tr w:rsidR="009C7DDC" w:rsidRPr="009B04C6" w14:paraId="32ABBD18" w14:textId="77777777" w:rsidTr="00682BA1">
        <w:trPr>
          <w:cantSplit/>
        </w:trPr>
        <w:tc>
          <w:tcPr>
            <w:tcW w:w="2976" w:type="dxa"/>
            <w:vAlign w:val="center"/>
          </w:tcPr>
          <w:p w14:paraId="7C596926" w14:textId="4BDFCB08" w:rsidR="009C7DDC" w:rsidRDefault="00B2243D" w:rsidP="00F21283">
            <w:pPr>
              <w:pStyle w:val="SDLPS-TableText"/>
              <w:suppressAutoHyphens/>
              <w:jc w:val="left"/>
              <w:rPr>
                <w:rFonts w:ascii="Arial" w:hAnsi="Arial"/>
              </w:rPr>
            </w:pPr>
            <w:r>
              <w:rPr>
                <w:rFonts w:ascii="Arial" w:hAnsi="Arial"/>
              </w:rPr>
              <w:t>DITA-OT folder name for customer plugins</w:t>
            </w:r>
          </w:p>
        </w:tc>
        <w:tc>
          <w:tcPr>
            <w:tcW w:w="5484" w:type="dxa"/>
            <w:vAlign w:val="center"/>
          </w:tcPr>
          <w:p w14:paraId="0D23D4EA" w14:textId="08AB06AE" w:rsidR="009C7DDC" w:rsidRPr="00913E3F" w:rsidRDefault="00F43825" w:rsidP="00F21283">
            <w:pPr>
              <w:pStyle w:val="SDLPS-TableText"/>
              <w:suppressAutoHyphens/>
              <w:jc w:val="left"/>
              <w:rPr>
                <w:rFonts w:ascii="Arial" w:hAnsi="Arial"/>
                <w:color w:val="FF0000"/>
              </w:rPr>
            </w:pPr>
            <w:r>
              <w:rPr>
                <w:rFonts w:ascii="Arial" w:hAnsi="Arial"/>
                <w:color w:val="FF0000"/>
              </w:rPr>
              <w:t>TI</w:t>
            </w:r>
          </w:p>
        </w:tc>
      </w:tr>
      <w:tr w:rsidR="00B2243D" w:rsidRPr="009B04C6" w14:paraId="652CDFBB" w14:textId="77777777" w:rsidTr="00682BA1">
        <w:trPr>
          <w:cantSplit/>
        </w:trPr>
        <w:tc>
          <w:tcPr>
            <w:tcW w:w="2976" w:type="dxa"/>
            <w:vAlign w:val="center"/>
          </w:tcPr>
          <w:p w14:paraId="27413DF8" w14:textId="43C86181" w:rsidR="00B2243D" w:rsidRDefault="00B2243D" w:rsidP="00B2243D">
            <w:pPr>
              <w:pStyle w:val="SDLPS-TableText"/>
              <w:suppressAutoHyphens/>
              <w:jc w:val="left"/>
              <w:rPr>
                <w:rFonts w:ascii="Arial" w:hAnsi="Arial"/>
              </w:rPr>
            </w:pPr>
            <w:r>
              <w:rPr>
                <w:rFonts w:ascii="Arial" w:hAnsi="Arial"/>
              </w:rPr>
              <w:t>Include DITA Specializations</w:t>
            </w:r>
          </w:p>
        </w:tc>
        <w:tc>
          <w:tcPr>
            <w:tcW w:w="5484" w:type="dxa"/>
            <w:vAlign w:val="center"/>
          </w:tcPr>
          <w:p w14:paraId="0CF319AE" w14:textId="6B6921F5" w:rsidR="00B2243D" w:rsidRDefault="00B2243D" w:rsidP="00B2243D">
            <w:pPr>
              <w:pStyle w:val="SDLPS-TableText"/>
              <w:suppressAutoHyphens/>
              <w:jc w:val="left"/>
              <w:rPr>
                <w:rFonts w:ascii="Arial" w:hAnsi="Arial"/>
                <w:color w:val="FF0000"/>
              </w:rPr>
            </w:pPr>
            <w:r>
              <w:rPr>
                <w:rFonts w:ascii="Arial" w:hAnsi="Arial"/>
                <w:color w:val="FF0000"/>
              </w:rPr>
              <w:t>No</w:t>
            </w:r>
          </w:p>
        </w:tc>
      </w:tr>
      <w:tr w:rsidR="00B2243D" w:rsidRPr="009B04C6" w14:paraId="210D6734" w14:textId="77777777" w:rsidTr="00682BA1">
        <w:trPr>
          <w:cantSplit/>
        </w:trPr>
        <w:tc>
          <w:tcPr>
            <w:tcW w:w="2976" w:type="dxa"/>
            <w:vAlign w:val="center"/>
          </w:tcPr>
          <w:p w14:paraId="01822261" w14:textId="77777777" w:rsidR="00B2243D" w:rsidRDefault="00B2243D" w:rsidP="00B2243D">
            <w:pPr>
              <w:pStyle w:val="SDLPS-TableText"/>
              <w:suppressAutoHyphens/>
              <w:jc w:val="left"/>
              <w:rPr>
                <w:rFonts w:ascii="Arial" w:hAnsi="Arial"/>
              </w:rPr>
            </w:pPr>
            <w:r>
              <w:rPr>
                <w:rFonts w:ascii="Arial" w:hAnsi="Arial"/>
              </w:rPr>
              <w:t>Authentication STS</w:t>
            </w:r>
          </w:p>
        </w:tc>
        <w:tc>
          <w:tcPr>
            <w:tcW w:w="5484" w:type="dxa"/>
            <w:vAlign w:val="center"/>
          </w:tcPr>
          <w:p w14:paraId="786DA2D9" w14:textId="5F9FCED8" w:rsidR="00B2243D" w:rsidRPr="00913E3F" w:rsidRDefault="00B2243D" w:rsidP="00B2243D">
            <w:pPr>
              <w:pStyle w:val="SDLPS-TableText"/>
              <w:suppressAutoHyphens/>
              <w:jc w:val="left"/>
              <w:rPr>
                <w:rFonts w:ascii="Arial" w:hAnsi="Arial"/>
                <w:color w:val="FF0000"/>
              </w:rPr>
            </w:pPr>
            <w:r>
              <w:rPr>
                <w:rFonts w:ascii="Arial" w:hAnsi="Arial"/>
                <w:color w:val="FF0000"/>
              </w:rPr>
              <w:t>ISH</w:t>
            </w:r>
            <w:r w:rsidRPr="00913E3F">
              <w:rPr>
                <w:rFonts w:ascii="Arial" w:hAnsi="Arial"/>
                <w:color w:val="FF0000"/>
              </w:rPr>
              <w:t>STS</w:t>
            </w:r>
            <w:r w:rsidR="00566819">
              <w:rPr>
                <w:rFonts w:ascii="Arial" w:hAnsi="Arial"/>
                <w:color w:val="FF0000"/>
              </w:rPr>
              <w:t xml:space="preserve"> (</w:t>
            </w:r>
            <w:proofErr w:type="spellStart"/>
            <w:r w:rsidR="00566819">
              <w:rPr>
                <w:rFonts w:ascii="Arial" w:hAnsi="Arial"/>
                <w:color w:val="FF0000"/>
              </w:rPr>
              <w:t>Tridion</w:t>
            </w:r>
            <w:proofErr w:type="spellEnd"/>
            <w:r w:rsidR="00566819">
              <w:rPr>
                <w:rFonts w:ascii="Arial" w:hAnsi="Arial"/>
                <w:color w:val="FF0000"/>
              </w:rPr>
              <w:t xml:space="preserve"> Docs) credentials</w:t>
            </w:r>
            <w:r w:rsidR="00566819">
              <w:rPr>
                <w:rFonts w:ascii="Arial" w:hAnsi="Arial"/>
                <w:color w:val="FF0000"/>
              </w:rPr>
              <w:br/>
            </w:r>
            <w:r>
              <w:rPr>
                <w:rFonts w:ascii="Arial" w:hAnsi="Arial"/>
                <w:color w:val="FF0000"/>
              </w:rPr>
              <w:t>Windows (ADFS) credentials</w:t>
            </w:r>
            <w:r w:rsidR="00566819">
              <w:rPr>
                <w:rFonts w:ascii="Arial" w:hAnsi="Arial"/>
                <w:color w:val="FF0000"/>
              </w:rPr>
              <w:t xml:space="preserve"> (Change Order needed)</w:t>
            </w:r>
          </w:p>
        </w:tc>
      </w:tr>
      <w:tr w:rsidR="00B2243D" w:rsidRPr="009B04C6" w14:paraId="6BF3F80A" w14:textId="77777777" w:rsidTr="00682BA1">
        <w:trPr>
          <w:cantSplit/>
        </w:trPr>
        <w:tc>
          <w:tcPr>
            <w:tcW w:w="2976" w:type="dxa"/>
            <w:vAlign w:val="center"/>
          </w:tcPr>
          <w:p w14:paraId="1A3D0B63" w14:textId="77777777" w:rsidR="00B2243D" w:rsidRDefault="00B2243D" w:rsidP="00B2243D">
            <w:pPr>
              <w:pStyle w:val="SDLPS-TableText"/>
              <w:suppressAutoHyphens/>
              <w:jc w:val="left"/>
              <w:rPr>
                <w:rFonts w:ascii="Arial" w:hAnsi="Arial"/>
              </w:rPr>
            </w:pPr>
            <w:r>
              <w:rPr>
                <w:rFonts w:ascii="Arial" w:hAnsi="Arial"/>
              </w:rPr>
              <w:t>Translation Integration</w:t>
            </w:r>
          </w:p>
        </w:tc>
        <w:tc>
          <w:tcPr>
            <w:tcW w:w="5484" w:type="dxa"/>
            <w:vAlign w:val="center"/>
          </w:tcPr>
          <w:p w14:paraId="32EA921C" w14:textId="764191E1" w:rsidR="00B2243D" w:rsidRPr="00913E3F" w:rsidRDefault="00B2243D" w:rsidP="00B2243D">
            <w:pPr>
              <w:pStyle w:val="SDLPS-TableText"/>
              <w:suppressAutoHyphens/>
              <w:jc w:val="left"/>
              <w:rPr>
                <w:rFonts w:ascii="Arial" w:hAnsi="Arial"/>
              </w:rPr>
            </w:pPr>
            <w:r w:rsidRPr="00A73019">
              <w:rPr>
                <w:rFonts w:ascii="Arial" w:hAnsi="Arial"/>
                <w:color w:val="FF0000"/>
              </w:rPr>
              <w:t xml:space="preserve">SDL </w:t>
            </w:r>
            <w:proofErr w:type="spellStart"/>
            <w:r w:rsidRPr="00A73019">
              <w:rPr>
                <w:rFonts w:ascii="Arial" w:hAnsi="Arial"/>
                <w:color w:val="FF0000"/>
              </w:rPr>
              <w:t>WorldS</w:t>
            </w:r>
            <w:r w:rsidR="00566819">
              <w:rPr>
                <w:rFonts w:ascii="Arial" w:hAnsi="Arial"/>
                <w:color w:val="FF0000"/>
              </w:rPr>
              <w:t>erver</w:t>
            </w:r>
            <w:proofErr w:type="spellEnd"/>
            <w:r w:rsidR="00566819">
              <w:rPr>
                <w:rFonts w:ascii="Arial" w:hAnsi="Arial"/>
                <w:color w:val="FF0000"/>
              </w:rPr>
              <w:t xml:space="preserve"> </w:t>
            </w:r>
          </w:p>
        </w:tc>
      </w:tr>
      <w:tr w:rsidR="00B2243D" w:rsidRPr="009B04C6" w14:paraId="4465704B" w14:textId="77777777" w:rsidTr="00682BA1">
        <w:trPr>
          <w:cantSplit/>
        </w:trPr>
        <w:tc>
          <w:tcPr>
            <w:tcW w:w="2976" w:type="dxa"/>
            <w:vAlign w:val="center"/>
          </w:tcPr>
          <w:p w14:paraId="097F767F" w14:textId="3303BF62" w:rsidR="00B2243D" w:rsidRDefault="00B2243D" w:rsidP="0020382F">
            <w:pPr>
              <w:pStyle w:val="SDLPS-TableText"/>
              <w:suppressAutoHyphens/>
              <w:jc w:val="left"/>
              <w:rPr>
                <w:rFonts w:ascii="Arial" w:hAnsi="Arial"/>
              </w:rPr>
            </w:pPr>
            <w:r>
              <w:rPr>
                <w:rFonts w:ascii="Arial" w:hAnsi="Arial"/>
              </w:rPr>
              <w:t xml:space="preserve">Other </w:t>
            </w:r>
            <w:proofErr w:type="spellStart"/>
            <w:r w:rsidR="0020382F">
              <w:rPr>
                <w:rFonts w:ascii="Arial" w:hAnsi="Arial"/>
              </w:rPr>
              <w:t>Tridion</w:t>
            </w:r>
            <w:proofErr w:type="spellEnd"/>
            <w:r w:rsidR="0020382F">
              <w:rPr>
                <w:rFonts w:ascii="Arial" w:hAnsi="Arial"/>
              </w:rPr>
              <w:t xml:space="preserve"> Docs</w:t>
            </w:r>
            <w:r>
              <w:rPr>
                <w:rFonts w:ascii="Arial" w:hAnsi="Arial"/>
              </w:rPr>
              <w:t xml:space="preserve"> Components</w:t>
            </w:r>
          </w:p>
        </w:tc>
        <w:tc>
          <w:tcPr>
            <w:tcW w:w="5484" w:type="dxa"/>
            <w:vAlign w:val="center"/>
          </w:tcPr>
          <w:p w14:paraId="79F1981C" w14:textId="69A50CFF" w:rsidR="00B2243D" w:rsidRPr="00A73019" w:rsidRDefault="00566819" w:rsidP="00B2243D">
            <w:pPr>
              <w:pStyle w:val="SDLPS-TableText"/>
              <w:suppressAutoHyphens/>
              <w:jc w:val="left"/>
              <w:rPr>
                <w:rFonts w:ascii="Arial" w:hAnsi="Arial"/>
                <w:color w:val="FF0000"/>
              </w:rPr>
            </w:pPr>
            <w:r>
              <w:rPr>
                <w:rFonts w:ascii="Arial" w:hAnsi="Arial"/>
                <w:color w:val="FF0000"/>
              </w:rPr>
              <w:t>Draft Space</w:t>
            </w:r>
          </w:p>
        </w:tc>
      </w:tr>
      <w:tr w:rsidR="00B2243D" w:rsidRPr="009B04C6" w14:paraId="757CE346" w14:textId="77777777" w:rsidTr="00682BA1">
        <w:trPr>
          <w:cantSplit/>
        </w:trPr>
        <w:tc>
          <w:tcPr>
            <w:tcW w:w="2976" w:type="dxa"/>
            <w:vAlign w:val="center"/>
          </w:tcPr>
          <w:p w14:paraId="0291CC7C" w14:textId="77777777" w:rsidR="00B2243D" w:rsidRDefault="00B2243D" w:rsidP="00B2243D">
            <w:pPr>
              <w:pStyle w:val="SDLPS-TableText"/>
              <w:suppressAutoHyphens/>
              <w:jc w:val="left"/>
              <w:rPr>
                <w:rFonts w:ascii="Arial" w:hAnsi="Arial"/>
              </w:rPr>
            </w:pPr>
            <w:r>
              <w:rPr>
                <w:rFonts w:ascii="Arial" w:hAnsi="Arial"/>
              </w:rPr>
              <w:t xml:space="preserve">Taxonomy integration </w:t>
            </w:r>
          </w:p>
        </w:tc>
        <w:tc>
          <w:tcPr>
            <w:tcW w:w="5484" w:type="dxa"/>
            <w:vAlign w:val="center"/>
          </w:tcPr>
          <w:p w14:paraId="2E5E5F5B" w14:textId="55E5234C" w:rsidR="00B2243D" w:rsidRDefault="00566819" w:rsidP="00B2243D">
            <w:pPr>
              <w:pStyle w:val="SDLPS-TableText"/>
              <w:suppressAutoHyphens/>
              <w:jc w:val="left"/>
              <w:rPr>
                <w:rFonts w:ascii="Arial" w:hAnsi="Arial"/>
                <w:color w:val="FF0000"/>
              </w:rPr>
            </w:pPr>
            <w:r>
              <w:rPr>
                <w:rFonts w:ascii="Arial" w:hAnsi="Arial"/>
                <w:color w:val="FF0000"/>
              </w:rPr>
              <w:t>None</w:t>
            </w:r>
          </w:p>
        </w:tc>
      </w:tr>
    </w:tbl>
    <w:p w14:paraId="3EE0BC99" w14:textId="77777777" w:rsidR="009C7DDC" w:rsidRPr="009B04C6" w:rsidRDefault="009C7DDC" w:rsidP="00FE4DF9">
      <w:pPr>
        <w:pStyle w:val="Heading2"/>
      </w:pPr>
      <w:bookmarkStart w:id="18" w:name="_Toc440563005"/>
      <w:bookmarkStart w:id="19" w:name="_Toc17440622"/>
      <w:r w:rsidRPr="00FE4DF9">
        <w:t>Version</w:t>
      </w:r>
      <w:r w:rsidRPr="009B04C6">
        <w:t xml:space="preserve"> History</w:t>
      </w:r>
      <w:bookmarkEnd w:id="18"/>
      <w:bookmarkEnd w:id="19"/>
    </w:p>
    <w:tbl>
      <w:tblPr>
        <w:tblW w:w="84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980"/>
        <w:gridCol w:w="3600"/>
        <w:gridCol w:w="1800"/>
      </w:tblGrid>
      <w:tr w:rsidR="009C7DDC" w:rsidRPr="009B04C6" w14:paraId="3EC9FCDA" w14:textId="77777777" w:rsidTr="00682BA1">
        <w:tc>
          <w:tcPr>
            <w:tcW w:w="1080" w:type="dxa"/>
            <w:shd w:val="clear" w:color="auto" w:fill="D9D9D9" w:themeFill="background1" w:themeFillShade="D9"/>
            <w:vAlign w:val="center"/>
          </w:tcPr>
          <w:p w14:paraId="54DFFCA7" w14:textId="77777777" w:rsidR="009C7DDC" w:rsidRPr="0027020C" w:rsidRDefault="009C7DDC" w:rsidP="00F21283">
            <w:pPr>
              <w:pStyle w:val="SDLPS-TableText"/>
              <w:suppressAutoHyphens/>
              <w:jc w:val="left"/>
              <w:rPr>
                <w:rFonts w:ascii="Arial" w:hAnsi="Arial"/>
                <w:b/>
              </w:rPr>
            </w:pPr>
            <w:r w:rsidRPr="0027020C">
              <w:rPr>
                <w:rFonts w:ascii="Arial" w:hAnsi="Arial"/>
                <w:b/>
              </w:rPr>
              <w:t>Version</w:t>
            </w:r>
          </w:p>
        </w:tc>
        <w:tc>
          <w:tcPr>
            <w:tcW w:w="1980" w:type="dxa"/>
            <w:shd w:val="clear" w:color="auto" w:fill="D9D9D9" w:themeFill="background1" w:themeFillShade="D9"/>
            <w:vAlign w:val="center"/>
          </w:tcPr>
          <w:p w14:paraId="2FEC8529" w14:textId="77777777" w:rsidR="009C7DDC" w:rsidRPr="0027020C" w:rsidRDefault="009C7DDC" w:rsidP="00F21283">
            <w:pPr>
              <w:pStyle w:val="SDLPS-TableText"/>
              <w:suppressAutoHyphens/>
              <w:jc w:val="left"/>
              <w:rPr>
                <w:rFonts w:ascii="Arial" w:hAnsi="Arial"/>
                <w:b/>
              </w:rPr>
            </w:pPr>
            <w:r w:rsidRPr="0027020C">
              <w:rPr>
                <w:rFonts w:ascii="Arial" w:hAnsi="Arial"/>
                <w:b/>
              </w:rPr>
              <w:t>Author</w:t>
            </w:r>
          </w:p>
        </w:tc>
        <w:tc>
          <w:tcPr>
            <w:tcW w:w="3600" w:type="dxa"/>
            <w:shd w:val="clear" w:color="auto" w:fill="D9D9D9" w:themeFill="background1" w:themeFillShade="D9"/>
            <w:vAlign w:val="center"/>
          </w:tcPr>
          <w:p w14:paraId="1FBD3E5A" w14:textId="77777777" w:rsidR="009C7DDC" w:rsidRPr="0027020C" w:rsidRDefault="009C7DDC" w:rsidP="00F21283">
            <w:pPr>
              <w:pStyle w:val="SDLPS-TableText"/>
              <w:suppressAutoHyphens/>
              <w:jc w:val="left"/>
              <w:rPr>
                <w:rFonts w:ascii="Arial" w:hAnsi="Arial"/>
                <w:b/>
              </w:rPr>
            </w:pPr>
            <w:r w:rsidRPr="0027020C">
              <w:rPr>
                <w:rFonts w:ascii="Arial" w:hAnsi="Arial"/>
                <w:b/>
              </w:rPr>
              <w:t>Notes</w:t>
            </w:r>
          </w:p>
        </w:tc>
        <w:tc>
          <w:tcPr>
            <w:tcW w:w="1800" w:type="dxa"/>
            <w:shd w:val="clear" w:color="auto" w:fill="D9D9D9" w:themeFill="background1" w:themeFillShade="D9"/>
            <w:vAlign w:val="center"/>
          </w:tcPr>
          <w:p w14:paraId="3A0DCEF9" w14:textId="77777777" w:rsidR="009C7DDC" w:rsidRPr="0027020C" w:rsidRDefault="009C7DDC" w:rsidP="00F21283">
            <w:pPr>
              <w:pStyle w:val="SDLPS-TableText"/>
              <w:suppressAutoHyphens/>
              <w:jc w:val="left"/>
              <w:rPr>
                <w:rFonts w:ascii="Arial" w:hAnsi="Arial"/>
                <w:b/>
              </w:rPr>
            </w:pPr>
            <w:r w:rsidRPr="0027020C">
              <w:rPr>
                <w:rFonts w:ascii="Arial" w:hAnsi="Arial"/>
                <w:b/>
              </w:rPr>
              <w:t>Date</w:t>
            </w:r>
          </w:p>
        </w:tc>
      </w:tr>
      <w:tr w:rsidR="009C7DDC" w:rsidRPr="0027020C" w14:paraId="53DE05AB" w14:textId="77777777" w:rsidTr="00682BA1">
        <w:tc>
          <w:tcPr>
            <w:tcW w:w="1080" w:type="dxa"/>
            <w:vAlign w:val="center"/>
          </w:tcPr>
          <w:p w14:paraId="65F5FB3A" w14:textId="440D3935" w:rsidR="009C7DDC" w:rsidRPr="0027020C" w:rsidRDefault="00566819" w:rsidP="00F21283">
            <w:pPr>
              <w:pStyle w:val="SDLPS-TableText"/>
              <w:suppressAutoHyphens/>
              <w:rPr>
                <w:rFonts w:ascii="Arial" w:hAnsi="Arial"/>
              </w:rPr>
            </w:pPr>
            <w:r>
              <w:rPr>
                <w:rFonts w:ascii="Arial" w:hAnsi="Arial"/>
              </w:rPr>
              <w:t>V1.0</w:t>
            </w:r>
          </w:p>
        </w:tc>
        <w:tc>
          <w:tcPr>
            <w:tcW w:w="1980" w:type="dxa"/>
            <w:vAlign w:val="center"/>
          </w:tcPr>
          <w:p w14:paraId="28B3DD94" w14:textId="5FED3E25" w:rsidR="009C7DDC" w:rsidRPr="0027020C" w:rsidRDefault="00EE455E" w:rsidP="00F21283">
            <w:pPr>
              <w:pStyle w:val="SDLPS-TableText"/>
              <w:suppressAutoHyphens/>
              <w:rPr>
                <w:rFonts w:ascii="Arial" w:hAnsi="Arial"/>
              </w:rPr>
            </w:pPr>
            <w:r>
              <w:rPr>
                <w:rFonts w:ascii="Arial" w:hAnsi="Arial"/>
              </w:rPr>
              <w:t xml:space="preserve">Jered </w:t>
            </w:r>
            <w:proofErr w:type="spellStart"/>
            <w:r>
              <w:rPr>
                <w:rFonts w:ascii="Arial" w:hAnsi="Arial"/>
              </w:rPr>
              <w:t>Bastinck</w:t>
            </w:r>
            <w:proofErr w:type="spellEnd"/>
          </w:p>
        </w:tc>
        <w:tc>
          <w:tcPr>
            <w:tcW w:w="3600" w:type="dxa"/>
            <w:vAlign w:val="center"/>
          </w:tcPr>
          <w:p w14:paraId="174833C3" w14:textId="27897D64" w:rsidR="009C7DDC" w:rsidRPr="0027020C" w:rsidRDefault="00EE455E" w:rsidP="00F21283">
            <w:pPr>
              <w:pStyle w:val="SDLPS-TableText"/>
              <w:suppressAutoHyphens/>
              <w:rPr>
                <w:rFonts w:ascii="Arial" w:hAnsi="Arial"/>
              </w:rPr>
            </w:pPr>
            <w:r>
              <w:rPr>
                <w:rFonts w:ascii="Arial" w:hAnsi="Arial"/>
              </w:rPr>
              <w:t>Initial Version</w:t>
            </w:r>
          </w:p>
        </w:tc>
        <w:tc>
          <w:tcPr>
            <w:tcW w:w="1800" w:type="dxa"/>
            <w:vAlign w:val="center"/>
          </w:tcPr>
          <w:p w14:paraId="47F66DC5" w14:textId="144D47D1" w:rsidR="009C7DDC" w:rsidRPr="0027020C" w:rsidRDefault="00EE455E" w:rsidP="00022127">
            <w:pPr>
              <w:pStyle w:val="SDLPS-TableText"/>
              <w:suppressAutoHyphens/>
              <w:rPr>
                <w:rFonts w:ascii="Arial" w:hAnsi="Arial"/>
              </w:rPr>
            </w:pPr>
            <w:r>
              <w:rPr>
                <w:rFonts w:ascii="Arial" w:hAnsi="Arial"/>
              </w:rPr>
              <w:t>08/</w:t>
            </w:r>
            <w:r w:rsidR="00022127">
              <w:rPr>
                <w:rFonts w:ascii="Arial" w:hAnsi="Arial"/>
              </w:rPr>
              <w:t>22</w:t>
            </w:r>
            <w:r>
              <w:rPr>
                <w:rFonts w:ascii="Arial" w:hAnsi="Arial"/>
              </w:rPr>
              <w:t>/2019</w:t>
            </w:r>
          </w:p>
        </w:tc>
      </w:tr>
      <w:tr w:rsidR="009C7DDC" w:rsidRPr="0027020C" w14:paraId="51AB8FBA" w14:textId="77777777" w:rsidTr="00682BA1">
        <w:tc>
          <w:tcPr>
            <w:tcW w:w="1080" w:type="dxa"/>
            <w:vAlign w:val="center"/>
          </w:tcPr>
          <w:p w14:paraId="078C4891" w14:textId="77777777" w:rsidR="009C7DDC" w:rsidRPr="0027020C" w:rsidRDefault="009C7DDC" w:rsidP="00F21283">
            <w:pPr>
              <w:pStyle w:val="SDLPS-TableText"/>
              <w:suppressAutoHyphens/>
              <w:rPr>
                <w:rFonts w:ascii="Arial" w:hAnsi="Arial"/>
              </w:rPr>
            </w:pPr>
          </w:p>
        </w:tc>
        <w:tc>
          <w:tcPr>
            <w:tcW w:w="1980" w:type="dxa"/>
            <w:vAlign w:val="center"/>
          </w:tcPr>
          <w:p w14:paraId="2BC8952E" w14:textId="77777777" w:rsidR="009C7DDC" w:rsidRPr="0027020C" w:rsidRDefault="009C7DDC" w:rsidP="00F21283">
            <w:pPr>
              <w:pStyle w:val="SDLPS-TableText"/>
              <w:suppressAutoHyphens/>
              <w:rPr>
                <w:rFonts w:ascii="Arial" w:hAnsi="Arial"/>
              </w:rPr>
            </w:pPr>
          </w:p>
        </w:tc>
        <w:tc>
          <w:tcPr>
            <w:tcW w:w="3600" w:type="dxa"/>
            <w:vAlign w:val="center"/>
          </w:tcPr>
          <w:p w14:paraId="490FC985" w14:textId="77777777" w:rsidR="009C7DDC" w:rsidRPr="0027020C" w:rsidRDefault="009C7DDC" w:rsidP="00F21283">
            <w:pPr>
              <w:pStyle w:val="SDLPS-TableText"/>
              <w:suppressAutoHyphens/>
              <w:rPr>
                <w:rFonts w:ascii="Arial" w:hAnsi="Arial"/>
              </w:rPr>
            </w:pPr>
          </w:p>
        </w:tc>
        <w:tc>
          <w:tcPr>
            <w:tcW w:w="1800" w:type="dxa"/>
            <w:vAlign w:val="center"/>
          </w:tcPr>
          <w:p w14:paraId="7DB2DBEA" w14:textId="77777777" w:rsidR="009C7DDC" w:rsidRPr="0027020C" w:rsidRDefault="009C7DDC" w:rsidP="00F21283">
            <w:pPr>
              <w:pStyle w:val="SDLPS-TableText"/>
              <w:suppressAutoHyphens/>
              <w:rPr>
                <w:rFonts w:ascii="Arial" w:hAnsi="Arial"/>
              </w:rPr>
            </w:pPr>
          </w:p>
        </w:tc>
      </w:tr>
      <w:tr w:rsidR="009C7DDC" w:rsidRPr="0027020C" w14:paraId="6C5D26D1" w14:textId="77777777" w:rsidTr="00682BA1">
        <w:tc>
          <w:tcPr>
            <w:tcW w:w="1080" w:type="dxa"/>
            <w:vAlign w:val="center"/>
          </w:tcPr>
          <w:p w14:paraId="3DB5A5D1" w14:textId="77777777" w:rsidR="009C7DDC" w:rsidRPr="0027020C" w:rsidRDefault="009C7DDC" w:rsidP="00F21283">
            <w:pPr>
              <w:pStyle w:val="SDLPS-TableText"/>
              <w:suppressAutoHyphens/>
              <w:rPr>
                <w:rFonts w:ascii="Arial" w:hAnsi="Arial"/>
              </w:rPr>
            </w:pPr>
          </w:p>
        </w:tc>
        <w:tc>
          <w:tcPr>
            <w:tcW w:w="1980" w:type="dxa"/>
            <w:vAlign w:val="center"/>
          </w:tcPr>
          <w:p w14:paraId="7CA71532" w14:textId="77777777" w:rsidR="009C7DDC" w:rsidRPr="0027020C" w:rsidRDefault="009C7DDC" w:rsidP="00F21283">
            <w:pPr>
              <w:pStyle w:val="SDLPS-TableText"/>
              <w:suppressAutoHyphens/>
              <w:rPr>
                <w:rFonts w:ascii="Arial" w:hAnsi="Arial"/>
              </w:rPr>
            </w:pPr>
          </w:p>
        </w:tc>
        <w:tc>
          <w:tcPr>
            <w:tcW w:w="3600" w:type="dxa"/>
            <w:vAlign w:val="center"/>
          </w:tcPr>
          <w:p w14:paraId="30E509F0" w14:textId="77777777" w:rsidR="009C7DDC" w:rsidRPr="0027020C" w:rsidRDefault="009C7DDC" w:rsidP="00F21283">
            <w:pPr>
              <w:pStyle w:val="SDLPS-TableText"/>
              <w:suppressAutoHyphens/>
              <w:rPr>
                <w:rFonts w:ascii="Arial" w:hAnsi="Arial"/>
              </w:rPr>
            </w:pPr>
          </w:p>
        </w:tc>
        <w:tc>
          <w:tcPr>
            <w:tcW w:w="1800" w:type="dxa"/>
            <w:vAlign w:val="center"/>
          </w:tcPr>
          <w:p w14:paraId="5DBB0FE2" w14:textId="77777777" w:rsidR="009C7DDC" w:rsidRPr="0027020C" w:rsidRDefault="009C7DDC" w:rsidP="00F21283">
            <w:pPr>
              <w:pStyle w:val="SDLPS-TableText"/>
              <w:suppressAutoHyphens/>
              <w:rPr>
                <w:rFonts w:ascii="Arial" w:hAnsi="Arial"/>
              </w:rPr>
            </w:pPr>
          </w:p>
        </w:tc>
      </w:tr>
      <w:tr w:rsidR="009C7DDC" w:rsidRPr="0027020C" w14:paraId="7147A277" w14:textId="77777777" w:rsidTr="00682BA1">
        <w:tc>
          <w:tcPr>
            <w:tcW w:w="1080" w:type="dxa"/>
            <w:vAlign w:val="center"/>
          </w:tcPr>
          <w:p w14:paraId="4CA71856" w14:textId="77777777" w:rsidR="009C7DDC" w:rsidRPr="0027020C" w:rsidRDefault="009C7DDC" w:rsidP="00F21283">
            <w:pPr>
              <w:pStyle w:val="SDLPS-TableText"/>
              <w:suppressAutoHyphens/>
              <w:rPr>
                <w:rFonts w:ascii="Arial" w:hAnsi="Arial"/>
              </w:rPr>
            </w:pPr>
          </w:p>
        </w:tc>
        <w:tc>
          <w:tcPr>
            <w:tcW w:w="1980" w:type="dxa"/>
            <w:vAlign w:val="center"/>
          </w:tcPr>
          <w:p w14:paraId="415D712F" w14:textId="77777777" w:rsidR="009C7DDC" w:rsidRPr="0027020C" w:rsidRDefault="009C7DDC" w:rsidP="00F21283">
            <w:pPr>
              <w:pStyle w:val="SDLPS-TableText"/>
              <w:suppressAutoHyphens/>
              <w:rPr>
                <w:rFonts w:ascii="Arial" w:hAnsi="Arial"/>
              </w:rPr>
            </w:pPr>
          </w:p>
        </w:tc>
        <w:tc>
          <w:tcPr>
            <w:tcW w:w="3600" w:type="dxa"/>
            <w:vAlign w:val="center"/>
          </w:tcPr>
          <w:p w14:paraId="38CBFF07" w14:textId="77777777" w:rsidR="009C7DDC" w:rsidRPr="0027020C" w:rsidRDefault="009C7DDC" w:rsidP="00F21283">
            <w:pPr>
              <w:pStyle w:val="SDLPS-TableText"/>
              <w:suppressAutoHyphens/>
              <w:rPr>
                <w:rFonts w:ascii="Arial" w:hAnsi="Arial"/>
              </w:rPr>
            </w:pPr>
          </w:p>
        </w:tc>
        <w:tc>
          <w:tcPr>
            <w:tcW w:w="1800" w:type="dxa"/>
            <w:vAlign w:val="center"/>
          </w:tcPr>
          <w:p w14:paraId="0503790D" w14:textId="77777777" w:rsidR="009C7DDC" w:rsidRPr="0027020C" w:rsidRDefault="009C7DDC" w:rsidP="00F21283">
            <w:pPr>
              <w:pStyle w:val="SDLPS-TableText"/>
              <w:suppressAutoHyphens/>
              <w:rPr>
                <w:rFonts w:ascii="Arial" w:hAnsi="Arial"/>
              </w:rPr>
            </w:pPr>
          </w:p>
        </w:tc>
      </w:tr>
    </w:tbl>
    <w:p w14:paraId="375D2E63" w14:textId="52BCE4B4" w:rsidR="009C7DDC" w:rsidRPr="00FE4DF9" w:rsidRDefault="009C7DDC" w:rsidP="00FE4DF9">
      <w:pPr>
        <w:pStyle w:val="Heading2"/>
        <w:rPr>
          <w:rFonts w:ascii="Arial" w:hAnsi="Arial" w:cs="Arial"/>
          <w:lang w:val="en-GB"/>
        </w:rPr>
      </w:pPr>
      <w:bookmarkStart w:id="20" w:name="_Toc202267413"/>
      <w:bookmarkStart w:id="21" w:name="_Toc440563006"/>
      <w:bookmarkStart w:id="22" w:name="_Toc17440623"/>
      <w:bookmarkEnd w:id="11"/>
      <w:bookmarkEnd w:id="12"/>
      <w:bookmarkEnd w:id="13"/>
      <w:r w:rsidRPr="00FE4DF9">
        <w:t>Distribution</w:t>
      </w:r>
      <w:bookmarkEnd w:id="20"/>
      <w:bookmarkEnd w:id="21"/>
      <w:bookmarkEnd w:id="22"/>
    </w:p>
    <w:tbl>
      <w:tblPr>
        <w:tblW w:w="84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4140"/>
      </w:tblGrid>
      <w:tr w:rsidR="009C7DDC" w:rsidRPr="009B04C6" w14:paraId="3455C159" w14:textId="77777777" w:rsidTr="00682BA1">
        <w:trPr>
          <w:cantSplit/>
          <w:tblHeader/>
        </w:trPr>
        <w:tc>
          <w:tcPr>
            <w:tcW w:w="4320" w:type="dxa"/>
            <w:shd w:val="clear" w:color="auto" w:fill="E6E6E6"/>
            <w:vAlign w:val="center"/>
          </w:tcPr>
          <w:p w14:paraId="0CC95F24" w14:textId="77777777" w:rsidR="009C7DDC" w:rsidRPr="009B04C6" w:rsidRDefault="009C7DDC" w:rsidP="00F21283">
            <w:pPr>
              <w:pStyle w:val="Table-ColHead"/>
              <w:rPr>
                <w:rFonts w:cs="Arial"/>
                <w:lang w:val="en-GB"/>
              </w:rPr>
            </w:pPr>
            <w:r w:rsidRPr="009B04C6">
              <w:rPr>
                <w:rFonts w:cs="Arial"/>
                <w:lang w:val="en-GB"/>
              </w:rPr>
              <w:t>Name</w:t>
            </w:r>
          </w:p>
        </w:tc>
        <w:tc>
          <w:tcPr>
            <w:tcW w:w="4140" w:type="dxa"/>
            <w:shd w:val="clear" w:color="auto" w:fill="E6E6E6"/>
            <w:vAlign w:val="center"/>
          </w:tcPr>
          <w:p w14:paraId="24538D05" w14:textId="77777777" w:rsidR="009C7DDC" w:rsidRPr="009B04C6" w:rsidRDefault="009C7DDC" w:rsidP="00F21283">
            <w:pPr>
              <w:pStyle w:val="Table-ColHead"/>
              <w:rPr>
                <w:rFonts w:cs="Arial"/>
                <w:lang w:val="en-GB"/>
              </w:rPr>
            </w:pPr>
            <w:r w:rsidRPr="009B04C6">
              <w:rPr>
                <w:rFonts w:cs="Arial"/>
                <w:lang w:val="en-GB"/>
              </w:rPr>
              <w:t>Company</w:t>
            </w:r>
          </w:p>
        </w:tc>
      </w:tr>
      <w:tr w:rsidR="009C7DDC" w:rsidRPr="0027020C" w14:paraId="6F093A0A" w14:textId="77777777" w:rsidTr="00682BA1">
        <w:trPr>
          <w:cantSplit/>
        </w:trPr>
        <w:tc>
          <w:tcPr>
            <w:tcW w:w="4320" w:type="dxa"/>
            <w:vAlign w:val="center"/>
          </w:tcPr>
          <w:p w14:paraId="58E74693" w14:textId="73C8D9D7"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 xml:space="preserve">Jered </w:t>
            </w:r>
            <w:proofErr w:type="spellStart"/>
            <w:r>
              <w:rPr>
                <w:rFonts w:ascii="Arial" w:hAnsi="Arial" w:cs="Arial"/>
                <w:sz w:val="20"/>
                <w:szCs w:val="20"/>
              </w:rPr>
              <w:t>Bastinck</w:t>
            </w:r>
            <w:proofErr w:type="spellEnd"/>
          </w:p>
        </w:tc>
        <w:tc>
          <w:tcPr>
            <w:tcW w:w="4140" w:type="dxa"/>
            <w:vAlign w:val="center"/>
          </w:tcPr>
          <w:p w14:paraId="3B8B6E0A" w14:textId="7B5A00CB"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SDL</w:t>
            </w:r>
          </w:p>
        </w:tc>
      </w:tr>
      <w:tr w:rsidR="009C7DDC" w:rsidRPr="0027020C" w14:paraId="44EBB6F9" w14:textId="77777777" w:rsidTr="00682BA1">
        <w:trPr>
          <w:cantSplit/>
        </w:trPr>
        <w:tc>
          <w:tcPr>
            <w:tcW w:w="4320" w:type="dxa"/>
            <w:vAlign w:val="center"/>
          </w:tcPr>
          <w:p w14:paraId="50048B9E" w14:textId="345E3F3D"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 xml:space="preserve">Pam </w:t>
            </w:r>
            <w:proofErr w:type="spellStart"/>
            <w:r>
              <w:rPr>
                <w:rFonts w:ascii="Arial" w:hAnsi="Arial" w:cs="Arial"/>
                <w:sz w:val="20"/>
                <w:szCs w:val="20"/>
              </w:rPr>
              <w:t>Noreault</w:t>
            </w:r>
            <w:proofErr w:type="spellEnd"/>
          </w:p>
        </w:tc>
        <w:tc>
          <w:tcPr>
            <w:tcW w:w="4140" w:type="dxa"/>
            <w:vAlign w:val="center"/>
          </w:tcPr>
          <w:p w14:paraId="596CFB26" w14:textId="1EACC427"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SDL</w:t>
            </w:r>
          </w:p>
        </w:tc>
      </w:tr>
      <w:tr w:rsidR="00022127" w:rsidRPr="0027020C" w14:paraId="15FE1ECC" w14:textId="77777777" w:rsidTr="00682BA1">
        <w:trPr>
          <w:cantSplit/>
        </w:trPr>
        <w:tc>
          <w:tcPr>
            <w:tcW w:w="4320" w:type="dxa"/>
            <w:vAlign w:val="center"/>
          </w:tcPr>
          <w:p w14:paraId="2D161928" w14:textId="46CC9197" w:rsidR="00022127" w:rsidRDefault="00022127" w:rsidP="00F21283">
            <w:pPr>
              <w:suppressAutoHyphens/>
              <w:spacing w:before="20" w:after="20"/>
              <w:rPr>
                <w:rFonts w:ascii="Arial" w:hAnsi="Arial" w:cs="Arial"/>
                <w:sz w:val="20"/>
                <w:szCs w:val="20"/>
              </w:rPr>
            </w:pPr>
            <w:r>
              <w:rPr>
                <w:rFonts w:ascii="Arial" w:hAnsi="Arial" w:cs="Arial"/>
                <w:sz w:val="20"/>
                <w:szCs w:val="20"/>
              </w:rPr>
              <w:t xml:space="preserve">Kathy </w:t>
            </w:r>
            <w:proofErr w:type="spellStart"/>
            <w:r>
              <w:rPr>
                <w:rFonts w:ascii="Arial" w:hAnsi="Arial" w:cs="Arial"/>
                <w:sz w:val="20"/>
                <w:szCs w:val="20"/>
              </w:rPr>
              <w:t>Doane</w:t>
            </w:r>
            <w:proofErr w:type="spellEnd"/>
          </w:p>
        </w:tc>
        <w:tc>
          <w:tcPr>
            <w:tcW w:w="4140" w:type="dxa"/>
            <w:vAlign w:val="center"/>
          </w:tcPr>
          <w:p w14:paraId="43CFCD27" w14:textId="30FA1830" w:rsidR="00022127" w:rsidRDefault="00022127" w:rsidP="00F21283">
            <w:pPr>
              <w:suppressAutoHyphens/>
              <w:spacing w:before="20" w:after="20"/>
              <w:rPr>
                <w:rFonts w:ascii="Arial" w:hAnsi="Arial" w:cs="Arial"/>
                <w:sz w:val="20"/>
                <w:szCs w:val="20"/>
              </w:rPr>
            </w:pPr>
            <w:r>
              <w:rPr>
                <w:rFonts w:ascii="Arial" w:hAnsi="Arial" w:cs="Arial"/>
                <w:sz w:val="20"/>
                <w:szCs w:val="20"/>
              </w:rPr>
              <w:t>SDL</w:t>
            </w:r>
          </w:p>
        </w:tc>
      </w:tr>
      <w:tr w:rsidR="009C7DDC" w:rsidRPr="0027020C" w14:paraId="48FC6EE3" w14:textId="77777777" w:rsidTr="00682BA1">
        <w:trPr>
          <w:cantSplit/>
        </w:trPr>
        <w:tc>
          <w:tcPr>
            <w:tcW w:w="4320" w:type="dxa"/>
            <w:vAlign w:val="center"/>
          </w:tcPr>
          <w:p w14:paraId="21D743F4" w14:textId="64EDE076"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Josh Steen</w:t>
            </w:r>
          </w:p>
        </w:tc>
        <w:tc>
          <w:tcPr>
            <w:tcW w:w="4140" w:type="dxa"/>
            <w:vAlign w:val="center"/>
          </w:tcPr>
          <w:p w14:paraId="5A56A4C8" w14:textId="14C8F5F9"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SDL</w:t>
            </w:r>
          </w:p>
        </w:tc>
      </w:tr>
      <w:tr w:rsidR="009C7DDC" w:rsidRPr="0027020C" w14:paraId="533E8ACA" w14:textId="77777777" w:rsidTr="00682BA1">
        <w:trPr>
          <w:cantSplit/>
        </w:trPr>
        <w:tc>
          <w:tcPr>
            <w:tcW w:w="4320" w:type="dxa"/>
            <w:vAlign w:val="center"/>
          </w:tcPr>
          <w:p w14:paraId="1736D954" w14:textId="621B1AA2"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Todd Breeding</w:t>
            </w:r>
          </w:p>
        </w:tc>
        <w:tc>
          <w:tcPr>
            <w:tcW w:w="4140" w:type="dxa"/>
            <w:vAlign w:val="center"/>
          </w:tcPr>
          <w:p w14:paraId="2E3C1D58" w14:textId="6C55C585"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Texas Instruments</w:t>
            </w:r>
          </w:p>
        </w:tc>
      </w:tr>
      <w:tr w:rsidR="009C7DDC" w:rsidRPr="0027020C" w14:paraId="2CCF4BF3" w14:textId="77777777" w:rsidTr="00682BA1">
        <w:trPr>
          <w:cantSplit/>
        </w:trPr>
        <w:tc>
          <w:tcPr>
            <w:tcW w:w="4320" w:type="dxa"/>
            <w:vAlign w:val="center"/>
          </w:tcPr>
          <w:p w14:paraId="215F4EB6" w14:textId="58D63D40"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Wendy Overturf</w:t>
            </w:r>
          </w:p>
        </w:tc>
        <w:tc>
          <w:tcPr>
            <w:tcW w:w="4140" w:type="dxa"/>
            <w:vAlign w:val="center"/>
          </w:tcPr>
          <w:p w14:paraId="605B6219" w14:textId="2DF8A82D"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Texas Instruments</w:t>
            </w:r>
          </w:p>
        </w:tc>
      </w:tr>
      <w:tr w:rsidR="009C7DDC" w:rsidRPr="0027020C" w14:paraId="6C163DEE" w14:textId="77777777" w:rsidTr="00682BA1">
        <w:trPr>
          <w:cantSplit/>
        </w:trPr>
        <w:tc>
          <w:tcPr>
            <w:tcW w:w="4320" w:type="dxa"/>
            <w:vAlign w:val="center"/>
          </w:tcPr>
          <w:p w14:paraId="27A16E37" w14:textId="37589DB7"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Scott Allen</w:t>
            </w:r>
          </w:p>
        </w:tc>
        <w:tc>
          <w:tcPr>
            <w:tcW w:w="4140" w:type="dxa"/>
            <w:vAlign w:val="center"/>
          </w:tcPr>
          <w:p w14:paraId="770DEBA6" w14:textId="756A1C2B" w:rsidR="009C7DDC" w:rsidRPr="0027020C" w:rsidRDefault="00022127" w:rsidP="00F21283">
            <w:pPr>
              <w:suppressAutoHyphens/>
              <w:spacing w:before="20" w:after="20"/>
              <w:rPr>
                <w:rFonts w:ascii="Arial" w:hAnsi="Arial" w:cs="Arial"/>
                <w:sz w:val="20"/>
                <w:szCs w:val="20"/>
              </w:rPr>
            </w:pPr>
            <w:r>
              <w:rPr>
                <w:rFonts w:ascii="Arial" w:hAnsi="Arial" w:cs="Arial"/>
                <w:sz w:val="20"/>
                <w:szCs w:val="20"/>
              </w:rPr>
              <w:t>Texas Instruments</w:t>
            </w:r>
          </w:p>
        </w:tc>
      </w:tr>
      <w:tr w:rsidR="009C7DDC" w:rsidRPr="0027020C" w14:paraId="5BAD2888" w14:textId="77777777" w:rsidTr="00682BA1">
        <w:trPr>
          <w:cantSplit/>
        </w:trPr>
        <w:tc>
          <w:tcPr>
            <w:tcW w:w="4320" w:type="dxa"/>
            <w:vAlign w:val="center"/>
          </w:tcPr>
          <w:p w14:paraId="2C52D2C4" w14:textId="77777777" w:rsidR="009C7DDC" w:rsidRPr="0027020C" w:rsidRDefault="009C7DDC" w:rsidP="00F21283">
            <w:pPr>
              <w:suppressAutoHyphens/>
              <w:spacing w:before="20" w:after="20"/>
              <w:rPr>
                <w:rFonts w:ascii="Arial" w:hAnsi="Arial" w:cs="Arial"/>
                <w:sz w:val="20"/>
                <w:szCs w:val="20"/>
              </w:rPr>
            </w:pPr>
          </w:p>
        </w:tc>
        <w:tc>
          <w:tcPr>
            <w:tcW w:w="4140" w:type="dxa"/>
            <w:vAlign w:val="center"/>
          </w:tcPr>
          <w:p w14:paraId="006C7410" w14:textId="77777777" w:rsidR="009C7DDC" w:rsidRPr="0027020C" w:rsidRDefault="009C7DDC" w:rsidP="00F21283">
            <w:pPr>
              <w:suppressAutoHyphens/>
              <w:spacing w:before="20" w:after="20"/>
              <w:rPr>
                <w:rFonts w:ascii="Arial" w:hAnsi="Arial" w:cs="Arial"/>
                <w:sz w:val="20"/>
                <w:szCs w:val="20"/>
              </w:rPr>
            </w:pPr>
          </w:p>
        </w:tc>
      </w:tr>
    </w:tbl>
    <w:p w14:paraId="0A019475" w14:textId="77777777" w:rsidR="009C7DDC" w:rsidRPr="009B04C6" w:rsidRDefault="009C7DDC" w:rsidP="00FE4DF9">
      <w:pPr>
        <w:pStyle w:val="Heading2"/>
        <w:rPr>
          <w:lang w:val="en-GB"/>
        </w:rPr>
      </w:pPr>
      <w:bookmarkStart w:id="23" w:name="_Toc200195128"/>
      <w:bookmarkStart w:id="24" w:name="_Toc440563007"/>
      <w:bookmarkStart w:id="25" w:name="_Toc17440624"/>
      <w:r w:rsidRPr="009B04C6">
        <w:rPr>
          <w:lang w:val="en-GB"/>
        </w:rPr>
        <w:t>Approval</w:t>
      </w:r>
      <w:bookmarkEnd w:id="23"/>
      <w:bookmarkEnd w:id="24"/>
      <w:bookmarkEnd w:id="25"/>
      <w:r w:rsidRPr="009B04C6">
        <w:rPr>
          <w:lang w:val="en-GB"/>
        </w:rPr>
        <w:t xml:space="preserve"> </w:t>
      </w:r>
    </w:p>
    <w:tbl>
      <w:tblPr>
        <w:tblW w:w="84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2"/>
        <w:gridCol w:w="1701"/>
        <w:gridCol w:w="1276"/>
        <w:gridCol w:w="2121"/>
      </w:tblGrid>
      <w:tr w:rsidR="009C7DDC" w:rsidRPr="009B04C6" w14:paraId="534F84F9" w14:textId="77777777" w:rsidTr="00682BA1">
        <w:trPr>
          <w:cantSplit/>
          <w:tblHeader/>
        </w:trPr>
        <w:tc>
          <w:tcPr>
            <w:tcW w:w="3362" w:type="dxa"/>
            <w:shd w:val="clear" w:color="auto" w:fill="E6E6E6"/>
          </w:tcPr>
          <w:p w14:paraId="6137EB76" w14:textId="77777777" w:rsidR="009C7DDC" w:rsidRPr="009B04C6" w:rsidRDefault="009C7DDC" w:rsidP="00F21283">
            <w:pPr>
              <w:pStyle w:val="Table-ColHead"/>
              <w:rPr>
                <w:rFonts w:cs="Arial"/>
                <w:lang w:val="en-GB"/>
              </w:rPr>
            </w:pPr>
            <w:r w:rsidRPr="009B04C6">
              <w:rPr>
                <w:rFonts w:cs="Arial"/>
                <w:lang w:val="en-GB"/>
              </w:rPr>
              <w:t>Name</w:t>
            </w:r>
          </w:p>
        </w:tc>
        <w:tc>
          <w:tcPr>
            <w:tcW w:w="1701" w:type="dxa"/>
            <w:shd w:val="clear" w:color="auto" w:fill="E6E6E6"/>
          </w:tcPr>
          <w:p w14:paraId="3950F199" w14:textId="77777777" w:rsidR="009C7DDC" w:rsidRPr="009B04C6" w:rsidRDefault="009C7DDC" w:rsidP="00F21283">
            <w:pPr>
              <w:pStyle w:val="Table-ColHead"/>
              <w:rPr>
                <w:rFonts w:cs="Arial"/>
                <w:lang w:val="en-GB"/>
              </w:rPr>
            </w:pPr>
            <w:r w:rsidRPr="009B04C6">
              <w:rPr>
                <w:rFonts w:cs="Arial"/>
                <w:lang w:val="en-GB"/>
              </w:rPr>
              <w:t>Company</w:t>
            </w:r>
          </w:p>
        </w:tc>
        <w:tc>
          <w:tcPr>
            <w:tcW w:w="1276" w:type="dxa"/>
            <w:shd w:val="clear" w:color="auto" w:fill="E6E6E6"/>
          </w:tcPr>
          <w:p w14:paraId="71514B5A" w14:textId="77777777" w:rsidR="009C7DDC" w:rsidRPr="009B04C6" w:rsidRDefault="009C7DDC" w:rsidP="00F21283">
            <w:pPr>
              <w:pStyle w:val="Table-ColHead"/>
              <w:rPr>
                <w:rFonts w:cs="Arial"/>
                <w:lang w:val="en-GB"/>
              </w:rPr>
            </w:pPr>
            <w:r w:rsidRPr="009B04C6">
              <w:rPr>
                <w:rFonts w:cs="Arial"/>
                <w:lang w:val="en-GB"/>
              </w:rPr>
              <w:t xml:space="preserve">Date </w:t>
            </w:r>
          </w:p>
        </w:tc>
        <w:tc>
          <w:tcPr>
            <w:tcW w:w="2121" w:type="dxa"/>
            <w:shd w:val="clear" w:color="auto" w:fill="E6E6E6"/>
          </w:tcPr>
          <w:p w14:paraId="56C4B48E" w14:textId="77777777" w:rsidR="009C7DDC" w:rsidRPr="009B04C6" w:rsidRDefault="009C7DDC" w:rsidP="0027020C">
            <w:pPr>
              <w:pStyle w:val="Table-ColHead"/>
              <w:rPr>
                <w:rFonts w:cs="Arial"/>
                <w:lang w:val="en-GB"/>
              </w:rPr>
            </w:pPr>
            <w:r w:rsidRPr="009B04C6">
              <w:rPr>
                <w:rFonts w:cs="Arial"/>
                <w:lang w:val="en-GB"/>
              </w:rPr>
              <w:t>Signature</w:t>
            </w:r>
          </w:p>
        </w:tc>
      </w:tr>
      <w:tr w:rsidR="009C7DDC" w:rsidRPr="009B04C6" w14:paraId="0EA6F57B" w14:textId="77777777" w:rsidTr="00682BA1">
        <w:trPr>
          <w:cantSplit/>
        </w:trPr>
        <w:tc>
          <w:tcPr>
            <w:tcW w:w="3362" w:type="dxa"/>
          </w:tcPr>
          <w:p w14:paraId="2CAD390C" w14:textId="74A01B37" w:rsidR="009C7DDC" w:rsidRPr="009B04C6" w:rsidRDefault="00022127" w:rsidP="00F21283">
            <w:pPr>
              <w:pStyle w:val="Table-Text"/>
              <w:suppressAutoHyphens/>
              <w:rPr>
                <w:rFonts w:ascii="Arial" w:hAnsi="Arial" w:cs="Arial"/>
                <w:lang w:val="en-GB"/>
              </w:rPr>
            </w:pPr>
            <w:r>
              <w:rPr>
                <w:rFonts w:ascii="Arial" w:hAnsi="Arial" w:cs="Arial"/>
                <w:sz w:val="20"/>
              </w:rPr>
              <w:t xml:space="preserve">Jered </w:t>
            </w:r>
            <w:proofErr w:type="spellStart"/>
            <w:r>
              <w:rPr>
                <w:rFonts w:ascii="Arial" w:hAnsi="Arial" w:cs="Arial"/>
                <w:sz w:val="20"/>
              </w:rPr>
              <w:t>Bastinck</w:t>
            </w:r>
            <w:proofErr w:type="spellEnd"/>
          </w:p>
        </w:tc>
        <w:tc>
          <w:tcPr>
            <w:tcW w:w="1701" w:type="dxa"/>
          </w:tcPr>
          <w:p w14:paraId="0C724D1E" w14:textId="3D41102E" w:rsidR="009C7DDC" w:rsidRPr="009B04C6" w:rsidRDefault="00022127" w:rsidP="00F21283">
            <w:pPr>
              <w:pStyle w:val="Table-Text"/>
              <w:suppressAutoHyphens/>
              <w:rPr>
                <w:rFonts w:ascii="Arial" w:hAnsi="Arial" w:cs="Arial"/>
                <w:lang w:val="en-GB"/>
              </w:rPr>
            </w:pPr>
            <w:r>
              <w:rPr>
                <w:rFonts w:ascii="Arial" w:hAnsi="Arial" w:cs="Arial"/>
                <w:lang w:val="en-GB"/>
              </w:rPr>
              <w:t>SDL</w:t>
            </w:r>
          </w:p>
        </w:tc>
        <w:tc>
          <w:tcPr>
            <w:tcW w:w="1276" w:type="dxa"/>
          </w:tcPr>
          <w:p w14:paraId="18051D84" w14:textId="77777777" w:rsidR="009C7DDC" w:rsidRPr="009B04C6" w:rsidRDefault="009C7DDC" w:rsidP="00F21283">
            <w:pPr>
              <w:pStyle w:val="Table-Text"/>
              <w:suppressAutoHyphens/>
              <w:rPr>
                <w:rFonts w:ascii="Arial" w:hAnsi="Arial" w:cs="Arial"/>
                <w:lang w:val="en-GB"/>
              </w:rPr>
            </w:pPr>
          </w:p>
        </w:tc>
        <w:tc>
          <w:tcPr>
            <w:tcW w:w="2121" w:type="dxa"/>
          </w:tcPr>
          <w:p w14:paraId="174A0B7A" w14:textId="77777777" w:rsidR="009C7DDC" w:rsidRPr="009B04C6" w:rsidRDefault="009C7DDC" w:rsidP="00F21283">
            <w:pPr>
              <w:pStyle w:val="Table-Text"/>
              <w:suppressAutoHyphens/>
              <w:jc w:val="center"/>
              <w:rPr>
                <w:rFonts w:ascii="Arial" w:hAnsi="Arial" w:cs="Arial"/>
                <w:lang w:val="en-GB"/>
              </w:rPr>
            </w:pPr>
          </w:p>
        </w:tc>
      </w:tr>
      <w:tr w:rsidR="009C7DDC" w:rsidRPr="009B04C6" w14:paraId="3C6B6582" w14:textId="77777777" w:rsidTr="00682BA1">
        <w:trPr>
          <w:cantSplit/>
        </w:trPr>
        <w:tc>
          <w:tcPr>
            <w:tcW w:w="3362" w:type="dxa"/>
          </w:tcPr>
          <w:p w14:paraId="36241EF7" w14:textId="5EAF2785" w:rsidR="009C7DDC" w:rsidRPr="009B04C6" w:rsidRDefault="00022127" w:rsidP="00F21283">
            <w:pPr>
              <w:pStyle w:val="Table-Text"/>
              <w:suppressAutoHyphens/>
              <w:rPr>
                <w:rFonts w:ascii="Arial" w:hAnsi="Arial" w:cs="Arial"/>
                <w:lang w:val="en-GB"/>
              </w:rPr>
            </w:pPr>
            <w:r>
              <w:rPr>
                <w:rFonts w:ascii="Arial" w:hAnsi="Arial" w:cs="Arial"/>
                <w:sz w:val="20"/>
              </w:rPr>
              <w:t xml:space="preserve">Pam </w:t>
            </w:r>
            <w:proofErr w:type="spellStart"/>
            <w:r>
              <w:rPr>
                <w:rFonts w:ascii="Arial" w:hAnsi="Arial" w:cs="Arial"/>
                <w:sz w:val="20"/>
              </w:rPr>
              <w:t>Noreault</w:t>
            </w:r>
            <w:proofErr w:type="spellEnd"/>
          </w:p>
        </w:tc>
        <w:tc>
          <w:tcPr>
            <w:tcW w:w="1701" w:type="dxa"/>
          </w:tcPr>
          <w:p w14:paraId="22C4B4D0" w14:textId="008BF21C" w:rsidR="009C7DDC" w:rsidRPr="009B04C6" w:rsidRDefault="00022127" w:rsidP="00F21283">
            <w:pPr>
              <w:pStyle w:val="Table-Text"/>
              <w:suppressAutoHyphens/>
              <w:rPr>
                <w:rFonts w:ascii="Arial" w:hAnsi="Arial" w:cs="Arial"/>
                <w:lang w:val="en-GB"/>
              </w:rPr>
            </w:pPr>
            <w:r>
              <w:rPr>
                <w:rFonts w:ascii="Arial" w:hAnsi="Arial" w:cs="Arial"/>
                <w:lang w:val="en-GB"/>
              </w:rPr>
              <w:t>SDL</w:t>
            </w:r>
          </w:p>
        </w:tc>
        <w:tc>
          <w:tcPr>
            <w:tcW w:w="1276" w:type="dxa"/>
          </w:tcPr>
          <w:p w14:paraId="6F59432F" w14:textId="77777777" w:rsidR="009C7DDC" w:rsidRPr="009B04C6" w:rsidRDefault="009C7DDC" w:rsidP="00F21283">
            <w:pPr>
              <w:pStyle w:val="Table-Text"/>
              <w:suppressAutoHyphens/>
              <w:rPr>
                <w:rFonts w:ascii="Arial" w:hAnsi="Arial" w:cs="Arial"/>
                <w:lang w:val="en-GB"/>
              </w:rPr>
            </w:pPr>
          </w:p>
        </w:tc>
        <w:tc>
          <w:tcPr>
            <w:tcW w:w="2121" w:type="dxa"/>
          </w:tcPr>
          <w:p w14:paraId="4E73680C" w14:textId="77777777" w:rsidR="009C7DDC" w:rsidRPr="009B04C6" w:rsidRDefault="009C7DDC" w:rsidP="00F21283">
            <w:pPr>
              <w:pStyle w:val="Table-Text"/>
              <w:suppressAutoHyphens/>
              <w:jc w:val="center"/>
              <w:rPr>
                <w:rFonts w:ascii="Arial" w:hAnsi="Arial" w:cs="Arial"/>
                <w:lang w:val="en-GB"/>
              </w:rPr>
            </w:pPr>
          </w:p>
        </w:tc>
      </w:tr>
      <w:tr w:rsidR="00022127" w:rsidRPr="009B04C6" w14:paraId="764796AD" w14:textId="77777777" w:rsidTr="00682BA1">
        <w:trPr>
          <w:cantSplit/>
        </w:trPr>
        <w:tc>
          <w:tcPr>
            <w:tcW w:w="3362" w:type="dxa"/>
          </w:tcPr>
          <w:p w14:paraId="3C4CD6A1" w14:textId="70E31C51" w:rsidR="00022127" w:rsidRDefault="00022127" w:rsidP="00F21283">
            <w:pPr>
              <w:pStyle w:val="Table-Text"/>
              <w:suppressAutoHyphens/>
              <w:rPr>
                <w:rFonts w:ascii="Arial" w:hAnsi="Arial" w:cs="Arial"/>
                <w:sz w:val="20"/>
              </w:rPr>
            </w:pPr>
            <w:r>
              <w:rPr>
                <w:rFonts w:ascii="Arial" w:hAnsi="Arial" w:cs="Arial"/>
                <w:sz w:val="20"/>
              </w:rPr>
              <w:t>Todd Breeding</w:t>
            </w:r>
          </w:p>
        </w:tc>
        <w:tc>
          <w:tcPr>
            <w:tcW w:w="1701" w:type="dxa"/>
          </w:tcPr>
          <w:p w14:paraId="6AD2A72B" w14:textId="5C9311FB" w:rsidR="00022127" w:rsidRDefault="00022127" w:rsidP="00F21283">
            <w:pPr>
              <w:pStyle w:val="Table-Text"/>
              <w:suppressAutoHyphens/>
              <w:rPr>
                <w:rFonts w:ascii="Arial" w:hAnsi="Arial" w:cs="Arial"/>
                <w:lang w:val="en-GB"/>
              </w:rPr>
            </w:pPr>
            <w:r>
              <w:rPr>
                <w:rFonts w:ascii="Arial" w:hAnsi="Arial" w:cs="Arial"/>
                <w:lang w:val="en-GB"/>
              </w:rPr>
              <w:t>Texas Instruments</w:t>
            </w:r>
          </w:p>
        </w:tc>
        <w:tc>
          <w:tcPr>
            <w:tcW w:w="1276" w:type="dxa"/>
          </w:tcPr>
          <w:p w14:paraId="2E63FDCE" w14:textId="77777777" w:rsidR="00022127" w:rsidRPr="009B04C6" w:rsidRDefault="00022127" w:rsidP="00F21283">
            <w:pPr>
              <w:pStyle w:val="Table-Text"/>
              <w:suppressAutoHyphens/>
              <w:rPr>
                <w:rFonts w:ascii="Arial" w:hAnsi="Arial" w:cs="Arial"/>
                <w:lang w:val="en-GB"/>
              </w:rPr>
            </w:pPr>
          </w:p>
        </w:tc>
        <w:tc>
          <w:tcPr>
            <w:tcW w:w="2121" w:type="dxa"/>
          </w:tcPr>
          <w:p w14:paraId="4D0C91F1" w14:textId="77777777" w:rsidR="00022127" w:rsidRPr="009B04C6" w:rsidRDefault="00022127" w:rsidP="00F21283">
            <w:pPr>
              <w:pStyle w:val="Table-Text"/>
              <w:suppressAutoHyphens/>
              <w:jc w:val="center"/>
              <w:rPr>
                <w:rFonts w:ascii="Arial" w:hAnsi="Arial" w:cs="Arial"/>
                <w:lang w:val="en-GB"/>
              </w:rPr>
            </w:pPr>
          </w:p>
        </w:tc>
      </w:tr>
    </w:tbl>
    <w:p w14:paraId="55AEBE99" w14:textId="77777777" w:rsidR="009C7DDC" w:rsidRPr="00377777" w:rsidRDefault="009C7DDC" w:rsidP="00FE4DF9">
      <w:pPr>
        <w:pStyle w:val="Heading2"/>
        <w:rPr>
          <w:lang w:val="en-GB"/>
        </w:rPr>
      </w:pPr>
      <w:bookmarkStart w:id="26" w:name="_Toc440563008"/>
      <w:bookmarkStart w:id="27" w:name="_Toc17440625"/>
      <w:r>
        <w:rPr>
          <w:lang w:val="en-GB"/>
        </w:rPr>
        <w:t>Terminology</w:t>
      </w:r>
      <w:bookmarkEnd w:id="26"/>
      <w:bookmarkEnd w:id="27"/>
    </w:p>
    <w:p w14:paraId="2BD2E327" w14:textId="7A0DCC56" w:rsidR="009C7DDC" w:rsidRDefault="009C7DDC" w:rsidP="004C4DC0">
      <w:pPr>
        <w:pStyle w:val="Body"/>
      </w:pPr>
      <w:r>
        <w:t xml:space="preserve">The UI of </w:t>
      </w:r>
      <w:proofErr w:type="spellStart"/>
      <w:r w:rsidR="00B07469">
        <w:t>Tridion</w:t>
      </w:r>
      <w:proofErr w:type="spellEnd"/>
      <w:r w:rsidR="00B07469">
        <w:t xml:space="preserve"> Docs</w:t>
      </w:r>
      <w:r>
        <w:t xml:space="preserve"> Content Manager is aligned with the DITA terminology but many internal field names are generic and based on a proprietary naming convention. The table below gives an overview of the different terminology.</w:t>
      </w:r>
    </w:p>
    <w:tbl>
      <w:tblPr>
        <w:tblW w:w="84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3"/>
        <w:gridCol w:w="4247"/>
      </w:tblGrid>
      <w:tr w:rsidR="009C7DDC" w:rsidRPr="009B04C6" w14:paraId="7E3E7982" w14:textId="77777777" w:rsidTr="00682BA1">
        <w:trPr>
          <w:cantSplit/>
          <w:tblHeader/>
        </w:trPr>
        <w:tc>
          <w:tcPr>
            <w:tcW w:w="4213" w:type="dxa"/>
            <w:shd w:val="clear" w:color="auto" w:fill="E6E6E6"/>
          </w:tcPr>
          <w:p w14:paraId="54611467" w14:textId="77777777" w:rsidR="009C7DDC" w:rsidRPr="009B04C6" w:rsidRDefault="009C7DDC" w:rsidP="00F21283">
            <w:pPr>
              <w:pStyle w:val="Table-ColHead"/>
              <w:rPr>
                <w:rFonts w:cs="Arial"/>
                <w:lang w:val="en-GB"/>
              </w:rPr>
            </w:pPr>
            <w:r>
              <w:rPr>
                <w:rFonts w:cs="Arial"/>
                <w:lang w:val="en-GB"/>
              </w:rPr>
              <w:lastRenderedPageBreak/>
              <w:t>DITA/UI term</w:t>
            </w:r>
          </w:p>
        </w:tc>
        <w:tc>
          <w:tcPr>
            <w:tcW w:w="4247" w:type="dxa"/>
            <w:shd w:val="clear" w:color="auto" w:fill="E6E6E6"/>
          </w:tcPr>
          <w:p w14:paraId="2B5886F7" w14:textId="7B3F1E13" w:rsidR="009C7DDC" w:rsidRPr="009B04C6" w:rsidRDefault="008C37AB" w:rsidP="008C37AB">
            <w:pPr>
              <w:pStyle w:val="Table-ColHead"/>
              <w:rPr>
                <w:rFonts w:cs="Arial"/>
                <w:lang w:val="en-GB"/>
              </w:rPr>
            </w:pPr>
            <w:proofErr w:type="spellStart"/>
            <w:r>
              <w:rPr>
                <w:rFonts w:cs="Arial"/>
                <w:lang w:val="en-GB"/>
              </w:rPr>
              <w:t>Tridion</w:t>
            </w:r>
            <w:proofErr w:type="spellEnd"/>
            <w:r>
              <w:rPr>
                <w:rFonts w:cs="Arial"/>
                <w:lang w:val="en-GB"/>
              </w:rPr>
              <w:t xml:space="preserve"> Docs</w:t>
            </w:r>
            <w:r w:rsidR="009C7DDC">
              <w:rPr>
                <w:rFonts w:cs="Arial"/>
                <w:lang w:val="en-GB"/>
              </w:rPr>
              <w:t xml:space="preserve"> Content Manager term</w:t>
            </w:r>
          </w:p>
        </w:tc>
      </w:tr>
      <w:tr w:rsidR="009C7DDC" w:rsidRPr="009B04C6" w14:paraId="70F16474" w14:textId="77777777" w:rsidTr="00682BA1">
        <w:trPr>
          <w:cantSplit/>
        </w:trPr>
        <w:tc>
          <w:tcPr>
            <w:tcW w:w="4213" w:type="dxa"/>
          </w:tcPr>
          <w:p w14:paraId="3DC870E1" w14:textId="77777777" w:rsidR="009C7DDC" w:rsidRPr="009B04C6" w:rsidRDefault="009C7DDC" w:rsidP="00F21283">
            <w:pPr>
              <w:pStyle w:val="Table-Text"/>
              <w:suppressAutoHyphens/>
              <w:rPr>
                <w:rFonts w:ascii="Arial" w:hAnsi="Arial" w:cs="Arial"/>
                <w:lang w:val="en-GB"/>
              </w:rPr>
            </w:pPr>
            <w:r>
              <w:rPr>
                <w:rFonts w:ascii="Arial" w:hAnsi="Arial" w:cs="Arial"/>
                <w:lang w:val="en-GB"/>
              </w:rPr>
              <w:t>Topic</w:t>
            </w:r>
          </w:p>
        </w:tc>
        <w:tc>
          <w:tcPr>
            <w:tcW w:w="4247" w:type="dxa"/>
          </w:tcPr>
          <w:p w14:paraId="4D9F3CEE" w14:textId="77777777" w:rsidR="009C7DDC" w:rsidRPr="009B04C6" w:rsidRDefault="009C7DDC" w:rsidP="00F21283">
            <w:pPr>
              <w:pStyle w:val="Table-Text"/>
              <w:suppressAutoHyphens/>
              <w:rPr>
                <w:rFonts w:ascii="Arial" w:hAnsi="Arial" w:cs="Arial"/>
                <w:lang w:val="en-GB"/>
              </w:rPr>
            </w:pPr>
            <w:r>
              <w:rPr>
                <w:rFonts w:ascii="Arial" w:hAnsi="Arial" w:cs="Arial"/>
                <w:lang w:val="en-GB"/>
              </w:rPr>
              <w:t>Module</w:t>
            </w:r>
          </w:p>
        </w:tc>
      </w:tr>
      <w:tr w:rsidR="009C7DDC" w:rsidRPr="009B04C6" w14:paraId="544A1B98" w14:textId="77777777" w:rsidTr="00682BA1">
        <w:trPr>
          <w:cantSplit/>
        </w:trPr>
        <w:tc>
          <w:tcPr>
            <w:tcW w:w="4213" w:type="dxa"/>
          </w:tcPr>
          <w:p w14:paraId="77A7A8DA" w14:textId="77777777" w:rsidR="009C7DDC" w:rsidRPr="009B04C6" w:rsidRDefault="009C7DDC" w:rsidP="00F21283">
            <w:pPr>
              <w:pStyle w:val="Table-Text"/>
              <w:suppressAutoHyphens/>
              <w:rPr>
                <w:rFonts w:ascii="Arial" w:hAnsi="Arial" w:cs="Arial"/>
                <w:lang w:val="en-GB"/>
              </w:rPr>
            </w:pPr>
            <w:r>
              <w:rPr>
                <w:rFonts w:ascii="Arial" w:hAnsi="Arial" w:cs="Arial"/>
                <w:lang w:val="en-GB"/>
              </w:rPr>
              <w:t>Map</w:t>
            </w:r>
          </w:p>
        </w:tc>
        <w:tc>
          <w:tcPr>
            <w:tcW w:w="4247" w:type="dxa"/>
          </w:tcPr>
          <w:p w14:paraId="7605B6FE" w14:textId="77777777" w:rsidR="009C7DDC" w:rsidRPr="009B04C6" w:rsidRDefault="009C7DDC" w:rsidP="00F21283">
            <w:pPr>
              <w:pStyle w:val="Table-Text"/>
              <w:suppressAutoHyphens/>
              <w:rPr>
                <w:rFonts w:ascii="Arial" w:hAnsi="Arial" w:cs="Arial"/>
                <w:lang w:val="en-GB"/>
              </w:rPr>
            </w:pPr>
            <w:r>
              <w:rPr>
                <w:rFonts w:ascii="Arial" w:hAnsi="Arial" w:cs="Arial"/>
                <w:lang w:val="en-GB"/>
              </w:rPr>
              <w:t xml:space="preserve">Master </w:t>
            </w:r>
          </w:p>
        </w:tc>
      </w:tr>
      <w:tr w:rsidR="009C7DDC" w:rsidRPr="009B04C6" w14:paraId="25A4EAC7" w14:textId="77777777" w:rsidTr="00682BA1">
        <w:trPr>
          <w:cantSplit/>
        </w:trPr>
        <w:tc>
          <w:tcPr>
            <w:tcW w:w="4213" w:type="dxa"/>
          </w:tcPr>
          <w:p w14:paraId="3A1170A8" w14:textId="77777777" w:rsidR="009C7DDC" w:rsidRDefault="009C7DDC" w:rsidP="00F21283">
            <w:pPr>
              <w:pStyle w:val="Table-Text"/>
              <w:suppressAutoHyphens/>
              <w:rPr>
                <w:rFonts w:ascii="Arial" w:hAnsi="Arial" w:cs="Arial"/>
                <w:lang w:val="en-GB"/>
              </w:rPr>
            </w:pPr>
            <w:r>
              <w:rPr>
                <w:rFonts w:ascii="Arial" w:hAnsi="Arial" w:cs="Arial"/>
                <w:lang w:val="en-GB"/>
              </w:rPr>
              <w:t>Library topic</w:t>
            </w:r>
          </w:p>
        </w:tc>
        <w:tc>
          <w:tcPr>
            <w:tcW w:w="4247" w:type="dxa"/>
          </w:tcPr>
          <w:p w14:paraId="4A1BC016" w14:textId="77777777" w:rsidR="009C7DDC" w:rsidRDefault="009C7DDC" w:rsidP="00F21283">
            <w:pPr>
              <w:pStyle w:val="Table-Text"/>
              <w:suppressAutoHyphens/>
              <w:rPr>
                <w:rFonts w:ascii="Arial" w:hAnsi="Arial" w:cs="Arial"/>
                <w:lang w:val="en-GB"/>
              </w:rPr>
            </w:pPr>
            <w:r>
              <w:rPr>
                <w:rFonts w:ascii="Arial" w:hAnsi="Arial" w:cs="Arial"/>
                <w:lang w:val="en-GB"/>
              </w:rPr>
              <w:t>Library</w:t>
            </w:r>
          </w:p>
        </w:tc>
      </w:tr>
      <w:tr w:rsidR="009C7DDC" w:rsidRPr="009B04C6" w14:paraId="2A2FCE25" w14:textId="77777777" w:rsidTr="00682BA1">
        <w:trPr>
          <w:cantSplit/>
        </w:trPr>
        <w:tc>
          <w:tcPr>
            <w:tcW w:w="4213" w:type="dxa"/>
          </w:tcPr>
          <w:p w14:paraId="42CFA584" w14:textId="77777777" w:rsidR="009C7DDC" w:rsidRDefault="009C7DDC" w:rsidP="00F21283">
            <w:pPr>
              <w:pStyle w:val="Table-Text"/>
              <w:suppressAutoHyphens/>
              <w:rPr>
                <w:rFonts w:ascii="Arial" w:hAnsi="Arial" w:cs="Arial"/>
                <w:lang w:val="en-GB"/>
              </w:rPr>
            </w:pPr>
            <w:r>
              <w:rPr>
                <w:rFonts w:ascii="Arial" w:hAnsi="Arial" w:cs="Arial"/>
                <w:lang w:val="en-GB"/>
              </w:rPr>
              <w:t>Image</w:t>
            </w:r>
          </w:p>
        </w:tc>
        <w:tc>
          <w:tcPr>
            <w:tcW w:w="4247" w:type="dxa"/>
          </w:tcPr>
          <w:p w14:paraId="330D8EE6" w14:textId="77777777" w:rsidR="009C7DDC" w:rsidRDefault="009C7DDC" w:rsidP="00F21283">
            <w:pPr>
              <w:pStyle w:val="Table-Text"/>
              <w:suppressAutoHyphens/>
              <w:rPr>
                <w:rFonts w:ascii="Arial" w:hAnsi="Arial" w:cs="Arial"/>
                <w:lang w:val="en-GB"/>
              </w:rPr>
            </w:pPr>
            <w:r>
              <w:rPr>
                <w:rFonts w:ascii="Arial" w:hAnsi="Arial" w:cs="Arial"/>
                <w:lang w:val="en-GB"/>
              </w:rPr>
              <w:t>Illustration</w:t>
            </w:r>
          </w:p>
        </w:tc>
      </w:tr>
      <w:tr w:rsidR="009C7DDC" w:rsidRPr="009B04C6" w14:paraId="32AD143E" w14:textId="77777777" w:rsidTr="00682BA1">
        <w:trPr>
          <w:cantSplit/>
        </w:trPr>
        <w:tc>
          <w:tcPr>
            <w:tcW w:w="4213" w:type="dxa"/>
          </w:tcPr>
          <w:p w14:paraId="07042AF3" w14:textId="77777777" w:rsidR="009C7DDC" w:rsidRDefault="009C7DDC" w:rsidP="00F21283">
            <w:pPr>
              <w:pStyle w:val="Table-Text"/>
              <w:suppressAutoHyphens/>
              <w:rPr>
                <w:rFonts w:ascii="Arial" w:hAnsi="Arial" w:cs="Arial"/>
                <w:lang w:val="en-GB"/>
              </w:rPr>
            </w:pPr>
            <w:r>
              <w:rPr>
                <w:rFonts w:ascii="Arial" w:hAnsi="Arial" w:cs="Arial"/>
                <w:lang w:val="en-GB"/>
              </w:rPr>
              <w:t>Other (Word, PDF, …)</w:t>
            </w:r>
          </w:p>
        </w:tc>
        <w:tc>
          <w:tcPr>
            <w:tcW w:w="4247" w:type="dxa"/>
          </w:tcPr>
          <w:p w14:paraId="45F06705" w14:textId="77777777" w:rsidR="009C7DDC" w:rsidRDefault="009C7DDC" w:rsidP="00F21283">
            <w:pPr>
              <w:pStyle w:val="Table-Text"/>
              <w:suppressAutoHyphens/>
              <w:rPr>
                <w:rFonts w:ascii="Arial" w:hAnsi="Arial" w:cs="Arial"/>
                <w:lang w:val="en-GB"/>
              </w:rPr>
            </w:pPr>
            <w:r>
              <w:rPr>
                <w:rFonts w:ascii="Arial" w:hAnsi="Arial" w:cs="Arial"/>
                <w:lang w:val="en-GB"/>
              </w:rPr>
              <w:t>Template</w:t>
            </w:r>
          </w:p>
        </w:tc>
      </w:tr>
    </w:tbl>
    <w:p w14:paraId="34EE57CE" w14:textId="77777777" w:rsidR="009C7DDC" w:rsidRDefault="009C7DDC" w:rsidP="004C4DC0">
      <w:pPr>
        <w:pStyle w:val="Body"/>
      </w:pPr>
    </w:p>
    <w:p w14:paraId="36AB460A" w14:textId="77777777" w:rsidR="009C7DDC" w:rsidRDefault="009C7DDC" w:rsidP="004C4DC0">
      <w:pPr>
        <w:pStyle w:val="Body"/>
      </w:pPr>
      <w:r>
        <w:t>As an example: the metadata field ‘Topic type’ is represented by the FMODULETYPE metadata field identifier.</w:t>
      </w:r>
    </w:p>
    <w:p w14:paraId="63AABD0E" w14:textId="10C03F14" w:rsidR="009C7DDC" w:rsidRDefault="009C7DDC" w:rsidP="00FE4DF9">
      <w:pPr>
        <w:pStyle w:val="Heading2"/>
      </w:pPr>
      <w:bookmarkStart w:id="28" w:name="_Toc440563009"/>
      <w:bookmarkStart w:id="29" w:name="_Toc17440626"/>
      <w:r>
        <w:t xml:space="preserve">New in </w:t>
      </w:r>
      <w:r w:rsidR="007711CD">
        <w:t xml:space="preserve">SDL </w:t>
      </w:r>
      <w:proofErr w:type="spellStart"/>
      <w:r w:rsidR="00641024">
        <w:t>Tridion</w:t>
      </w:r>
      <w:proofErr w:type="spellEnd"/>
      <w:r w:rsidR="00641024">
        <w:t xml:space="preserve"> Docs</w:t>
      </w:r>
      <w:bookmarkEnd w:id="28"/>
      <w:bookmarkEnd w:id="29"/>
    </w:p>
    <w:p w14:paraId="2823B09B" w14:textId="3D8E81F2" w:rsidR="009C7DDC" w:rsidRPr="00E4570B" w:rsidRDefault="009C7DDC" w:rsidP="004C4DC0">
      <w:pPr>
        <w:pStyle w:val="Body"/>
      </w:pPr>
      <w:r w:rsidRPr="00AC7A0A">
        <w:t>This</w:t>
      </w:r>
      <w:r w:rsidRPr="00E4570B">
        <w:t xml:space="preserve"> section is only relevant for customers upgrading from an o</w:t>
      </w:r>
      <w:r w:rsidR="00B07469">
        <w:t xml:space="preserve">lder version of </w:t>
      </w:r>
      <w:proofErr w:type="spellStart"/>
      <w:r w:rsidR="00B07469">
        <w:t>Tridion</w:t>
      </w:r>
      <w:proofErr w:type="spellEnd"/>
      <w:r w:rsidR="00B07469">
        <w:t xml:space="preserve"> Docs </w:t>
      </w:r>
      <w:r w:rsidRPr="00E4570B">
        <w:t>(</w:t>
      </w:r>
      <w:r w:rsidR="00B07469">
        <w:t xml:space="preserve">formerly called “SDL Knowledge Center”, </w:t>
      </w:r>
      <w:r w:rsidRPr="00E4570B">
        <w:t xml:space="preserve">“SDL </w:t>
      </w:r>
      <w:proofErr w:type="spellStart"/>
      <w:r w:rsidRPr="00E4570B">
        <w:t>LiveContent</w:t>
      </w:r>
      <w:proofErr w:type="spellEnd"/>
      <w:r w:rsidRPr="00E4570B">
        <w:t>”</w:t>
      </w:r>
      <w:r w:rsidR="00B07469">
        <w:t>,</w:t>
      </w:r>
      <w:r w:rsidRPr="00E4570B">
        <w:t xml:space="preserve"> or “SDL </w:t>
      </w:r>
      <w:proofErr w:type="spellStart"/>
      <w:r w:rsidRPr="00E4570B">
        <w:t>Trisoft</w:t>
      </w:r>
      <w:proofErr w:type="spellEnd"/>
      <w:r w:rsidRPr="00E4570B">
        <w:t>”).</w:t>
      </w:r>
    </w:p>
    <w:p w14:paraId="7C3B0112" w14:textId="77777777" w:rsidR="009C7DDC" w:rsidRDefault="009C7DDC" w:rsidP="004C4DC0">
      <w:pPr>
        <w:pStyle w:val="Body"/>
      </w:pPr>
      <w:r w:rsidRPr="00E4570B">
        <w:t>The changes may have impact on existing installations or may introduce the need to change the configuration.</w:t>
      </w:r>
      <w:r>
        <w:t xml:space="preserve"> </w:t>
      </w:r>
    </w:p>
    <w:tbl>
      <w:tblPr>
        <w:tblW w:w="8421"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1"/>
        <w:gridCol w:w="2551"/>
        <w:gridCol w:w="5059"/>
      </w:tblGrid>
      <w:tr w:rsidR="009C7DDC" w:rsidRPr="009B04C6" w14:paraId="5174C75A" w14:textId="77777777" w:rsidTr="00682BA1">
        <w:trPr>
          <w:cantSplit/>
          <w:tblHeader/>
        </w:trPr>
        <w:tc>
          <w:tcPr>
            <w:tcW w:w="811" w:type="dxa"/>
            <w:shd w:val="clear" w:color="auto" w:fill="E6E6E6"/>
          </w:tcPr>
          <w:p w14:paraId="7EA51CC7" w14:textId="77777777" w:rsidR="009C7DDC" w:rsidRDefault="009C7DDC" w:rsidP="00F21283">
            <w:pPr>
              <w:pStyle w:val="Table-ColHead"/>
              <w:rPr>
                <w:rFonts w:cs="Arial"/>
                <w:lang w:val="en-GB"/>
              </w:rPr>
            </w:pPr>
            <w:r>
              <w:rPr>
                <w:rFonts w:cs="Arial"/>
                <w:lang w:val="en-GB"/>
              </w:rPr>
              <w:t>No.</w:t>
            </w:r>
          </w:p>
        </w:tc>
        <w:tc>
          <w:tcPr>
            <w:tcW w:w="2551" w:type="dxa"/>
            <w:shd w:val="clear" w:color="auto" w:fill="E6E6E6"/>
          </w:tcPr>
          <w:p w14:paraId="1F4DE745" w14:textId="77777777" w:rsidR="009C7DDC" w:rsidRPr="009B04C6" w:rsidRDefault="009C7DDC" w:rsidP="00F21283">
            <w:pPr>
              <w:pStyle w:val="Table-ColHead"/>
              <w:rPr>
                <w:rFonts w:cs="Arial"/>
                <w:lang w:val="en-GB"/>
              </w:rPr>
            </w:pPr>
            <w:r>
              <w:rPr>
                <w:rFonts w:cs="Arial"/>
                <w:lang w:val="en-GB"/>
              </w:rPr>
              <w:t>Change</w:t>
            </w:r>
          </w:p>
        </w:tc>
        <w:tc>
          <w:tcPr>
            <w:tcW w:w="5059" w:type="dxa"/>
            <w:shd w:val="clear" w:color="auto" w:fill="E6E6E6"/>
          </w:tcPr>
          <w:p w14:paraId="0AAE07FA" w14:textId="77777777" w:rsidR="009C7DDC" w:rsidRPr="009B04C6" w:rsidRDefault="009C7DDC" w:rsidP="00F21283">
            <w:pPr>
              <w:pStyle w:val="Table-ColHead"/>
              <w:rPr>
                <w:rFonts w:cs="Arial"/>
                <w:lang w:val="en-GB"/>
              </w:rPr>
            </w:pPr>
            <w:r>
              <w:rPr>
                <w:rFonts w:cs="Arial"/>
                <w:lang w:val="en-GB"/>
              </w:rPr>
              <w:t>Possible impact</w:t>
            </w:r>
          </w:p>
        </w:tc>
      </w:tr>
      <w:tr w:rsidR="009C7DDC" w:rsidRPr="009B04C6" w14:paraId="297898D1" w14:textId="77777777" w:rsidTr="00682BA1">
        <w:trPr>
          <w:cantSplit/>
        </w:trPr>
        <w:tc>
          <w:tcPr>
            <w:tcW w:w="811" w:type="dxa"/>
          </w:tcPr>
          <w:p w14:paraId="0810B71E" w14:textId="77777777" w:rsidR="009C7DDC" w:rsidRDefault="009C7DDC" w:rsidP="00F21283">
            <w:pPr>
              <w:pStyle w:val="Table-Text"/>
              <w:suppressAutoHyphens/>
              <w:rPr>
                <w:rFonts w:ascii="Arial" w:hAnsi="Arial" w:cs="Arial"/>
                <w:lang w:val="en-GB"/>
              </w:rPr>
            </w:pPr>
            <w:r>
              <w:rPr>
                <w:rFonts w:ascii="Arial" w:hAnsi="Arial" w:cs="Arial"/>
                <w:lang w:val="en-GB"/>
              </w:rPr>
              <w:t>1.</w:t>
            </w:r>
          </w:p>
        </w:tc>
        <w:tc>
          <w:tcPr>
            <w:tcW w:w="2551" w:type="dxa"/>
          </w:tcPr>
          <w:p w14:paraId="044DB133" w14:textId="77777777" w:rsidR="009C7DDC" w:rsidRPr="009B04C6" w:rsidRDefault="009C7DDC" w:rsidP="00F21283">
            <w:pPr>
              <w:pStyle w:val="Table-Text"/>
              <w:suppressAutoHyphens/>
              <w:rPr>
                <w:rFonts w:ascii="Arial" w:hAnsi="Arial" w:cs="Arial"/>
                <w:lang w:val="en-GB"/>
              </w:rPr>
            </w:pPr>
            <w:r>
              <w:rPr>
                <w:rFonts w:ascii="Arial" w:hAnsi="Arial" w:cs="Arial"/>
                <w:lang w:val="en-GB"/>
              </w:rPr>
              <w:t xml:space="preserve">Metadata binding (taxonomy integration) </w:t>
            </w:r>
          </w:p>
        </w:tc>
        <w:tc>
          <w:tcPr>
            <w:tcW w:w="5059" w:type="dxa"/>
          </w:tcPr>
          <w:p w14:paraId="3393A6F4" w14:textId="77777777" w:rsidR="009C7DDC" w:rsidRDefault="009C7DDC" w:rsidP="00F21283">
            <w:pPr>
              <w:pStyle w:val="Table-Text"/>
              <w:suppressAutoHyphens/>
              <w:rPr>
                <w:rFonts w:ascii="Arial" w:hAnsi="Arial" w:cs="Arial"/>
                <w:lang w:val="en-GB"/>
              </w:rPr>
            </w:pPr>
            <w:r>
              <w:rPr>
                <w:rFonts w:ascii="Arial" w:hAnsi="Arial" w:cs="Arial"/>
                <w:lang w:val="en-GB"/>
              </w:rPr>
              <w:t xml:space="preserve">If </w:t>
            </w:r>
            <w:proofErr w:type="gramStart"/>
            <w:r>
              <w:rPr>
                <w:rFonts w:ascii="Arial" w:hAnsi="Arial" w:cs="Arial"/>
                <w:lang w:val="en-GB"/>
              </w:rPr>
              <w:t>an integration</w:t>
            </w:r>
            <w:proofErr w:type="gramEnd"/>
            <w:r>
              <w:rPr>
                <w:rFonts w:ascii="Arial" w:hAnsi="Arial" w:cs="Arial"/>
                <w:lang w:val="en-GB"/>
              </w:rPr>
              <w:t xml:space="preserve"> with an external (taxonomy) system is required, this is subject to a separate design document.</w:t>
            </w:r>
          </w:p>
          <w:p w14:paraId="4278A5AC" w14:textId="77777777" w:rsidR="009C7DDC" w:rsidRPr="009B04C6" w:rsidRDefault="009C7DDC" w:rsidP="00F21283">
            <w:pPr>
              <w:pStyle w:val="Table-Text"/>
              <w:suppressAutoHyphens/>
              <w:rPr>
                <w:rFonts w:ascii="Arial" w:hAnsi="Arial" w:cs="Arial"/>
                <w:lang w:val="en-GB"/>
              </w:rPr>
            </w:pPr>
            <w:r>
              <w:rPr>
                <w:rFonts w:ascii="Arial" w:hAnsi="Arial" w:cs="Arial"/>
                <w:lang w:val="en-GB"/>
              </w:rPr>
              <w:t>If existing fields need to be turned into hierarchical metadata fields, this is also subject to a separate design document</w:t>
            </w:r>
          </w:p>
        </w:tc>
      </w:tr>
      <w:tr w:rsidR="009C7DDC" w:rsidRPr="009B04C6" w14:paraId="30EF795C" w14:textId="77777777" w:rsidTr="00682BA1">
        <w:trPr>
          <w:cantSplit/>
        </w:trPr>
        <w:tc>
          <w:tcPr>
            <w:tcW w:w="811" w:type="dxa"/>
          </w:tcPr>
          <w:p w14:paraId="128B61E5" w14:textId="77777777" w:rsidR="009C7DDC" w:rsidRDefault="009C7DDC" w:rsidP="00F21283">
            <w:pPr>
              <w:pStyle w:val="Table-Text"/>
              <w:suppressAutoHyphens/>
              <w:rPr>
                <w:rFonts w:ascii="Arial" w:hAnsi="Arial" w:cs="Arial"/>
                <w:lang w:val="en-GB"/>
              </w:rPr>
            </w:pPr>
            <w:r>
              <w:rPr>
                <w:rFonts w:ascii="Arial" w:hAnsi="Arial" w:cs="Arial"/>
                <w:lang w:val="en-GB"/>
              </w:rPr>
              <w:t>2.</w:t>
            </w:r>
          </w:p>
        </w:tc>
        <w:tc>
          <w:tcPr>
            <w:tcW w:w="2551" w:type="dxa"/>
          </w:tcPr>
          <w:p w14:paraId="08374B1D" w14:textId="19537264" w:rsidR="009C7DDC" w:rsidRDefault="009C7DDC" w:rsidP="00F21283">
            <w:pPr>
              <w:pStyle w:val="Table-Text"/>
              <w:suppressAutoHyphens/>
              <w:rPr>
                <w:rFonts w:ascii="Arial" w:hAnsi="Arial" w:cs="Arial"/>
                <w:lang w:val="en-GB"/>
              </w:rPr>
            </w:pPr>
            <w:r>
              <w:rPr>
                <w:rFonts w:ascii="Arial" w:hAnsi="Arial" w:cs="Arial"/>
                <w:lang w:val="en-GB"/>
              </w:rPr>
              <w:t>In context perfect ma</w:t>
            </w:r>
            <w:r w:rsidR="00F558BF">
              <w:rPr>
                <w:rFonts w:ascii="Arial" w:hAnsi="Arial" w:cs="Arial"/>
                <w:lang w:val="en-GB"/>
              </w:rPr>
              <w:t>t</w:t>
            </w:r>
            <w:r>
              <w:rPr>
                <w:rFonts w:ascii="Arial" w:hAnsi="Arial" w:cs="Arial"/>
                <w:lang w:val="en-GB"/>
              </w:rPr>
              <w:t>ch (aka pre</w:t>
            </w:r>
            <w:r w:rsidR="00F558BF">
              <w:rPr>
                <w:rFonts w:ascii="Arial" w:hAnsi="Arial" w:cs="Arial"/>
                <w:lang w:val="en-GB"/>
              </w:rPr>
              <w:t>-</w:t>
            </w:r>
            <w:r>
              <w:rPr>
                <w:rFonts w:ascii="Arial" w:hAnsi="Arial" w:cs="Arial"/>
                <w:lang w:val="en-GB"/>
              </w:rPr>
              <w:t>translation) is deprecated.</w:t>
            </w:r>
          </w:p>
        </w:tc>
        <w:tc>
          <w:tcPr>
            <w:tcW w:w="5059" w:type="dxa"/>
          </w:tcPr>
          <w:p w14:paraId="4C493E7F" w14:textId="7AF40472" w:rsidR="009C7DDC" w:rsidRDefault="009C7DDC" w:rsidP="008C37AB">
            <w:pPr>
              <w:pStyle w:val="Table-Text"/>
              <w:suppressAutoHyphens/>
              <w:rPr>
                <w:rFonts w:ascii="Arial" w:hAnsi="Arial" w:cs="Arial"/>
                <w:lang w:val="en-GB"/>
              </w:rPr>
            </w:pPr>
            <w:r>
              <w:rPr>
                <w:rFonts w:ascii="Arial" w:hAnsi="Arial" w:cs="Arial"/>
                <w:lang w:val="en-GB"/>
              </w:rPr>
              <w:t xml:space="preserve">Functionality still works as before in </w:t>
            </w:r>
            <w:proofErr w:type="spellStart"/>
            <w:r w:rsidR="008C37AB">
              <w:rPr>
                <w:rFonts w:ascii="Arial" w:hAnsi="Arial" w:cs="Arial"/>
                <w:lang w:val="en-GB"/>
              </w:rPr>
              <w:t>Tridion</w:t>
            </w:r>
            <w:proofErr w:type="spellEnd"/>
            <w:r w:rsidR="008C37AB">
              <w:rPr>
                <w:rFonts w:ascii="Arial" w:hAnsi="Arial" w:cs="Arial"/>
                <w:lang w:val="en-GB"/>
              </w:rPr>
              <w:t xml:space="preserve"> Docs</w:t>
            </w:r>
            <w:r>
              <w:rPr>
                <w:rFonts w:ascii="Arial" w:hAnsi="Arial" w:cs="Arial"/>
                <w:lang w:val="en-GB"/>
              </w:rPr>
              <w:t xml:space="preserve"> </w:t>
            </w:r>
            <w:r w:rsidR="008C37AB">
              <w:rPr>
                <w:rFonts w:ascii="Arial" w:hAnsi="Arial" w:cs="Arial"/>
                <w:lang w:val="en-GB"/>
              </w:rPr>
              <w:t>13</w:t>
            </w:r>
            <w:r>
              <w:rPr>
                <w:rFonts w:ascii="Arial" w:hAnsi="Arial" w:cs="Arial"/>
                <w:lang w:val="en-GB"/>
              </w:rPr>
              <w:t xml:space="preserve"> as </w:t>
            </w:r>
            <w:proofErr w:type="gramStart"/>
            <w:r>
              <w:rPr>
                <w:rFonts w:ascii="Arial" w:hAnsi="Arial" w:cs="Arial"/>
                <w:lang w:val="en-GB"/>
              </w:rPr>
              <w:t>an</w:t>
            </w:r>
            <w:proofErr w:type="gramEnd"/>
            <w:r>
              <w:rPr>
                <w:rFonts w:ascii="Arial" w:hAnsi="Arial" w:cs="Arial"/>
                <w:lang w:val="en-GB"/>
              </w:rPr>
              <w:t xml:space="preserve"> extension but it is not maintained for future releases.</w:t>
            </w:r>
          </w:p>
        </w:tc>
      </w:tr>
      <w:tr w:rsidR="009C7DDC" w:rsidRPr="009B04C6" w14:paraId="54A3D547" w14:textId="77777777" w:rsidTr="00682BA1">
        <w:trPr>
          <w:cantSplit/>
        </w:trPr>
        <w:tc>
          <w:tcPr>
            <w:tcW w:w="811" w:type="dxa"/>
          </w:tcPr>
          <w:p w14:paraId="6E0F957C" w14:textId="77777777" w:rsidR="009C7DDC" w:rsidRDefault="009C7DDC" w:rsidP="00F21283">
            <w:pPr>
              <w:pStyle w:val="Table-Text"/>
              <w:suppressAutoHyphens/>
              <w:rPr>
                <w:rFonts w:ascii="Arial" w:hAnsi="Arial" w:cs="Arial"/>
                <w:lang w:val="en-GB"/>
              </w:rPr>
            </w:pPr>
            <w:r>
              <w:rPr>
                <w:rFonts w:ascii="Arial" w:hAnsi="Arial" w:cs="Arial"/>
                <w:lang w:val="en-GB"/>
              </w:rPr>
              <w:t>3.</w:t>
            </w:r>
          </w:p>
        </w:tc>
        <w:tc>
          <w:tcPr>
            <w:tcW w:w="2551" w:type="dxa"/>
          </w:tcPr>
          <w:p w14:paraId="66E6B8CB" w14:textId="77777777" w:rsidR="009C7DDC" w:rsidRPr="009B04C6" w:rsidRDefault="009C7DDC" w:rsidP="00F21283">
            <w:pPr>
              <w:pStyle w:val="Table-Text"/>
              <w:suppressAutoHyphens/>
              <w:rPr>
                <w:rFonts w:ascii="Arial" w:hAnsi="Arial" w:cs="Arial"/>
                <w:lang w:val="en-GB"/>
              </w:rPr>
            </w:pPr>
            <w:r>
              <w:rPr>
                <w:rFonts w:ascii="Arial" w:hAnsi="Arial" w:cs="Arial"/>
                <w:lang w:val="en-GB"/>
              </w:rPr>
              <w:t>Language scheme (11.4)</w:t>
            </w:r>
          </w:p>
        </w:tc>
        <w:tc>
          <w:tcPr>
            <w:tcW w:w="5059" w:type="dxa"/>
          </w:tcPr>
          <w:p w14:paraId="3C4C429A" w14:textId="77777777" w:rsidR="009C7DDC" w:rsidRPr="009B04C6" w:rsidRDefault="009C7DDC" w:rsidP="00F21283">
            <w:pPr>
              <w:pStyle w:val="Table-Text"/>
              <w:suppressAutoHyphens/>
              <w:rPr>
                <w:rFonts w:ascii="Arial" w:hAnsi="Arial" w:cs="Arial"/>
                <w:lang w:val="en-GB"/>
              </w:rPr>
            </w:pPr>
            <w:r>
              <w:rPr>
                <w:rFonts w:ascii="Arial" w:hAnsi="Arial" w:cs="Arial"/>
                <w:lang w:val="en-GB"/>
              </w:rPr>
              <w:t>It is now possible to configure a more refined language scheme for pivot languages.</w:t>
            </w:r>
          </w:p>
        </w:tc>
      </w:tr>
      <w:tr w:rsidR="00F91722" w:rsidRPr="009B04C6" w14:paraId="3284AA2F" w14:textId="77777777" w:rsidTr="00682BA1">
        <w:trPr>
          <w:cantSplit/>
        </w:trPr>
        <w:tc>
          <w:tcPr>
            <w:tcW w:w="811" w:type="dxa"/>
          </w:tcPr>
          <w:p w14:paraId="7AEEF740" w14:textId="26818D4A" w:rsidR="00F91722" w:rsidRDefault="00F91722" w:rsidP="00F21283">
            <w:pPr>
              <w:pStyle w:val="Table-Text"/>
              <w:suppressAutoHyphens/>
              <w:rPr>
                <w:rFonts w:ascii="Arial" w:hAnsi="Arial" w:cs="Arial"/>
                <w:lang w:val="en-GB"/>
              </w:rPr>
            </w:pPr>
            <w:r>
              <w:rPr>
                <w:rFonts w:ascii="Arial" w:hAnsi="Arial" w:cs="Arial"/>
                <w:lang w:val="en-GB"/>
              </w:rPr>
              <w:t>4.</w:t>
            </w:r>
          </w:p>
        </w:tc>
        <w:tc>
          <w:tcPr>
            <w:tcW w:w="2551" w:type="dxa"/>
          </w:tcPr>
          <w:p w14:paraId="3C9058F9" w14:textId="53161CE9" w:rsidR="00F91722" w:rsidRDefault="00F91722" w:rsidP="00F21283">
            <w:pPr>
              <w:pStyle w:val="Table-Text"/>
              <w:suppressAutoHyphens/>
              <w:rPr>
                <w:rFonts w:ascii="Arial" w:hAnsi="Arial" w:cs="Arial"/>
                <w:lang w:val="en-GB"/>
              </w:rPr>
            </w:pPr>
            <w:r>
              <w:rPr>
                <w:rFonts w:ascii="Arial" w:hAnsi="Arial" w:cs="Arial"/>
                <w:lang w:val="en-GB"/>
              </w:rPr>
              <w:t>Only 64-bit client tools support.</w:t>
            </w:r>
          </w:p>
        </w:tc>
        <w:tc>
          <w:tcPr>
            <w:tcW w:w="5059" w:type="dxa"/>
          </w:tcPr>
          <w:p w14:paraId="08B212B7" w14:textId="07F3C047" w:rsidR="00F91722" w:rsidRDefault="00F91722" w:rsidP="00F91722">
            <w:pPr>
              <w:pStyle w:val="Table-Text"/>
              <w:suppressAutoHyphens/>
              <w:rPr>
                <w:rFonts w:ascii="Arial" w:hAnsi="Arial" w:cs="Arial"/>
                <w:lang w:val="en-GB"/>
              </w:rPr>
            </w:pPr>
            <w:r>
              <w:rPr>
                <w:rFonts w:ascii="Arial" w:hAnsi="Arial" w:cs="Arial"/>
                <w:lang w:val="en-GB"/>
              </w:rPr>
              <w:t xml:space="preserve">Some customizations for oXygen or </w:t>
            </w:r>
            <w:proofErr w:type="spellStart"/>
            <w:r>
              <w:rPr>
                <w:rFonts w:ascii="Arial" w:hAnsi="Arial" w:cs="Arial"/>
                <w:lang w:val="en-GB"/>
              </w:rPr>
              <w:t>XMetaL</w:t>
            </w:r>
            <w:proofErr w:type="spellEnd"/>
            <w:r>
              <w:rPr>
                <w:rFonts w:ascii="Arial" w:hAnsi="Arial" w:cs="Arial"/>
                <w:lang w:val="en-GB"/>
              </w:rPr>
              <w:t xml:space="preserve"> might need to be redesigned to support the 64-bit architecture.</w:t>
            </w:r>
          </w:p>
        </w:tc>
      </w:tr>
      <w:tr w:rsidR="008C37AB" w:rsidRPr="009B04C6" w14:paraId="53BAD0F8" w14:textId="77777777" w:rsidTr="00682BA1">
        <w:trPr>
          <w:cantSplit/>
        </w:trPr>
        <w:tc>
          <w:tcPr>
            <w:tcW w:w="811" w:type="dxa"/>
          </w:tcPr>
          <w:p w14:paraId="6D69E303" w14:textId="40EF8B3E" w:rsidR="008C37AB" w:rsidRDefault="008C37AB" w:rsidP="00F21283">
            <w:pPr>
              <w:pStyle w:val="Table-Text"/>
              <w:suppressAutoHyphens/>
              <w:rPr>
                <w:rFonts w:ascii="Arial" w:hAnsi="Arial" w:cs="Arial"/>
                <w:lang w:val="en-GB"/>
              </w:rPr>
            </w:pPr>
            <w:r>
              <w:rPr>
                <w:rFonts w:ascii="Arial" w:hAnsi="Arial" w:cs="Arial"/>
                <w:lang w:val="en-GB"/>
              </w:rPr>
              <w:t>5.</w:t>
            </w:r>
          </w:p>
        </w:tc>
        <w:tc>
          <w:tcPr>
            <w:tcW w:w="2551" w:type="dxa"/>
          </w:tcPr>
          <w:p w14:paraId="1236DC5C" w14:textId="40BD9880" w:rsidR="008C37AB" w:rsidRDefault="008C37AB" w:rsidP="00F21283">
            <w:pPr>
              <w:pStyle w:val="Table-Text"/>
              <w:suppressAutoHyphens/>
              <w:rPr>
                <w:rFonts w:ascii="Arial" w:hAnsi="Arial" w:cs="Arial"/>
                <w:lang w:val="en-GB"/>
              </w:rPr>
            </w:pPr>
            <w:r>
              <w:rPr>
                <w:rFonts w:ascii="Arial" w:hAnsi="Arial" w:cs="Arial"/>
                <w:lang w:val="en-GB"/>
              </w:rPr>
              <w:t>Publishing engine rewritten using 64-bit components.</w:t>
            </w:r>
          </w:p>
        </w:tc>
        <w:tc>
          <w:tcPr>
            <w:tcW w:w="5059" w:type="dxa"/>
          </w:tcPr>
          <w:p w14:paraId="5DB0690C" w14:textId="44902B36" w:rsidR="008C37AB" w:rsidRDefault="008C37AB" w:rsidP="00F91722">
            <w:pPr>
              <w:pStyle w:val="Table-Text"/>
              <w:suppressAutoHyphens/>
              <w:rPr>
                <w:rFonts w:ascii="Arial" w:hAnsi="Arial" w:cs="Arial"/>
                <w:lang w:val="en-GB"/>
              </w:rPr>
            </w:pPr>
            <w:r>
              <w:rPr>
                <w:rFonts w:ascii="Arial" w:hAnsi="Arial" w:cs="Arial"/>
                <w:lang w:val="en-GB"/>
              </w:rPr>
              <w:t>Some custom publishing scripts (formerly created in VBScript) will need to be recreated in 64-bit .NET architecture.</w:t>
            </w:r>
          </w:p>
        </w:tc>
      </w:tr>
    </w:tbl>
    <w:p w14:paraId="2C39DBA3" w14:textId="77777777" w:rsidR="009C7DDC" w:rsidRDefault="009C7DDC" w:rsidP="004C4DC0">
      <w:pPr>
        <w:pStyle w:val="Body"/>
      </w:pPr>
    </w:p>
    <w:p w14:paraId="527F6871" w14:textId="77777777" w:rsidR="009C7DDC" w:rsidRPr="009B04C6" w:rsidRDefault="009C7DDC" w:rsidP="0027020C">
      <w:pPr>
        <w:pStyle w:val="Heading1"/>
      </w:pPr>
      <w:bookmarkStart w:id="30" w:name="_Electronic_Document_Types"/>
      <w:bookmarkStart w:id="31" w:name="_Toc440563010"/>
      <w:bookmarkStart w:id="32" w:name="_Toc17440627"/>
      <w:bookmarkStart w:id="33" w:name="OLE_LINK3"/>
      <w:bookmarkStart w:id="34" w:name="OLE_LINK4"/>
      <w:bookmarkEnd w:id="30"/>
      <w:r w:rsidRPr="009B04C6">
        <w:lastRenderedPageBreak/>
        <w:t xml:space="preserve">Electronic Document </w:t>
      </w:r>
      <w:r w:rsidRPr="0027020C">
        <w:t>Types</w:t>
      </w:r>
      <w:bookmarkEnd w:id="31"/>
      <w:bookmarkEnd w:id="32"/>
    </w:p>
    <w:bookmarkEnd w:id="33"/>
    <w:bookmarkEnd w:id="34"/>
    <w:p w14:paraId="7CD69CA6" w14:textId="67242758" w:rsidR="009C7DDC" w:rsidRPr="009B04C6" w:rsidRDefault="009C7DDC" w:rsidP="004C4DC0">
      <w:pPr>
        <w:pStyle w:val="Body"/>
      </w:pPr>
      <w:r w:rsidRPr="009B04C6">
        <w:t xml:space="preserve">The table below provides an overview of all electronic file types that can be </w:t>
      </w:r>
      <w:r w:rsidR="002F1D91">
        <w:t>managed</w:t>
      </w:r>
      <w:r w:rsidRPr="009B04C6">
        <w:t xml:space="preserve"> in </w:t>
      </w:r>
      <w:r w:rsidR="00283277">
        <w:rPr>
          <w:color w:val="FF0000"/>
        </w:rPr>
        <w:t xml:space="preserve">Texas </w:t>
      </w:r>
      <w:proofErr w:type="spellStart"/>
      <w:r w:rsidR="00283277">
        <w:rPr>
          <w:color w:val="FF0000"/>
        </w:rPr>
        <w:t>Instruments</w:t>
      </w:r>
      <w:r w:rsidRPr="009B04C6">
        <w:t>’s</w:t>
      </w:r>
      <w:proofErr w:type="spellEnd"/>
      <w:r w:rsidRPr="009B04C6">
        <w:t xml:space="preserve"> repository. As </w:t>
      </w:r>
      <w:r>
        <w:t xml:space="preserve">SDL </w:t>
      </w:r>
      <w:proofErr w:type="spellStart"/>
      <w:r w:rsidR="004439EB">
        <w:t>Tridion</w:t>
      </w:r>
      <w:proofErr w:type="spellEnd"/>
      <w:r w:rsidR="004439EB">
        <w:t xml:space="preserve"> Docs </w:t>
      </w:r>
      <w:r>
        <w:t>Content Manager</w:t>
      </w:r>
      <w:r w:rsidRPr="009B04C6">
        <w:t xml:space="preserve"> needs to be able to recognize the object type (EDT) for each </w:t>
      </w:r>
      <w:r w:rsidR="00283277">
        <w:rPr>
          <w:color w:val="FF0000"/>
        </w:rPr>
        <w:t>Texas Instruments</w:t>
      </w:r>
      <w:r w:rsidRPr="009B04C6">
        <w:t xml:space="preserve"> File Type, only files of recognized object type (EDT) can be imported into the repository. If </w:t>
      </w:r>
      <w:r w:rsidR="00283277">
        <w:rPr>
          <w:color w:val="FF0000"/>
        </w:rPr>
        <w:t>Texas Instruments</w:t>
      </w:r>
      <w:r w:rsidRPr="009B04C6">
        <w:t xml:space="preserve"> needs objects in </w:t>
      </w:r>
      <w:r>
        <w:t xml:space="preserve">SDL </w:t>
      </w:r>
      <w:proofErr w:type="spellStart"/>
      <w:r w:rsidR="004439EB">
        <w:t>Tridion</w:t>
      </w:r>
      <w:proofErr w:type="spellEnd"/>
      <w:r w:rsidR="004439EB">
        <w:t xml:space="preserve"> Docs </w:t>
      </w:r>
      <w:r>
        <w:t>Content Manager</w:t>
      </w:r>
      <w:r w:rsidRPr="009B04C6">
        <w:t xml:space="preserve"> that are not in this list, those objects should be added during the initial configuration.</w:t>
      </w:r>
    </w:p>
    <w:p w14:paraId="50449832" w14:textId="77777777" w:rsidR="009C7DDC" w:rsidRDefault="009C7DDC" w:rsidP="004C4DC0">
      <w:pPr>
        <w:pStyle w:val="Body"/>
      </w:pPr>
      <w:r w:rsidRPr="009B04C6">
        <w:t xml:space="preserve">The Mime type is an internet standard making it possible to automatically select the software that is used to open this type of document when opening from a browser. Mime types are predefined for most extensions (like doc, </w:t>
      </w:r>
      <w:proofErr w:type="spellStart"/>
      <w:r w:rsidRPr="009B04C6">
        <w:t>xls</w:t>
      </w:r>
      <w:proofErr w:type="spellEnd"/>
      <w:r w:rsidRPr="009B04C6">
        <w:t xml:space="preserve">, </w:t>
      </w:r>
      <w:proofErr w:type="spellStart"/>
      <w:r w:rsidRPr="009B04C6">
        <w:t>etc</w:t>
      </w:r>
      <w:proofErr w:type="spellEnd"/>
      <w:r w:rsidRPr="009B04C6">
        <w:t>).</w:t>
      </w:r>
    </w:p>
    <w:p w14:paraId="728F94CC" w14:textId="0E9F21D8" w:rsidR="009C7DDC" w:rsidRPr="009B04C6" w:rsidRDefault="009C7DDC" w:rsidP="004C4DC0">
      <w:pPr>
        <w:pStyle w:val="Body"/>
      </w:pPr>
      <w:r>
        <w:t xml:space="preserve">The Extensions relate to the Batch Import and upload functions so that SDL </w:t>
      </w:r>
      <w:proofErr w:type="spellStart"/>
      <w:r w:rsidR="004439EB">
        <w:t>Tridion</w:t>
      </w:r>
      <w:proofErr w:type="spellEnd"/>
      <w:r w:rsidR="004439EB">
        <w:t xml:space="preserve"> Docs </w:t>
      </w:r>
      <w:r>
        <w:t>Content Manager</w:t>
      </w:r>
      <w:r w:rsidRPr="009B04C6">
        <w:t xml:space="preserve"> </w:t>
      </w:r>
      <w:r>
        <w:t xml:space="preserve">knows which EDT type to choose for which extension. The </w:t>
      </w:r>
      <w:r w:rsidR="00C94E83">
        <w:t>first</w:t>
      </w:r>
      <w:r>
        <w:t xml:space="preserve"> </w:t>
      </w:r>
      <w:r w:rsidR="00C94E83">
        <w:t>e</w:t>
      </w:r>
      <w:r>
        <w:t>xtension</w:t>
      </w:r>
      <w:r w:rsidR="00C94E83">
        <w:t xml:space="preserve"> for an EDT</w:t>
      </w:r>
      <w:r>
        <w:t xml:space="preserve"> is the extension used when downloading/exporting the content from SDL </w:t>
      </w:r>
      <w:proofErr w:type="spellStart"/>
      <w:r w:rsidR="004439EB">
        <w:t>Tridion</w:t>
      </w:r>
      <w:proofErr w:type="spellEnd"/>
      <w:r w:rsidR="004439EB">
        <w:t xml:space="preserve"> Docs </w:t>
      </w:r>
      <w:r>
        <w:t>Content Manager.</w:t>
      </w:r>
    </w:p>
    <w:p w14:paraId="0B5F0D62" w14:textId="66F0AE50" w:rsidR="009C7DDC" w:rsidRDefault="009C7DDC" w:rsidP="004C4DC0">
      <w:pPr>
        <w:pStyle w:val="Body"/>
      </w:pPr>
      <w:r>
        <w:t xml:space="preserve">EDT </w:t>
      </w:r>
      <w:r w:rsidR="00C94E83">
        <w:t>definitions</w:t>
      </w:r>
      <w:r>
        <w:t xml:space="preserve"> can be add</w:t>
      </w:r>
      <w:r w:rsidR="00FE4DF9">
        <w:t>ed using the Web Services API</w:t>
      </w:r>
      <w:r w:rsidR="00C94E83">
        <w:t xml:space="preserve"> or </w:t>
      </w:r>
      <w:proofErr w:type="spellStart"/>
      <w:r w:rsidR="00C94E83">
        <w:t>ISHRemote</w:t>
      </w:r>
      <w:proofErr w:type="spellEnd"/>
      <w:r w:rsidR="00FE4DF9">
        <w:t>.</w:t>
      </w:r>
    </w:p>
    <w:p w14:paraId="1DE49222" w14:textId="1BFE1F1C" w:rsidR="00C94E83" w:rsidRDefault="00C94E83" w:rsidP="004C4DC0">
      <w:pPr>
        <w:pStyle w:val="Body"/>
      </w:pPr>
      <w:r>
        <w:t xml:space="preserve">The Object Type column indicates the intended object type of the EDT. This is not stored in the database but is managed as configuration. </w:t>
      </w:r>
    </w:p>
    <w:p w14:paraId="64C6F54C" w14:textId="37A108FA" w:rsidR="00C94E83" w:rsidRDefault="00C94E83" w:rsidP="004C4DC0">
      <w:pPr>
        <w:pStyle w:val="Body"/>
      </w:pPr>
      <w:r>
        <w:t>I:</w:t>
      </w:r>
      <w:r>
        <w:tab/>
      </w:r>
      <w:r w:rsidR="002F1D91">
        <w:t>Image</w:t>
      </w:r>
    </w:p>
    <w:p w14:paraId="3FBD415F" w14:textId="6C7C3DAF" w:rsidR="00C94E83" w:rsidRDefault="00C94E83" w:rsidP="004C4DC0">
      <w:pPr>
        <w:pStyle w:val="Body"/>
      </w:pPr>
      <w:r>
        <w:t xml:space="preserve">O: </w:t>
      </w:r>
      <w:r>
        <w:tab/>
      </w:r>
      <w:r w:rsidR="002F1D91" w:rsidRPr="002F1D91">
        <w:t xml:space="preserve">Other (Word, </w:t>
      </w:r>
      <w:proofErr w:type="gramStart"/>
      <w:r w:rsidR="002F1D91" w:rsidRPr="002F1D91">
        <w:t>PDF, …)</w:t>
      </w:r>
      <w:proofErr w:type="gramEnd"/>
    </w:p>
    <w:p w14:paraId="70162DB6" w14:textId="5215ACFE" w:rsidR="00C94E83" w:rsidRPr="009B04C6" w:rsidRDefault="00C94E83" w:rsidP="004C4DC0">
      <w:pPr>
        <w:pStyle w:val="Body"/>
      </w:pPr>
      <w:r>
        <w:t xml:space="preserve">The first </w:t>
      </w:r>
      <w:proofErr w:type="gramStart"/>
      <w:r>
        <w:t>value for each EDT determines whether this</w:t>
      </w:r>
      <w:r w:rsidR="002F1D91">
        <w:t xml:space="preserve"> extension will be associated with an Image or an object of type</w:t>
      </w:r>
      <w:proofErr w:type="gramEnd"/>
      <w:r w:rsidR="002F1D91">
        <w:t xml:space="preserve"> Other when an object is uploaded via the Browse repository of the Client tools. </w:t>
      </w:r>
    </w:p>
    <w:tbl>
      <w:tblPr>
        <w:tblpPr w:leftFromText="180" w:rightFromText="180" w:vertAnchor="text" w:horzAnchor="margin" w:tblpY="13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45"/>
        <w:gridCol w:w="1080"/>
        <w:gridCol w:w="2700"/>
        <w:gridCol w:w="1710"/>
        <w:gridCol w:w="1080"/>
        <w:gridCol w:w="1260"/>
      </w:tblGrid>
      <w:tr w:rsidR="00F959D9" w:rsidRPr="00F959D9" w14:paraId="75B828DF" w14:textId="77777777" w:rsidTr="0035790D">
        <w:trPr>
          <w:tblHeader/>
        </w:trPr>
        <w:tc>
          <w:tcPr>
            <w:tcW w:w="1345" w:type="dxa"/>
            <w:tcBorders>
              <w:bottom w:val="single" w:sz="4" w:space="0" w:color="auto"/>
            </w:tcBorders>
            <w:shd w:val="clear" w:color="auto" w:fill="E0E0E0"/>
            <w:vAlign w:val="center"/>
          </w:tcPr>
          <w:p w14:paraId="58912092" w14:textId="77777777" w:rsidR="00F959D9" w:rsidRPr="00F959D9" w:rsidRDefault="00F959D9" w:rsidP="00F959D9">
            <w:pPr>
              <w:suppressAutoHyphens/>
              <w:spacing w:before="40" w:after="40"/>
              <w:contextualSpacing w:val="0"/>
              <w:rPr>
                <w:rFonts w:ascii="Arial" w:hAnsi="Arial" w:cs="Arial"/>
                <w:b/>
                <w:sz w:val="16"/>
                <w:szCs w:val="16"/>
              </w:rPr>
            </w:pPr>
            <w:r w:rsidRPr="00F959D9">
              <w:rPr>
                <w:rFonts w:ascii="Arial" w:hAnsi="Arial" w:cs="Arial"/>
                <w:b/>
                <w:sz w:val="16"/>
                <w:szCs w:val="16"/>
              </w:rPr>
              <w:t>EDT</w:t>
            </w:r>
          </w:p>
        </w:tc>
        <w:tc>
          <w:tcPr>
            <w:tcW w:w="1080" w:type="dxa"/>
            <w:tcBorders>
              <w:bottom w:val="single" w:sz="4" w:space="0" w:color="auto"/>
            </w:tcBorders>
            <w:shd w:val="clear" w:color="auto" w:fill="E0E0E0"/>
            <w:vAlign w:val="center"/>
          </w:tcPr>
          <w:p w14:paraId="529B752D" w14:textId="77777777" w:rsidR="00F959D9" w:rsidRPr="00F959D9" w:rsidRDefault="00F959D9" w:rsidP="00F959D9">
            <w:pPr>
              <w:suppressAutoHyphens/>
              <w:spacing w:before="40" w:after="40"/>
              <w:contextualSpacing w:val="0"/>
              <w:rPr>
                <w:rFonts w:ascii="Arial" w:hAnsi="Arial" w:cs="Arial"/>
                <w:b/>
                <w:sz w:val="16"/>
                <w:szCs w:val="16"/>
              </w:rPr>
            </w:pPr>
            <w:r w:rsidRPr="00F959D9">
              <w:rPr>
                <w:rFonts w:ascii="Arial" w:hAnsi="Arial" w:cs="Arial"/>
                <w:b/>
                <w:sz w:val="16"/>
                <w:szCs w:val="16"/>
              </w:rPr>
              <w:t>Name</w:t>
            </w:r>
          </w:p>
        </w:tc>
        <w:tc>
          <w:tcPr>
            <w:tcW w:w="2700" w:type="dxa"/>
            <w:tcBorders>
              <w:bottom w:val="single" w:sz="4" w:space="0" w:color="auto"/>
            </w:tcBorders>
            <w:shd w:val="clear" w:color="auto" w:fill="E0E0E0"/>
            <w:vAlign w:val="center"/>
          </w:tcPr>
          <w:p w14:paraId="30EB2E05" w14:textId="77777777" w:rsidR="00F959D9" w:rsidRPr="00F959D9" w:rsidRDefault="00F959D9" w:rsidP="00F959D9">
            <w:pPr>
              <w:suppressAutoHyphens/>
              <w:spacing w:before="40" w:after="40"/>
              <w:contextualSpacing w:val="0"/>
              <w:rPr>
                <w:rFonts w:ascii="Arial" w:hAnsi="Arial" w:cs="Arial"/>
                <w:b/>
                <w:sz w:val="16"/>
                <w:szCs w:val="16"/>
              </w:rPr>
            </w:pPr>
            <w:r w:rsidRPr="00F959D9">
              <w:rPr>
                <w:rFonts w:ascii="Arial" w:hAnsi="Arial" w:cs="Arial"/>
                <w:b/>
                <w:sz w:val="16"/>
                <w:szCs w:val="16"/>
              </w:rPr>
              <w:t>MIME Type</w:t>
            </w:r>
          </w:p>
        </w:tc>
        <w:tc>
          <w:tcPr>
            <w:tcW w:w="1710" w:type="dxa"/>
            <w:tcBorders>
              <w:bottom w:val="single" w:sz="4" w:space="0" w:color="auto"/>
            </w:tcBorders>
            <w:shd w:val="clear" w:color="auto" w:fill="E0E0E0"/>
          </w:tcPr>
          <w:p w14:paraId="49513428" w14:textId="31C1CC27" w:rsidR="00F959D9" w:rsidRPr="00F959D9" w:rsidRDefault="00F959D9" w:rsidP="00F959D9">
            <w:pPr>
              <w:suppressAutoHyphens/>
              <w:spacing w:before="40" w:after="40"/>
              <w:contextualSpacing w:val="0"/>
              <w:rPr>
                <w:rFonts w:ascii="Arial" w:hAnsi="Arial" w:cs="Arial"/>
                <w:b/>
                <w:sz w:val="16"/>
                <w:szCs w:val="16"/>
              </w:rPr>
            </w:pPr>
            <w:r w:rsidRPr="00F959D9">
              <w:rPr>
                <w:rFonts w:ascii="Arial" w:hAnsi="Arial" w:cs="Arial"/>
                <w:b/>
                <w:sz w:val="16"/>
                <w:szCs w:val="16"/>
              </w:rPr>
              <w:t>Extensions</w:t>
            </w:r>
          </w:p>
        </w:tc>
        <w:tc>
          <w:tcPr>
            <w:tcW w:w="1080" w:type="dxa"/>
            <w:tcBorders>
              <w:bottom w:val="single" w:sz="4" w:space="0" w:color="auto"/>
            </w:tcBorders>
            <w:shd w:val="clear" w:color="auto" w:fill="E0E0E0"/>
            <w:vAlign w:val="center"/>
          </w:tcPr>
          <w:p w14:paraId="0DE151E9" w14:textId="77777777" w:rsidR="00F959D9" w:rsidRPr="00F959D9" w:rsidRDefault="00F959D9" w:rsidP="00F959D9">
            <w:pPr>
              <w:suppressAutoHyphens/>
              <w:spacing w:before="40" w:after="40"/>
              <w:contextualSpacing w:val="0"/>
              <w:rPr>
                <w:rFonts w:ascii="Arial" w:hAnsi="Arial" w:cs="Arial"/>
                <w:b/>
                <w:sz w:val="16"/>
                <w:szCs w:val="16"/>
              </w:rPr>
            </w:pPr>
            <w:r w:rsidRPr="00F959D9">
              <w:rPr>
                <w:rFonts w:ascii="Arial" w:hAnsi="Arial" w:cs="Arial"/>
                <w:b/>
                <w:sz w:val="16"/>
                <w:szCs w:val="16"/>
              </w:rPr>
              <w:t>Custom</w:t>
            </w:r>
          </w:p>
        </w:tc>
        <w:tc>
          <w:tcPr>
            <w:tcW w:w="1260" w:type="dxa"/>
            <w:tcBorders>
              <w:bottom w:val="single" w:sz="4" w:space="0" w:color="auto"/>
            </w:tcBorders>
            <w:shd w:val="clear" w:color="auto" w:fill="E0E0E0"/>
          </w:tcPr>
          <w:p w14:paraId="18100F78" w14:textId="77777777" w:rsidR="00F959D9" w:rsidRPr="00F959D9" w:rsidRDefault="00F959D9" w:rsidP="00F959D9">
            <w:pPr>
              <w:suppressAutoHyphens/>
              <w:spacing w:before="40" w:after="40"/>
              <w:contextualSpacing w:val="0"/>
              <w:rPr>
                <w:rFonts w:ascii="Arial" w:hAnsi="Arial" w:cs="Arial"/>
                <w:b/>
                <w:sz w:val="16"/>
                <w:szCs w:val="16"/>
              </w:rPr>
            </w:pPr>
            <w:r w:rsidRPr="00F959D9">
              <w:rPr>
                <w:rFonts w:ascii="Arial" w:hAnsi="Arial" w:cs="Arial"/>
                <w:b/>
                <w:sz w:val="16"/>
                <w:szCs w:val="16"/>
              </w:rPr>
              <w:t>Object Type</w:t>
            </w:r>
          </w:p>
        </w:tc>
      </w:tr>
      <w:tr w:rsidR="00413D02" w:rsidRPr="00F959D9" w14:paraId="3C5B4F0C" w14:textId="77777777" w:rsidTr="0035790D">
        <w:trPr>
          <w:tblHeader/>
        </w:trPr>
        <w:tc>
          <w:tcPr>
            <w:tcW w:w="1345" w:type="dxa"/>
            <w:shd w:val="clear" w:color="auto" w:fill="A6A6A6" w:themeFill="background1" w:themeFillShade="A6"/>
            <w:vAlign w:val="center"/>
          </w:tcPr>
          <w:p w14:paraId="20B12672" w14:textId="75DD4B95" w:rsidR="00413D02" w:rsidRPr="00F959D9" w:rsidRDefault="00413D02" w:rsidP="00F959D9">
            <w:pPr>
              <w:keepNext/>
              <w:keepLines/>
              <w:suppressAutoHyphens/>
              <w:spacing w:before="40" w:after="40"/>
              <w:contextualSpacing w:val="0"/>
              <w:rPr>
                <w:rFonts w:ascii="Arial" w:hAnsi="Arial" w:cs="Arial"/>
                <w:sz w:val="16"/>
                <w:szCs w:val="16"/>
              </w:rPr>
            </w:pPr>
            <w:r w:rsidRPr="00413D02">
              <w:rPr>
                <w:rFonts w:ascii="Arial" w:hAnsi="Arial" w:cs="Arial"/>
                <w:sz w:val="16"/>
                <w:szCs w:val="16"/>
              </w:rPr>
              <w:t>EDT3DXML</w:t>
            </w:r>
          </w:p>
        </w:tc>
        <w:tc>
          <w:tcPr>
            <w:tcW w:w="1080" w:type="dxa"/>
            <w:shd w:val="clear" w:color="auto" w:fill="A6A6A6" w:themeFill="background1" w:themeFillShade="A6"/>
            <w:vAlign w:val="center"/>
          </w:tcPr>
          <w:p w14:paraId="471CB95B" w14:textId="233DB5EA" w:rsidR="00413D02" w:rsidRPr="00F959D9" w:rsidRDefault="00413D02" w:rsidP="00F959D9">
            <w:pPr>
              <w:keepNext/>
              <w:keepLines/>
              <w:suppressAutoHyphens/>
              <w:spacing w:before="40" w:after="40"/>
              <w:contextualSpacing w:val="0"/>
              <w:rPr>
                <w:rFonts w:ascii="Arial" w:hAnsi="Arial" w:cs="Arial"/>
                <w:sz w:val="16"/>
                <w:szCs w:val="16"/>
              </w:rPr>
            </w:pPr>
            <w:r w:rsidRPr="00413D02">
              <w:rPr>
                <w:rFonts w:ascii="Arial" w:hAnsi="Arial" w:cs="Arial"/>
                <w:sz w:val="16"/>
                <w:szCs w:val="16"/>
              </w:rPr>
              <w:t>3DXML</w:t>
            </w:r>
          </w:p>
        </w:tc>
        <w:tc>
          <w:tcPr>
            <w:tcW w:w="2700" w:type="dxa"/>
            <w:shd w:val="clear" w:color="auto" w:fill="A6A6A6" w:themeFill="background1" w:themeFillShade="A6"/>
            <w:vAlign w:val="center"/>
          </w:tcPr>
          <w:p w14:paraId="33FFBF03" w14:textId="6283374E" w:rsidR="00413D02" w:rsidRPr="00F959D9" w:rsidRDefault="00F43219" w:rsidP="00F959D9">
            <w:pPr>
              <w:keepNext/>
              <w:keepLines/>
              <w:suppressAutoHyphens/>
              <w:spacing w:before="40" w:after="40"/>
              <w:contextualSpacing w:val="0"/>
              <w:rPr>
                <w:rFonts w:ascii="Arial" w:hAnsi="Arial" w:cs="Arial"/>
                <w:sz w:val="16"/>
                <w:szCs w:val="16"/>
              </w:rPr>
            </w:pPr>
            <w:r w:rsidRPr="00F43219">
              <w:rPr>
                <w:rFonts w:ascii="Arial" w:hAnsi="Arial" w:cs="Arial"/>
                <w:sz w:val="16"/>
                <w:szCs w:val="16"/>
              </w:rPr>
              <w:t>application/x-3dxmlplugin</w:t>
            </w:r>
          </w:p>
        </w:tc>
        <w:tc>
          <w:tcPr>
            <w:tcW w:w="1710" w:type="dxa"/>
            <w:shd w:val="clear" w:color="auto" w:fill="A6A6A6" w:themeFill="background1" w:themeFillShade="A6"/>
            <w:vAlign w:val="center"/>
          </w:tcPr>
          <w:p w14:paraId="754F9F97" w14:textId="3079E542" w:rsidR="00413D02" w:rsidRPr="00F959D9" w:rsidRDefault="00F43219" w:rsidP="00F959D9">
            <w:pPr>
              <w:keepNext/>
              <w:keepLines/>
              <w:suppressAutoHyphens/>
              <w:spacing w:before="40" w:after="40"/>
              <w:contextualSpacing w:val="0"/>
              <w:rPr>
                <w:rFonts w:ascii="Arial" w:hAnsi="Arial" w:cs="Arial"/>
                <w:sz w:val="16"/>
                <w:szCs w:val="16"/>
              </w:rPr>
            </w:pPr>
            <w:r w:rsidRPr="00F43219">
              <w:rPr>
                <w:rFonts w:ascii="Arial" w:hAnsi="Arial" w:cs="Arial"/>
                <w:sz w:val="16"/>
                <w:szCs w:val="16"/>
              </w:rPr>
              <w:t>3dxml</w:t>
            </w:r>
          </w:p>
        </w:tc>
        <w:tc>
          <w:tcPr>
            <w:tcW w:w="1080" w:type="dxa"/>
            <w:shd w:val="clear" w:color="auto" w:fill="A6A6A6" w:themeFill="background1" w:themeFillShade="A6"/>
            <w:vAlign w:val="center"/>
          </w:tcPr>
          <w:p w14:paraId="0AAA6B54" w14:textId="4F5CF436" w:rsidR="00413D02" w:rsidRPr="00F959D9" w:rsidRDefault="00F43219" w:rsidP="00F959D9">
            <w:pPr>
              <w:keepNext/>
              <w:keepLines/>
              <w:suppressAutoHyphens/>
              <w:spacing w:before="40" w:after="40"/>
              <w:contextualSpacing w:val="0"/>
              <w:rPr>
                <w:rFonts w:ascii="Arial" w:hAnsi="Arial" w:cs="Arial"/>
                <w:sz w:val="16"/>
                <w:szCs w:val="16"/>
              </w:rPr>
            </w:pPr>
            <w:r>
              <w:rPr>
                <w:rFonts w:ascii="Arial" w:hAnsi="Arial" w:cs="Arial"/>
                <w:sz w:val="16"/>
                <w:szCs w:val="16"/>
              </w:rPr>
              <w:t>NO</w:t>
            </w:r>
          </w:p>
        </w:tc>
        <w:tc>
          <w:tcPr>
            <w:tcW w:w="1260" w:type="dxa"/>
            <w:shd w:val="clear" w:color="auto" w:fill="A6A6A6" w:themeFill="background1" w:themeFillShade="A6"/>
          </w:tcPr>
          <w:p w14:paraId="46E43894" w14:textId="309A8937" w:rsidR="00413D02" w:rsidRPr="00F959D9" w:rsidRDefault="00052FCC" w:rsidP="00F959D9">
            <w:pPr>
              <w:keepNext/>
              <w:keepLines/>
              <w:suppressAutoHyphens/>
              <w:spacing w:before="40" w:after="40"/>
              <w:contextualSpacing w:val="0"/>
              <w:rPr>
                <w:rFonts w:ascii="Arial" w:hAnsi="Arial" w:cs="Arial"/>
                <w:sz w:val="16"/>
                <w:szCs w:val="16"/>
              </w:rPr>
            </w:pPr>
            <w:r>
              <w:rPr>
                <w:rFonts w:ascii="Arial" w:hAnsi="Arial" w:cs="Arial"/>
                <w:sz w:val="16"/>
                <w:szCs w:val="16"/>
              </w:rPr>
              <w:t>O</w:t>
            </w:r>
          </w:p>
        </w:tc>
      </w:tr>
      <w:tr w:rsidR="00F959D9" w:rsidRPr="00F959D9" w14:paraId="5FCE1214" w14:textId="77777777" w:rsidTr="0035790D">
        <w:trPr>
          <w:tblHeader/>
        </w:trPr>
        <w:tc>
          <w:tcPr>
            <w:tcW w:w="1345" w:type="dxa"/>
            <w:shd w:val="clear" w:color="auto" w:fill="A6A6A6" w:themeFill="background1" w:themeFillShade="A6"/>
            <w:vAlign w:val="center"/>
          </w:tcPr>
          <w:p w14:paraId="3504D6F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EDTAVI</w:t>
            </w:r>
          </w:p>
        </w:tc>
        <w:tc>
          <w:tcPr>
            <w:tcW w:w="1080" w:type="dxa"/>
            <w:shd w:val="clear" w:color="auto" w:fill="A6A6A6" w:themeFill="background1" w:themeFillShade="A6"/>
            <w:vAlign w:val="center"/>
          </w:tcPr>
          <w:p w14:paraId="15B7A79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AVI</w:t>
            </w:r>
          </w:p>
        </w:tc>
        <w:tc>
          <w:tcPr>
            <w:tcW w:w="2700" w:type="dxa"/>
            <w:shd w:val="clear" w:color="auto" w:fill="A6A6A6" w:themeFill="background1" w:themeFillShade="A6"/>
            <w:vAlign w:val="center"/>
          </w:tcPr>
          <w:p w14:paraId="41A3ED0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video/x-</w:t>
            </w:r>
            <w:proofErr w:type="spellStart"/>
            <w:r w:rsidRPr="00F959D9">
              <w:rPr>
                <w:rFonts w:ascii="Arial" w:hAnsi="Arial" w:cs="Arial"/>
                <w:sz w:val="16"/>
                <w:szCs w:val="16"/>
              </w:rPr>
              <w:t>msvideo</w:t>
            </w:r>
            <w:proofErr w:type="spellEnd"/>
          </w:p>
        </w:tc>
        <w:tc>
          <w:tcPr>
            <w:tcW w:w="1710" w:type="dxa"/>
            <w:shd w:val="clear" w:color="auto" w:fill="A6A6A6" w:themeFill="background1" w:themeFillShade="A6"/>
            <w:vAlign w:val="center"/>
          </w:tcPr>
          <w:p w14:paraId="48C8AB03"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avi</w:t>
            </w:r>
            <w:proofErr w:type="spellEnd"/>
          </w:p>
        </w:tc>
        <w:tc>
          <w:tcPr>
            <w:tcW w:w="1080" w:type="dxa"/>
            <w:shd w:val="clear" w:color="auto" w:fill="A6A6A6" w:themeFill="background1" w:themeFillShade="A6"/>
            <w:vAlign w:val="center"/>
          </w:tcPr>
          <w:p w14:paraId="4A98A9E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5DBC0433"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55C9BBB0" w14:textId="77777777" w:rsidTr="0035790D">
        <w:trPr>
          <w:tblHeader/>
        </w:trPr>
        <w:tc>
          <w:tcPr>
            <w:tcW w:w="1345" w:type="dxa"/>
            <w:shd w:val="clear" w:color="auto" w:fill="A6A6A6" w:themeFill="background1" w:themeFillShade="A6"/>
            <w:vAlign w:val="center"/>
          </w:tcPr>
          <w:p w14:paraId="7F986AE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EDTBMP</w:t>
            </w:r>
          </w:p>
        </w:tc>
        <w:tc>
          <w:tcPr>
            <w:tcW w:w="1080" w:type="dxa"/>
            <w:shd w:val="clear" w:color="auto" w:fill="A6A6A6" w:themeFill="background1" w:themeFillShade="A6"/>
            <w:vAlign w:val="center"/>
          </w:tcPr>
          <w:p w14:paraId="1549C709"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BMP</w:t>
            </w:r>
          </w:p>
        </w:tc>
        <w:tc>
          <w:tcPr>
            <w:tcW w:w="2700" w:type="dxa"/>
            <w:shd w:val="clear" w:color="auto" w:fill="A6A6A6" w:themeFill="background1" w:themeFillShade="A6"/>
            <w:vAlign w:val="center"/>
          </w:tcPr>
          <w:p w14:paraId="4A6550DA"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image/bmp</w:t>
            </w:r>
          </w:p>
        </w:tc>
        <w:tc>
          <w:tcPr>
            <w:tcW w:w="1710" w:type="dxa"/>
            <w:shd w:val="clear" w:color="auto" w:fill="A6A6A6" w:themeFill="background1" w:themeFillShade="A6"/>
            <w:vAlign w:val="center"/>
          </w:tcPr>
          <w:p w14:paraId="2BDB97F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bmp</w:t>
            </w:r>
          </w:p>
        </w:tc>
        <w:tc>
          <w:tcPr>
            <w:tcW w:w="1080" w:type="dxa"/>
            <w:shd w:val="clear" w:color="auto" w:fill="A6A6A6" w:themeFill="background1" w:themeFillShade="A6"/>
            <w:vAlign w:val="center"/>
          </w:tcPr>
          <w:p w14:paraId="0DB557A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00F164B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15070D8D" w14:textId="77777777" w:rsidTr="0035790D">
        <w:trPr>
          <w:tblHeader/>
        </w:trPr>
        <w:tc>
          <w:tcPr>
            <w:tcW w:w="1345" w:type="dxa"/>
            <w:shd w:val="clear" w:color="auto" w:fill="A6A6A6" w:themeFill="background1" w:themeFillShade="A6"/>
            <w:vAlign w:val="center"/>
          </w:tcPr>
          <w:p w14:paraId="3732379D"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EDTCGM</w:t>
            </w:r>
          </w:p>
        </w:tc>
        <w:tc>
          <w:tcPr>
            <w:tcW w:w="1080" w:type="dxa"/>
            <w:shd w:val="clear" w:color="auto" w:fill="A6A6A6" w:themeFill="background1" w:themeFillShade="A6"/>
            <w:vAlign w:val="center"/>
          </w:tcPr>
          <w:p w14:paraId="1C8C525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CGM</w:t>
            </w:r>
          </w:p>
        </w:tc>
        <w:tc>
          <w:tcPr>
            <w:tcW w:w="2700" w:type="dxa"/>
            <w:shd w:val="clear" w:color="auto" w:fill="A6A6A6" w:themeFill="background1" w:themeFillShade="A6"/>
            <w:vAlign w:val="center"/>
          </w:tcPr>
          <w:p w14:paraId="4E40627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w:t>
            </w:r>
            <w:proofErr w:type="spellStart"/>
            <w:r w:rsidRPr="00F959D9">
              <w:rPr>
                <w:rFonts w:ascii="Arial" w:hAnsi="Arial" w:cs="Arial"/>
                <w:sz w:val="16"/>
                <w:szCs w:val="16"/>
              </w:rPr>
              <w:t>cgm</w:t>
            </w:r>
            <w:proofErr w:type="spellEnd"/>
          </w:p>
        </w:tc>
        <w:tc>
          <w:tcPr>
            <w:tcW w:w="1710" w:type="dxa"/>
            <w:shd w:val="clear" w:color="auto" w:fill="A6A6A6" w:themeFill="background1" w:themeFillShade="A6"/>
            <w:vAlign w:val="center"/>
          </w:tcPr>
          <w:p w14:paraId="170E87A3"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cgm</w:t>
            </w:r>
            <w:proofErr w:type="spellEnd"/>
          </w:p>
        </w:tc>
        <w:tc>
          <w:tcPr>
            <w:tcW w:w="1080" w:type="dxa"/>
            <w:shd w:val="clear" w:color="auto" w:fill="A6A6A6" w:themeFill="background1" w:themeFillShade="A6"/>
            <w:vAlign w:val="center"/>
          </w:tcPr>
          <w:p w14:paraId="0A1798B7"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464A5243"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2A1AAE8A" w14:textId="77777777" w:rsidTr="0035790D">
        <w:trPr>
          <w:tblHeader/>
        </w:trPr>
        <w:tc>
          <w:tcPr>
            <w:tcW w:w="1345" w:type="dxa"/>
            <w:shd w:val="clear" w:color="auto" w:fill="A6A6A6" w:themeFill="background1" w:themeFillShade="A6"/>
            <w:vAlign w:val="center"/>
          </w:tcPr>
          <w:p w14:paraId="4A9F8BFA"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EDTCHM</w:t>
            </w:r>
          </w:p>
        </w:tc>
        <w:tc>
          <w:tcPr>
            <w:tcW w:w="1080" w:type="dxa"/>
            <w:shd w:val="clear" w:color="auto" w:fill="A6A6A6" w:themeFill="background1" w:themeFillShade="A6"/>
            <w:vAlign w:val="center"/>
          </w:tcPr>
          <w:p w14:paraId="65C9C0A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CHM</w:t>
            </w:r>
          </w:p>
        </w:tc>
        <w:tc>
          <w:tcPr>
            <w:tcW w:w="2700" w:type="dxa"/>
            <w:shd w:val="clear" w:color="auto" w:fill="A6A6A6" w:themeFill="background1" w:themeFillShade="A6"/>
            <w:vAlign w:val="center"/>
          </w:tcPr>
          <w:p w14:paraId="07F171E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w:t>
            </w:r>
            <w:proofErr w:type="spellStart"/>
            <w:r w:rsidRPr="00F959D9">
              <w:rPr>
                <w:rFonts w:ascii="Arial" w:hAnsi="Arial" w:cs="Arial"/>
                <w:sz w:val="16"/>
                <w:szCs w:val="16"/>
              </w:rPr>
              <w:t>mshelp</w:t>
            </w:r>
            <w:proofErr w:type="spellEnd"/>
          </w:p>
        </w:tc>
        <w:tc>
          <w:tcPr>
            <w:tcW w:w="1710" w:type="dxa"/>
            <w:shd w:val="clear" w:color="auto" w:fill="A6A6A6" w:themeFill="background1" w:themeFillShade="A6"/>
            <w:vAlign w:val="center"/>
          </w:tcPr>
          <w:p w14:paraId="54ACA36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chm</w:t>
            </w:r>
          </w:p>
        </w:tc>
        <w:tc>
          <w:tcPr>
            <w:tcW w:w="1080" w:type="dxa"/>
            <w:shd w:val="clear" w:color="auto" w:fill="A6A6A6" w:themeFill="background1" w:themeFillShade="A6"/>
            <w:vAlign w:val="center"/>
          </w:tcPr>
          <w:p w14:paraId="609B94D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4BAB0B40" w14:textId="5E9BCC3D"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27F0B8D0" w14:textId="77777777" w:rsidTr="0035790D">
        <w:trPr>
          <w:tblHeader/>
        </w:trPr>
        <w:tc>
          <w:tcPr>
            <w:tcW w:w="1345" w:type="dxa"/>
            <w:shd w:val="clear" w:color="auto" w:fill="A6A6A6" w:themeFill="background1" w:themeFillShade="A6"/>
            <w:vAlign w:val="center"/>
          </w:tcPr>
          <w:p w14:paraId="5CA6BE6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EDTCSS</w:t>
            </w:r>
          </w:p>
        </w:tc>
        <w:tc>
          <w:tcPr>
            <w:tcW w:w="1080" w:type="dxa"/>
            <w:shd w:val="clear" w:color="auto" w:fill="A6A6A6" w:themeFill="background1" w:themeFillShade="A6"/>
            <w:vAlign w:val="center"/>
          </w:tcPr>
          <w:p w14:paraId="03E40A5B"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CSS</w:t>
            </w:r>
          </w:p>
        </w:tc>
        <w:tc>
          <w:tcPr>
            <w:tcW w:w="2700" w:type="dxa"/>
            <w:shd w:val="clear" w:color="auto" w:fill="A6A6A6" w:themeFill="background1" w:themeFillShade="A6"/>
            <w:vAlign w:val="center"/>
          </w:tcPr>
          <w:p w14:paraId="5E6E05B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text/</w:t>
            </w:r>
            <w:proofErr w:type="spellStart"/>
            <w:r w:rsidRPr="00F959D9">
              <w:rPr>
                <w:rFonts w:ascii="Arial" w:hAnsi="Arial" w:cs="Arial"/>
                <w:sz w:val="16"/>
                <w:szCs w:val="16"/>
              </w:rPr>
              <w:t>css</w:t>
            </w:r>
            <w:proofErr w:type="spellEnd"/>
          </w:p>
        </w:tc>
        <w:tc>
          <w:tcPr>
            <w:tcW w:w="1710" w:type="dxa"/>
            <w:shd w:val="clear" w:color="auto" w:fill="A6A6A6" w:themeFill="background1" w:themeFillShade="A6"/>
            <w:vAlign w:val="center"/>
          </w:tcPr>
          <w:p w14:paraId="3DDE5AAE"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css</w:t>
            </w:r>
            <w:proofErr w:type="spellEnd"/>
          </w:p>
        </w:tc>
        <w:tc>
          <w:tcPr>
            <w:tcW w:w="1080" w:type="dxa"/>
            <w:shd w:val="clear" w:color="auto" w:fill="A6A6A6" w:themeFill="background1" w:themeFillShade="A6"/>
            <w:vAlign w:val="center"/>
          </w:tcPr>
          <w:p w14:paraId="21E041F7"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334F667D" w14:textId="265F1D3E"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05F71F6E" w14:textId="77777777" w:rsidTr="0035790D">
        <w:trPr>
          <w:tblHeader/>
        </w:trPr>
        <w:tc>
          <w:tcPr>
            <w:tcW w:w="1345" w:type="dxa"/>
            <w:shd w:val="clear" w:color="auto" w:fill="A6A6A6" w:themeFill="background1" w:themeFillShade="A6"/>
            <w:vAlign w:val="center"/>
          </w:tcPr>
          <w:p w14:paraId="58EEBA1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EDTDOCX</w:t>
            </w:r>
          </w:p>
        </w:tc>
        <w:tc>
          <w:tcPr>
            <w:tcW w:w="1080" w:type="dxa"/>
            <w:shd w:val="clear" w:color="auto" w:fill="A6A6A6" w:themeFill="background1" w:themeFillShade="A6"/>
            <w:vAlign w:val="center"/>
          </w:tcPr>
          <w:p w14:paraId="5966A70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DOCX</w:t>
            </w:r>
          </w:p>
        </w:tc>
        <w:tc>
          <w:tcPr>
            <w:tcW w:w="2700" w:type="dxa"/>
            <w:shd w:val="clear" w:color="auto" w:fill="A6A6A6" w:themeFill="background1" w:themeFillShade="A6"/>
            <w:vAlign w:val="center"/>
          </w:tcPr>
          <w:p w14:paraId="52219B3E"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gramStart"/>
            <w:r w:rsidRPr="00F959D9">
              <w:rPr>
                <w:rFonts w:ascii="Arial" w:hAnsi="Arial" w:cs="Arial"/>
                <w:sz w:val="16"/>
                <w:szCs w:val="16"/>
              </w:rPr>
              <w:t>application</w:t>
            </w:r>
            <w:proofErr w:type="gramEnd"/>
            <w:r w:rsidRPr="00F959D9">
              <w:rPr>
                <w:rFonts w:ascii="Arial" w:hAnsi="Arial" w:cs="Arial"/>
                <w:sz w:val="16"/>
                <w:szCs w:val="16"/>
              </w:rPr>
              <w:t xml:space="preserve">/ </w:t>
            </w:r>
            <w:proofErr w:type="spellStart"/>
            <w:r w:rsidRPr="00F959D9">
              <w:rPr>
                <w:rFonts w:ascii="Arial" w:hAnsi="Arial" w:cs="Arial"/>
                <w:sz w:val="16"/>
                <w:szCs w:val="16"/>
              </w:rPr>
              <w:t>vnd.openxmlformatsofficedocument</w:t>
            </w:r>
            <w:proofErr w:type="spellEnd"/>
            <w:r w:rsidRPr="00F959D9">
              <w:rPr>
                <w:rFonts w:ascii="Arial" w:hAnsi="Arial" w:cs="Arial"/>
                <w:sz w:val="16"/>
                <w:szCs w:val="16"/>
              </w:rPr>
              <w:t xml:space="preserve">. </w:t>
            </w:r>
            <w:proofErr w:type="spellStart"/>
            <w:r w:rsidRPr="00F959D9">
              <w:rPr>
                <w:rFonts w:ascii="Arial" w:hAnsi="Arial" w:cs="Arial"/>
                <w:sz w:val="16"/>
                <w:szCs w:val="16"/>
              </w:rPr>
              <w:t>wordprocessingml.document</w:t>
            </w:r>
            <w:proofErr w:type="spellEnd"/>
          </w:p>
        </w:tc>
        <w:tc>
          <w:tcPr>
            <w:tcW w:w="1710" w:type="dxa"/>
            <w:shd w:val="clear" w:color="auto" w:fill="A6A6A6" w:themeFill="background1" w:themeFillShade="A6"/>
            <w:vAlign w:val="center"/>
          </w:tcPr>
          <w:p w14:paraId="6E4D771B"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docx</w:t>
            </w:r>
            <w:proofErr w:type="spellEnd"/>
          </w:p>
        </w:tc>
        <w:tc>
          <w:tcPr>
            <w:tcW w:w="1080" w:type="dxa"/>
            <w:shd w:val="clear" w:color="auto" w:fill="A6A6A6" w:themeFill="background1" w:themeFillShade="A6"/>
            <w:vAlign w:val="center"/>
          </w:tcPr>
          <w:p w14:paraId="0BF3786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165FCE8F" w14:textId="325ED6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12EB6424" w14:textId="77777777" w:rsidTr="0035790D">
        <w:trPr>
          <w:tblHeader/>
        </w:trPr>
        <w:tc>
          <w:tcPr>
            <w:tcW w:w="1345" w:type="dxa"/>
            <w:shd w:val="clear" w:color="auto" w:fill="A6A6A6" w:themeFill="background1" w:themeFillShade="A6"/>
            <w:vAlign w:val="center"/>
          </w:tcPr>
          <w:p w14:paraId="747D640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EDTEMF</w:t>
            </w:r>
          </w:p>
        </w:tc>
        <w:tc>
          <w:tcPr>
            <w:tcW w:w="1080" w:type="dxa"/>
            <w:shd w:val="clear" w:color="auto" w:fill="A6A6A6" w:themeFill="background1" w:themeFillShade="A6"/>
            <w:vAlign w:val="center"/>
          </w:tcPr>
          <w:p w14:paraId="09741D32"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EMF</w:t>
            </w:r>
          </w:p>
        </w:tc>
        <w:tc>
          <w:tcPr>
            <w:tcW w:w="2700" w:type="dxa"/>
            <w:shd w:val="clear" w:color="auto" w:fill="A6A6A6" w:themeFill="background1" w:themeFillShade="A6"/>
            <w:vAlign w:val="center"/>
          </w:tcPr>
          <w:p w14:paraId="4690ABF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image/x-</w:t>
            </w:r>
            <w:proofErr w:type="spellStart"/>
            <w:r w:rsidRPr="00F959D9">
              <w:rPr>
                <w:rFonts w:ascii="Arial" w:hAnsi="Arial" w:cs="Arial"/>
                <w:sz w:val="16"/>
                <w:szCs w:val="16"/>
              </w:rPr>
              <w:t>emf</w:t>
            </w:r>
            <w:proofErr w:type="spellEnd"/>
          </w:p>
        </w:tc>
        <w:tc>
          <w:tcPr>
            <w:tcW w:w="1710" w:type="dxa"/>
            <w:shd w:val="clear" w:color="auto" w:fill="A6A6A6" w:themeFill="background1" w:themeFillShade="A6"/>
            <w:vAlign w:val="center"/>
          </w:tcPr>
          <w:p w14:paraId="37219099"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emf</w:t>
            </w:r>
            <w:proofErr w:type="spellEnd"/>
          </w:p>
        </w:tc>
        <w:tc>
          <w:tcPr>
            <w:tcW w:w="1080" w:type="dxa"/>
            <w:shd w:val="clear" w:color="auto" w:fill="A6A6A6" w:themeFill="background1" w:themeFillShade="A6"/>
            <w:vAlign w:val="center"/>
          </w:tcPr>
          <w:p w14:paraId="478F991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6AEFC643"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465FE0AD" w14:textId="77777777" w:rsidTr="0035790D">
        <w:trPr>
          <w:tblHeader/>
        </w:trPr>
        <w:tc>
          <w:tcPr>
            <w:tcW w:w="1345" w:type="dxa"/>
            <w:shd w:val="clear" w:color="auto" w:fill="A6A6A6" w:themeFill="background1" w:themeFillShade="A6"/>
            <w:vAlign w:val="center"/>
          </w:tcPr>
          <w:p w14:paraId="6B6D73AB"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EDTEPS</w:t>
            </w:r>
          </w:p>
        </w:tc>
        <w:tc>
          <w:tcPr>
            <w:tcW w:w="1080" w:type="dxa"/>
            <w:shd w:val="clear" w:color="auto" w:fill="A6A6A6" w:themeFill="background1" w:themeFillShade="A6"/>
            <w:vAlign w:val="center"/>
          </w:tcPr>
          <w:p w14:paraId="60FB68F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EPS</w:t>
            </w:r>
          </w:p>
        </w:tc>
        <w:tc>
          <w:tcPr>
            <w:tcW w:w="2700" w:type="dxa"/>
            <w:shd w:val="clear" w:color="auto" w:fill="A6A6A6" w:themeFill="background1" w:themeFillShade="A6"/>
            <w:vAlign w:val="center"/>
          </w:tcPr>
          <w:p w14:paraId="27F6EA0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application/postscript</w:t>
            </w:r>
          </w:p>
        </w:tc>
        <w:tc>
          <w:tcPr>
            <w:tcW w:w="1710" w:type="dxa"/>
            <w:shd w:val="clear" w:color="auto" w:fill="A6A6A6" w:themeFill="background1" w:themeFillShade="A6"/>
            <w:vAlign w:val="center"/>
          </w:tcPr>
          <w:p w14:paraId="467DED82"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eps</w:t>
            </w:r>
          </w:p>
        </w:tc>
        <w:tc>
          <w:tcPr>
            <w:tcW w:w="1080" w:type="dxa"/>
            <w:shd w:val="clear" w:color="auto" w:fill="A6A6A6" w:themeFill="background1" w:themeFillShade="A6"/>
            <w:vAlign w:val="center"/>
          </w:tcPr>
          <w:p w14:paraId="6524E0C7"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52D0282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4654F947" w14:textId="77777777" w:rsidTr="0035790D">
        <w:trPr>
          <w:tblHeader/>
        </w:trPr>
        <w:tc>
          <w:tcPr>
            <w:tcW w:w="1345" w:type="dxa"/>
            <w:shd w:val="clear" w:color="auto" w:fill="A6A6A6" w:themeFill="background1" w:themeFillShade="A6"/>
            <w:vAlign w:val="center"/>
          </w:tcPr>
          <w:p w14:paraId="673B3419"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EDTGIF</w:t>
            </w:r>
          </w:p>
        </w:tc>
        <w:tc>
          <w:tcPr>
            <w:tcW w:w="1080" w:type="dxa"/>
            <w:shd w:val="clear" w:color="auto" w:fill="A6A6A6" w:themeFill="background1" w:themeFillShade="A6"/>
            <w:vAlign w:val="center"/>
          </w:tcPr>
          <w:p w14:paraId="654A887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GIF</w:t>
            </w:r>
          </w:p>
        </w:tc>
        <w:tc>
          <w:tcPr>
            <w:tcW w:w="2700" w:type="dxa"/>
            <w:shd w:val="clear" w:color="auto" w:fill="A6A6A6" w:themeFill="background1" w:themeFillShade="A6"/>
            <w:vAlign w:val="center"/>
          </w:tcPr>
          <w:p w14:paraId="7761E77D"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image/gif</w:t>
            </w:r>
          </w:p>
        </w:tc>
        <w:tc>
          <w:tcPr>
            <w:tcW w:w="1710" w:type="dxa"/>
            <w:shd w:val="clear" w:color="auto" w:fill="A6A6A6" w:themeFill="background1" w:themeFillShade="A6"/>
            <w:vAlign w:val="center"/>
          </w:tcPr>
          <w:p w14:paraId="01FA9156"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gif</w:t>
            </w:r>
          </w:p>
        </w:tc>
        <w:tc>
          <w:tcPr>
            <w:tcW w:w="1080" w:type="dxa"/>
            <w:shd w:val="clear" w:color="auto" w:fill="A6A6A6" w:themeFill="background1" w:themeFillShade="A6"/>
            <w:vAlign w:val="center"/>
          </w:tcPr>
          <w:p w14:paraId="7AABAE11"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2741ABF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2B981BF5" w14:textId="77777777" w:rsidTr="0035790D">
        <w:trPr>
          <w:tblHeader/>
        </w:trPr>
        <w:tc>
          <w:tcPr>
            <w:tcW w:w="1345" w:type="dxa"/>
            <w:shd w:val="clear" w:color="auto" w:fill="A6A6A6" w:themeFill="background1" w:themeFillShade="A6"/>
            <w:vAlign w:val="center"/>
          </w:tcPr>
          <w:p w14:paraId="0775B37C" w14:textId="0B844189"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EDTHTM</w:t>
            </w:r>
          </w:p>
        </w:tc>
        <w:tc>
          <w:tcPr>
            <w:tcW w:w="1080" w:type="dxa"/>
            <w:shd w:val="clear" w:color="auto" w:fill="A6A6A6" w:themeFill="background1" w:themeFillShade="A6"/>
            <w:vAlign w:val="center"/>
          </w:tcPr>
          <w:p w14:paraId="4973572A" w14:textId="4717D805"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HTM</w:t>
            </w:r>
          </w:p>
        </w:tc>
        <w:tc>
          <w:tcPr>
            <w:tcW w:w="2700" w:type="dxa"/>
            <w:shd w:val="clear" w:color="auto" w:fill="A6A6A6" w:themeFill="background1" w:themeFillShade="A6"/>
            <w:vAlign w:val="center"/>
          </w:tcPr>
          <w:p w14:paraId="68E3CC28" w14:textId="578DDC46"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text/htm</w:t>
            </w:r>
            <w:r w:rsidR="00052FCC">
              <w:rPr>
                <w:rFonts w:ascii="Arial" w:hAnsi="Arial" w:cs="Arial"/>
                <w:sz w:val="16"/>
                <w:szCs w:val="16"/>
              </w:rPr>
              <w:t>l</w:t>
            </w:r>
          </w:p>
        </w:tc>
        <w:tc>
          <w:tcPr>
            <w:tcW w:w="1710" w:type="dxa"/>
            <w:shd w:val="clear" w:color="auto" w:fill="A6A6A6" w:themeFill="background1" w:themeFillShade="A6"/>
            <w:vAlign w:val="center"/>
          </w:tcPr>
          <w:p w14:paraId="061C1BF0" w14:textId="0778F1A8"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htm</w:t>
            </w:r>
            <w:proofErr w:type="spellEnd"/>
          </w:p>
        </w:tc>
        <w:tc>
          <w:tcPr>
            <w:tcW w:w="1080" w:type="dxa"/>
            <w:shd w:val="clear" w:color="auto" w:fill="A6A6A6" w:themeFill="background1" w:themeFillShade="A6"/>
            <w:vAlign w:val="center"/>
          </w:tcPr>
          <w:p w14:paraId="644CF4BB" w14:textId="0D9D6A8F"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7755A497" w14:textId="25684D43"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7893A324" w14:textId="77777777" w:rsidTr="0035790D">
        <w:trPr>
          <w:tblHeader/>
        </w:trPr>
        <w:tc>
          <w:tcPr>
            <w:tcW w:w="1345" w:type="dxa"/>
            <w:shd w:val="clear" w:color="auto" w:fill="A6A6A6" w:themeFill="background1" w:themeFillShade="A6"/>
            <w:vAlign w:val="center"/>
          </w:tcPr>
          <w:p w14:paraId="0837EC1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EDTJAR</w:t>
            </w:r>
          </w:p>
        </w:tc>
        <w:tc>
          <w:tcPr>
            <w:tcW w:w="1080" w:type="dxa"/>
            <w:shd w:val="clear" w:color="auto" w:fill="A6A6A6" w:themeFill="background1" w:themeFillShade="A6"/>
            <w:vAlign w:val="center"/>
          </w:tcPr>
          <w:p w14:paraId="646869B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JAR</w:t>
            </w:r>
          </w:p>
        </w:tc>
        <w:tc>
          <w:tcPr>
            <w:tcW w:w="2700" w:type="dxa"/>
            <w:shd w:val="clear" w:color="auto" w:fill="A6A6A6" w:themeFill="background1" w:themeFillShade="A6"/>
            <w:vAlign w:val="center"/>
          </w:tcPr>
          <w:p w14:paraId="14ACA95D"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application/java-archive</w:t>
            </w:r>
          </w:p>
        </w:tc>
        <w:tc>
          <w:tcPr>
            <w:tcW w:w="1710" w:type="dxa"/>
            <w:shd w:val="clear" w:color="auto" w:fill="A6A6A6" w:themeFill="background1" w:themeFillShade="A6"/>
            <w:vAlign w:val="center"/>
          </w:tcPr>
          <w:p w14:paraId="3EEA0F61"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.jar</w:t>
            </w:r>
          </w:p>
        </w:tc>
        <w:tc>
          <w:tcPr>
            <w:tcW w:w="1080" w:type="dxa"/>
            <w:shd w:val="clear" w:color="auto" w:fill="A6A6A6" w:themeFill="background1" w:themeFillShade="A6"/>
            <w:vAlign w:val="center"/>
          </w:tcPr>
          <w:p w14:paraId="68CCCC17"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13BE802D" w14:textId="66467B83"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0A0977CA" w14:textId="77777777" w:rsidTr="0035790D">
        <w:trPr>
          <w:tblHeader/>
        </w:trPr>
        <w:tc>
          <w:tcPr>
            <w:tcW w:w="1345" w:type="dxa"/>
            <w:shd w:val="clear" w:color="auto" w:fill="A6A6A6" w:themeFill="background1" w:themeFillShade="A6"/>
            <w:vAlign w:val="center"/>
          </w:tcPr>
          <w:p w14:paraId="52E69576"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EDTJPEG</w:t>
            </w:r>
          </w:p>
        </w:tc>
        <w:tc>
          <w:tcPr>
            <w:tcW w:w="1080" w:type="dxa"/>
            <w:shd w:val="clear" w:color="auto" w:fill="A6A6A6" w:themeFill="background1" w:themeFillShade="A6"/>
            <w:vAlign w:val="center"/>
          </w:tcPr>
          <w:p w14:paraId="7300B398" w14:textId="4D661111"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JPG</w:t>
            </w:r>
          </w:p>
        </w:tc>
        <w:tc>
          <w:tcPr>
            <w:tcW w:w="2700" w:type="dxa"/>
            <w:shd w:val="clear" w:color="auto" w:fill="A6A6A6" w:themeFill="background1" w:themeFillShade="A6"/>
            <w:vAlign w:val="center"/>
          </w:tcPr>
          <w:p w14:paraId="7CF6C55A"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image/jpeg</w:t>
            </w:r>
          </w:p>
        </w:tc>
        <w:tc>
          <w:tcPr>
            <w:tcW w:w="1710" w:type="dxa"/>
            <w:shd w:val="clear" w:color="auto" w:fill="A6A6A6" w:themeFill="background1" w:themeFillShade="A6"/>
            <w:vAlign w:val="center"/>
          </w:tcPr>
          <w:p w14:paraId="29540EB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jpg</w:t>
            </w:r>
          </w:p>
        </w:tc>
        <w:tc>
          <w:tcPr>
            <w:tcW w:w="1080" w:type="dxa"/>
            <w:shd w:val="clear" w:color="auto" w:fill="A6A6A6" w:themeFill="background1" w:themeFillShade="A6"/>
            <w:vAlign w:val="center"/>
          </w:tcPr>
          <w:p w14:paraId="6939878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5F10BE4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6C250F4A" w14:textId="77777777" w:rsidTr="0035790D">
        <w:trPr>
          <w:tblHeader/>
        </w:trPr>
        <w:tc>
          <w:tcPr>
            <w:tcW w:w="1345" w:type="dxa"/>
            <w:shd w:val="clear" w:color="auto" w:fill="A6A6A6" w:themeFill="background1" w:themeFillShade="A6"/>
            <w:vAlign w:val="center"/>
          </w:tcPr>
          <w:p w14:paraId="284532D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EDTMP3</w:t>
            </w:r>
          </w:p>
        </w:tc>
        <w:tc>
          <w:tcPr>
            <w:tcW w:w="1080" w:type="dxa"/>
            <w:shd w:val="clear" w:color="auto" w:fill="A6A6A6" w:themeFill="background1" w:themeFillShade="A6"/>
            <w:vAlign w:val="center"/>
          </w:tcPr>
          <w:p w14:paraId="01BB1269"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MP3</w:t>
            </w:r>
          </w:p>
        </w:tc>
        <w:tc>
          <w:tcPr>
            <w:tcW w:w="2700" w:type="dxa"/>
            <w:shd w:val="clear" w:color="auto" w:fill="A6A6A6" w:themeFill="background1" w:themeFillShade="A6"/>
            <w:vAlign w:val="center"/>
          </w:tcPr>
          <w:p w14:paraId="00BDE62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audio/mpeg</w:t>
            </w:r>
          </w:p>
        </w:tc>
        <w:tc>
          <w:tcPr>
            <w:tcW w:w="1710" w:type="dxa"/>
            <w:shd w:val="clear" w:color="auto" w:fill="A6A6A6" w:themeFill="background1" w:themeFillShade="A6"/>
            <w:vAlign w:val="center"/>
          </w:tcPr>
          <w:p w14:paraId="1032BC1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mp3</w:t>
            </w:r>
          </w:p>
        </w:tc>
        <w:tc>
          <w:tcPr>
            <w:tcW w:w="1080" w:type="dxa"/>
            <w:shd w:val="clear" w:color="auto" w:fill="A6A6A6" w:themeFill="background1" w:themeFillShade="A6"/>
            <w:vAlign w:val="center"/>
          </w:tcPr>
          <w:p w14:paraId="20E51DC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10B4DE3B" w14:textId="6659ACB6"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7AB965EB" w14:textId="77777777" w:rsidTr="0035790D">
        <w:trPr>
          <w:tblHeader/>
        </w:trPr>
        <w:tc>
          <w:tcPr>
            <w:tcW w:w="1345" w:type="dxa"/>
            <w:shd w:val="clear" w:color="auto" w:fill="A6A6A6" w:themeFill="background1" w:themeFillShade="A6"/>
            <w:vAlign w:val="center"/>
          </w:tcPr>
          <w:p w14:paraId="64C8755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EDTMPEG</w:t>
            </w:r>
          </w:p>
        </w:tc>
        <w:tc>
          <w:tcPr>
            <w:tcW w:w="1080" w:type="dxa"/>
            <w:shd w:val="clear" w:color="auto" w:fill="A6A6A6" w:themeFill="background1" w:themeFillShade="A6"/>
            <w:vAlign w:val="center"/>
          </w:tcPr>
          <w:p w14:paraId="794A03A2"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MPG</w:t>
            </w:r>
          </w:p>
        </w:tc>
        <w:tc>
          <w:tcPr>
            <w:tcW w:w="2700" w:type="dxa"/>
            <w:shd w:val="clear" w:color="auto" w:fill="A6A6A6" w:themeFill="background1" w:themeFillShade="A6"/>
            <w:vAlign w:val="center"/>
          </w:tcPr>
          <w:p w14:paraId="277A622D"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video/mpeg</w:t>
            </w:r>
          </w:p>
        </w:tc>
        <w:tc>
          <w:tcPr>
            <w:tcW w:w="1710" w:type="dxa"/>
            <w:shd w:val="clear" w:color="auto" w:fill="A6A6A6" w:themeFill="background1" w:themeFillShade="A6"/>
            <w:vAlign w:val="center"/>
          </w:tcPr>
          <w:p w14:paraId="1D1529C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mpg</w:t>
            </w:r>
          </w:p>
        </w:tc>
        <w:tc>
          <w:tcPr>
            <w:tcW w:w="1080" w:type="dxa"/>
            <w:shd w:val="clear" w:color="auto" w:fill="A6A6A6" w:themeFill="background1" w:themeFillShade="A6"/>
            <w:vAlign w:val="center"/>
          </w:tcPr>
          <w:p w14:paraId="748810C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22F99FD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52EFAF50" w14:textId="77777777" w:rsidTr="0035790D">
        <w:trPr>
          <w:tblHeader/>
        </w:trPr>
        <w:tc>
          <w:tcPr>
            <w:tcW w:w="1345" w:type="dxa"/>
            <w:shd w:val="clear" w:color="auto" w:fill="A6A6A6" w:themeFill="background1" w:themeFillShade="A6"/>
            <w:vAlign w:val="center"/>
          </w:tcPr>
          <w:p w14:paraId="3587DDA3"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EDTPDF</w:t>
            </w:r>
          </w:p>
        </w:tc>
        <w:tc>
          <w:tcPr>
            <w:tcW w:w="1080" w:type="dxa"/>
            <w:shd w:val="clear" w:color="auto" w:fill="A6A6A6" w:themeFill="background1" w:themeFillShade="A6"/>
            <w:vAlign w:val="center"/>
          </w:tcPr>
          <w:p w14:paraId="384E740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PDF</w:t>
            </w:r>
          </w:p>
        </w:tc>
        <w:tc>
          <w:tcPr>
            <w:tcW w:w="2700" w:type="dxa"/>
            <w:shd w:val="clear" w:color="auto" w:fill="A6A6A6" w:themeFill="background1" w:themeFillShade="A6"/>
            <w:vAlign w:val="center"/>
          </w:tcPr>
          <w:p w14:paraId="34C62B20"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application/pdf</w:t>
            </w:r>
          </w:p>
        </w:tc>
        <w:tc>
          <w:tcPr>
            <w:tcW w:w="1710" w:type="dxa"/>
            <w:shd w:val="clear" w:color="auto" w:fill="A6A6A6" w:themeFill="background1" w:themeFillShade="A6"/>
            <w:vAlign w:val="center"/>
          </w:tcPr>
          <w:p w14:paraId="31714AC2"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pdf</w:t>
            </w:r>
          </w:p>
        </w:tc>
        <w:tc>
          <w:tcPr>
            <w:tcW w:w="1080" w:type="dxa"/>
            <w:shd w:val="clear" w:color="auto" w:fill="A6A6A6" w:themeFill="background1" w:themeFillShade="A6"/>
            <w:vAlign w:val="center"/>
          </w:tcPr>
          <w:p w14:paraId="5E32E81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61FFDAF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163A350F" w14:textId="77777777" w:rsidTr="0035790D">
        <w:trPr>
          <w:tblHeader/>
        </w:trPr>
        <w:tc>
          <w:tcPr>
            <w:tcW w:w="1345" w:type="dxa"/>
            <w:shd w:val="clear" w:color="auto" w:fill="A6A6A6" w:themeFill="background1" w:themeFillShade="A6"/>
            <w:vAlign w:val="center"/>
          </w:tcPr>
          <w:p w14:paraId="502574D7"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EDTPNG</w:t>
            </w:r>
          </w:p>
        </w:tc>
        <w:tc>
          <w:tcPr>
            <w:tcW w:w="1080" w:type="dxa"/>
            <w:shd w:val="clear" w:color="auto" w:fill="A6A6A6" w:themeFill="background1" w:themeFillShade="A6"/>
            <w:vAlign w:val="center"/>
          </w:tcPr>
          <w:p w14:paraId="480041B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PNG</w:t>
            </w:r>
          </w:p>
        </w:tc>
        <w:tc>
          <w:tcPr>
            <w:tcW w:w="2700" w:type="dxa"/>
            <w:shd w:val="clear" w:color="auto" w:fill="A6A6A6" w:themeFill="background1" w:themeFillShade="A6"/>
            <w:vAlign w:val="center"/>
          </w:tcPr>
          <w:p w14:paraId="4CE5A24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w:t>
            </w:r>
            <w:proofErr w:type="spellStart"/>
            <w:r w:rsidRPr="00F959D9">
              <w:rPr>
                <w:rFonts w:ascii="Arial" w:hAnsi="Arial" w:cs="Arial"/>
                <w:sz w:val="16"/>
                <w:szCs w:val="16"/>
              </w:rPr>
              <w:t>png</w:t>
            </w:r>
            <w:proofErr w:type="spellEnd"/>
          </w:p>
        </w:tc>
        <w:tc>
          <w:tcPr>
            <w:tcW w:w="1710" w:type="dxa"/>
            <w:shd w:val="clear" w:color="auto" w:fill="A6A6A6" w:themeFill="background1" w:themeFillShade="A6"/>
            <w:vAlign w:val="center"/>
          </w:tcPr>
          <w:p w14:paraId="208F82B8"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png</w:t>
            </w:r>
            <w:proofErr w:type="spellEnd"/>
          </w:p>
        </w:tc>
        <w:tc>
          <w:tcPr>
            <w:tcW w:w="1080" w:type="dxa"/>
            <w:shd w:val="clear" w:color="auto" w:fill="A6A6A6" w:themeFill="background1" w:themeFillShade="A6"/>
            <w:vAlign w:val="center"/>
          </w:tcPr>
          <w:p w14:paraId="7618CC33"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305EA65B"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43219" w:rsidRPr="00F959D9" w14:paraId="0D95A731" w14:textId="77777777" w:rsidTr="0035790D">
        <w:trPr>
          <w:tblHeader/>
        </w:trPr>
        <w:tc>
          <w:tcPr>
            <w:tcW w:w="1345" w:type="dxa"/>
            <w:shd w:val="clear" w:color="auto" w:fill="A6A6A6" w:themeFill="background1" w:themeFillShade="A6"/>
            <w:vAlign w:val="center"/>
          </w:tcPr>
          <w:p w14:paraId="68C96031" w14:textId="413BAAF6" w:rsidR="00F43219" w:rsidRPr="00F959D9" w:rsidRDefault="00F43219" w:rsidP="00F959D9">
            <w:pPr>
              <w:keepNext/>
              <w:keepLines/>
              <w:suppressAutoHyphens/>
              <w:spacing w:before="40" w:after="40"/>
              <w:contextualSpacing w:val="0"/>
              <w:rPr>
                <w:rFonts w:ascii="Arial" w:hAnsi="Arial" w:cs="Arial"/>
                <w:sz w:val="16"/>
                <w:szCs w:val="16"/>
              </w:rPr>
            </w:pPr>
            <w:r>
              <w:rPr>
                <w:rFonts w:ascii="Arial" w:hAnsi="Arial" w:cs="Arial"/>
                <w:sz w:val="16"/>
                <w:szCs w:val="16"/>
              </w:rPr>
              <w:lastRenderedPageBreak/>
              <w:t>EDTPPSX</w:t>
            </w:r>
          </w:p>
        </w:tc>
        <w:tc>
          <w:tcPr>
            <w:tcW w:w="1080" w:type="dxa"/>
            <w:shd w:val="clear" w:color="auto" w:fill="A6A6A6" w:themeFill="background1" w:themeFillShade="A6"/>
            <w:vAlign w:val="center"/>
          </w:tcPr>
          <w:p w14:paraId="107C3575" w14:textId="291A86FF" w:rsidR="00F43219" w:rsidRPr="00F959D9" w:rsidRDefault="00F43219" w:rsidP="00F959D9">
            <w:pPr>
              <w:keepNext/>
              <w:keepLines/>
              <w:suppressAutoHyphens/>
              <w:spacing w:before="40" w:after="40"/>
              <w:contextualSpacing w:val="0"/>
              <w:rPr>
                <w:rFonts w:ascii="Arial" w:hAnsi="Arial" w:cs="Arial"/>
                <w:sz w:val="16"/>
                <w:szCs w:val="16"/>
              </w:rPr>
            </w:pPr>
            <w:r>
              <w:rPr>
                <w:rFonts w:ascii="Arial" w:hAnsi="Arial" w:cs="Arial"/>
                <w:sz w:val="16"/>
                <w:szCs w:val="16"/>
              </w:rPr>
              <w:t>PPSX</w:t>
            </w:r>
          </w:p>
        </w:tc>
        <w:tc>
          <w:tcPr>
            <w:tcW w:w="2700" w:type="dxa"/>
            <w:shd w:val="clear" w:color="auto" w:fill="A6A6A6" w:themeFill="background1" w:themeFillShade="A6"/>
            <w:vAlign w:val="center"/>
          </w:tcPr>
          <w:p w14:paraId="081B9470" w14:textId="4E74CDDF" w:rsidR="00F43219" w:rsidRPr="00F959D9" w:rsidRDefault="00052FCC" w:rsidP="00F959D9">
            <w:pPr>
              <w:keepNext/>
              <w:keepLines/>
              <w:suppressAutoHyphens/>
              <w:spacing w:before="40" w:after="40"/>
              <w:contextualSpacing w:val="0"/>
              <w:rPr>
                <w:rFonts w:ascii="Arial" w:hAnsi="Arial" w:cs="Arial"/>
                <w:sz w:val="16"/>
                <w:szCs w:val="16"/>
              </w:rPr>
            </w:pPr>
            <w:r w:rsidRPr="00052FCC">
              <w:rPr>
                <w:rFonts w:ascii="Arial" w:hAnsi="Arial" w:cs="Arial"/>
                <w:sz w:val="16"/>
                <w:szCs w:val="16"/>
              </w:rPr>
              <w:t>application/vnd.openxmlformats-officedocument.presentationml.slideshow</w:t>
            </w:r>
          </w:p>
        </w:tc>
        <w:tc>
          <w:tcPr>
            <w:tcW w:w="1710" w:type="dxa"/>
            <w:shd w:val="clear" w:color="auto" w:fill="A6A6A6" w:themeFill="background1" w:themeFillShade="A6"/>
            <w:vAlign w:val="center"/>
          </w:tcPr>
          <w:p w14:paraId="251A3261" w14:textId="12430B94" w:rsidR="00F43219" w:rsidRPr="00F959D9" w:rsidRDefault="00052FCC" w:rsidP="00F959D9">
            <w:pPr>
              <w:keepNext/>
              <w:keepLines/>
              <w:suppressAutoHyphens/>
              <w:spacing w:before="40" w:after="40"/>
              <w:contextualSpacing w:val="0"/>
              <w:rPr>
                <w:rFonts w:ascii="Arial" w:hAnsi="Arial" w:cs="Arial"/>
                <w:sz w:val="16"/>
                <w:szCs w:val="16"/>
              </w:rPr>
            </w:pPr>
            <w:proofErr w:type="spellStart"/>
            <w:r w:rsidRPr="00052FCC">
              <w:rPr>
                <w:rFonts w:ascii="Arial" w:hAnsi="Arial" w:cs="Arial"/>
                <w:sz w:val="16"/>
                <w:szCs w:val="16"/>
              </w:rPr>
              <w:t>ppsx</w:t>
            </w:r>
            <w:proofErr w:type="spellEnd"/>
          </w:p>
        </w:tc>
        <w:tc>
          <w:tcPr>
            <w:tcW w:w="1080" w:type="dxa"/>
            <w:shd w:val="clear" w:color="auto" w:fill="A6A6A6" w:themeFill="background1" w:themeFillShade="A6"/>
            <w:vAlign w:val="center"/>
          </w:tcPr>
          <w:p w14:paraId="790B74B9" w14:textId="311FD8AD" w:rsidR="00F43219" w:rsidRPr="00F959D9" w:rsidRDefault="00052FCC" w:rsidP="00F959D9">
            <w:pPr>
              <w:keepNext/>
              <w:keepLines/>
              <w:suppressAutoHyphens/>
              <w:spacing w:before="40" w:after="40"/>
              <w:contextualSpacing w:val="0"/>
              <w:rPr>
                <w:rFonts w:ascii="Arial" w:hAnsi="Arial" w:cs="Arial"/>
                <w:sz w:val="16"/>
                <w:szCs w:val="16"/>
              </w:rPr>
            </w:pPr>
            <w:r>
              <w:rPr>
                <w:rFonts w:ascii="Arial" w:hAnsi="Arial" w:cs="Arial"/>
                <w:sz w:val="16"/>
                <w:szCs w:val="16"/>
              </w:rPr>
              <w:t>NO</w:t>
            </w:r>
          </w:p>
        </w:tc>
        <w:tc>
          <w:tcPr>
            <w:tcW w:w="1260" w:type="dxa"/>
            <w:shd w:val="clear" w:color="auto" w:fill="A6A6A6" w:themeFill="background1" w:themeFillShade="A6"/>
          </w:tcPr>
          <w:p w14:paraId="4789D3F8" w14:textId="338EC990" w:rsidR="00F43219" w:rsidRPr="00F959D9" w:rsidRDefault="00052FCC" w:rsidP="00F959D9">
            <w:pPr>
              <w:keepNext/>
              <w:keepLines/>
              <w:suppressAutoHyphens/>
              <w:spacing w:before="40" w:after="40"/>
              <w:contextualSpacing w:val="0"/>
              <w:rPr>
                <w:rFonts w:ascii="Arial" w:hAnsi="Arial" w:cs="Arial"/>
                <w:sz w:val="16"/>
                <w:szCs w:val="16"/>
              </w:rPr>
            </w:pPr>
            <w:r>
              <w:rPr>
                <w:rFonts w:ascii="Arial" w:hAnsi="Arial" w:cs="Arial"/>
                <w:sz w:val="16"/>
                <w:szCs w:val="16"/>
              </w:rPr>
              <w:t>O</w:t>
            </w:r>
          </w:p>
        </w:tc>
      </w:tr>
      <w:tr w:rsidR="00F959D9" w:rsidRPr="00F959D9" w14:paraId="140068B5" w14:textId="77777777" w:rsidTr="0035790D">
        <w:trPr>
          <w:tblHeader/>
        </w:trPr>
        <w:tc>
          <w:tcPr>
            <w:tcW w:w="1345" w:type="dxa"/>
            <w:shd w:val="clear" w:color="auto" w:fill="A6A6A6" w:themeFill="background1" w:themeFillShade="A6"/>
            <w:vAlign w:val="center"/>
          </w:tcPr>
          <w:p w14:paraId="521239C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EDTPPTX</w:t>
            </w:r>
          </w:p>
        </w:tc>
        <w:tc>
          <w:tcPr>
            <w:tcW w:w="1080" w:type="dxa"/>
            <w:shd w:val="clear" w:color="auto" w:fill="A6A6A6" w:themeFill="background1" w:themeFillShade="A6"/>
            <w:vAlign w:val="center"/>
          </w:tcPr>
          <w:p w14:paraId="203F12A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PPTX</w:t>
            </w:r>
          </w:p>
        </w:tc>
        <w:tc>
          <w:tcPr>
            <w:tcW w:w="2700" w:type="dxa"/>
            <w:shd w:val="clear" w:color="auto" w:fill="A6A6A6" w:themeFill="background1" w:themeFillShade="A6"/>
            <w:vAlign w:val="center"/>
          </w:tcPr>
          <w:p w14:paraId="2EBC8E6E"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gramStart"/>
            <w:r w:rsidRPr="00F959D9">
              <w:rPr>
                <w:rFonts w:ascii="Arial" w:hAnsi="Arial" w:cs="Arial"/>
                <w:sz w:val="16"/>
                <w:szCs w:val="16"/>
              </w:rPr>
              <w:t>application</w:t>
            </w:r>
            <w:proofErr w:type="gramEnd"/>
            <w:r w:rsidRPr="00F959D9">
              <w:rPr>
                <w:rFonts w:ascii="Arial" w:hAnsi="Arial" w:cs="Arial"/>
                <w:sz w:val="16"/>
                <w:szCs w:val="16"/>
              </w:rPr>
              <w:t xml:space="preserve">/ </w:t>
            </w:r>
            <w:proofErr w:type="spellStart"/>
            <w:r w:rsidRPr="00F959D9">
              <w:rPr>
                <w:rFonts w:ascii="Arial" w:hAnsi="Arial" w:cs="Arial"/>
                <w:sz w:val="16"/>
                <w:szCs w:val="16"/>
              </w:rPr>
              <w:t>vnd.openxmlformats-officedocument</w:t>
            </w:r>
            <w:proofErr w:type="spellEnd"/>
            <w:r w:rsidRPr="00F959D9">
              <w:rPr>
                <w:rFonts w:ascii="Arial" w:hAnsi="Arial" w:cs="Arial"/>
                <w:sz w:val="16"/>
                <w:szCs w:val="16"/>
              </w:rPr>
              <w:t xml:space="preserve">. </w:t>
            </w:r>
            <w:proofErr w:type="spellStart"/>
            <w:proofErr w:type="gramStart"/>
            <w:r w:rsidRPr="00F959D9">
              <w:rPr>
                <w:rFonts w:ascii="Arial" w:hAnsi="Arial" w:cs="Arial"/>
                <w:sz w:val="16"/>
                <w:szCs w:val="16"/>
              </w:rPr>
              <w:t>presentationml</w:t>
            </w:r>
            <w:proofErr w:type="spellEnd"/>
            <w:proofErr w:type="gramEnd"/>
            <w:r w:rsidRPr="00F959D9">
              <w:rPr>
                <w:rFonts w:ascii="Arial" w:hAnsi="Arial" w:cs="Arial"/>
                <w:sz w:val="16"/>
                <w:szCs w:val="16"/>
              </w:rPr>
              <w:t>. presentation</w:t>
            </w:r>
          </w:p>
        </w:tc>
        <w:tc>
          <w:tcPr>
            <w:tcW w:w="1710" w:type="dxa"/>
            <w:shd w:val="clear" w:color="auto" w:fill="A6A6A6" w:themeFill="background1" w:themeFillShade="A6"/>
            <w:vAlign w:val="center"/>
          </w:tcPr>
          <w:p w14:paraId="12B0D70C"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pptx</w:t>
            </w:r>
            <w:proofErr w:type="spellEnd"/>
          </w:p>
        </w:tc>
        <w:tc>
          <w:tcPr>
            <w:tcW w:w="1080" w:type="dxa"/>
            <w:shd w:val="clear" w:color="auto" w:fill="A6A6A6" w:themeFill="background1" w:themeFillShade="A6"/>
            <w:vAlign w:val="center"/>
          </w:tcPr>
          <w:p w14:paraId="3D96761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503E3670" w14:textId="576B967F"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1DD3D71B" w14:textId="77777777" w:rsidTr="0035790D">
        <w:trPr>
          <w:tblHeader/>
        </w:trPr>
        <w:tc>
          <w:tcPr>
            <w:tcW w:w="1345" w:type="dxa"/>
            <w:shd w:val="clear" w:color="auto" w:fill="A6A6A6" w:themeFill="background1" w:themeFillShade="A6"/>
            <w:vAlign w:val="center"/>
          </w:tcPr>
          <w:p w14:paraId="6EBDB48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EDTPSD</w:t>
            </w:r>
          </w:p>
        </w:tc>
        <w:tc>
          <w:tcPr>
            <w:tcW w:w="1080" w:type="dxa"/>
            <w:shd w:val="clear" w:color="auto" w:fill="A6A6A6" w:themeFill="background1" w:themeFillShade="A6"/>
            <w:vAlign w:val="center"/>
          </w:tcPr>
          <w:p w14:paraId="7EC48C6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PSD</w:t>
            </w:r>
          </w:p>
        </w:tc>
        <w:tc>
          <w:tcPr>
            <w:tcW w:w="2700" w:type="dxa"/>
            <w:shd w:val="clear" w:color="auto" w:fill="A6A6A6" w:themeFill="background1" w:themeFillShade="A6"/>
            <w:vAlign w:val="center"/>
          </w:tcPr>
          <w:p w14:paraId="554ACC3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w:t>
            </w:r>
            <w:proofErr w:type="spellStart"/>
            <w:r w:rsidRPr="00F959D9">
              <w:rPr>
                <w:rFonts w:ascii="Arial" w:hAnsi="Arial" w:cs="Arial"/>
                <w:sz w:val="16"/>
                <w:szCs w:val="16"/>
              </w:rPr>
              <w:t>psd</w:t>
            </w:r>
            <w:proofErr w:type="spellEnd"/>
          </w:p>
        </w:tc>
        <w:tc>
          <w:tcPr>
            <w:tcW w:w="1710" w:type="dxa"/>
            <w:shd w:val="clear" w:color="auto" w:fill="A6A6A6" w:themeFill="background1" w:themeFillShade="A6"/>
            <w:vAlign w:val="center"/>
          </w:tcPr>
          <w:p w14:paraId="318A405D"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psd</w:t>
            </w:r>
            <w:proofErr w:type="spellEnd"/>
          </w:p>
        </w:tc>
        <w:tc>
          <w:tcPr>
            <w:tcW w:w="1080" w:type="dxa"/>
            <w:shd w:val="clear" w:color="auto" w:fill="A6A6A6" w:themeFill="background1" w:themeFillShade="A6"/>
            <w:vAlign w:val="center"/>
          </w:tcPr>
          <w:p w14:paraId="2348BEE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38D0256B"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338E057B" w14:textId="77777777" w:rsidTr="0035790D">
        <w:trPr>
          <w:tblHeader/>
        </w:trPr>
        <w:tc>
          <w:tcPr>
            <w:tcW w:w="1345" w:type="dxa"/>
            <w:shd w:val="clear" w:color="auto" w:fill="A6A6A6" w:themeFill="background1" w:themeFillShade="A6"/>
            <w:vAlign w:val="center"/>
          </w:tcPr>
          <w:p w14:paraId="62EFE153"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EDTRAR</w:t>
            </w:r>
          </w:p>
        </w:tc>
        <w:tc>
          <w:tcPr>
            <w:tcW w:w="1080" w:type="dxa"/>
            <w:shd w:val="clear" w:color="auto" w:fill="A6A6A6" w:themeFill="background1" w:themeFillShade="A6"/>
            <w:vAlign w:val="center"/>
          </w:tcPr>
          <w:p w14:paraId="27A42809"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RAR</w:t>
            </w:r>
          </w:p>
        </w:tc>
        <w:tc>
          <w:tcPr>
            <w:tcW w:w="2700" w:type="dxa"/>
            <w:shd w:val="clear" w:color="auto" w:fill="A6A6A6" w:themeFill="background1" w:themeFillShade="A6"/>
            <w:vAlign w:val="center"/>
          </w:tcPr>
          <w:p w14:paraId="5FA0B6E9"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application/x-</w:t>
            </w:r>
            <w:proofErr w:type="spellStart"/>
            <w:r w:rsidRPr="00F959D9">
              <w:rPr>
                <w:rFonts w:ascii="Arial" w:hAnsi="Arial" w:cs="Arial"/>
                <w:sz w:val="16"/>
                <w:szCs w:val="16"/>
              </w:rPr>
              <w:t>rar</w:t>
            </w:r>
            <w:proofErr w:type="spellEnd"/>
            <w:r w:rsidRPr="00F959D9">
              <w:rPr>
                <w:rFonts w:ascii="Arial" w:hAnsi="Arial" w:cs="Arial"/>
                <w:sz w:val="16"/>
                <w:szCs w:val="16"/>
              </w:rPr>
              <w:t>-compressed</w:t>
            </w:r>
          </w:p>
        </w:tc>
        <w:tc>
          <w:tcPr>
            <w:tcW w:w="1710" w:type="dxa"/>
            <w:shd w:val="clear" w:color="auto" w:fill="A6A6A6" w:themeFill="background1" w:themeFillShade="A6"/>
            <w:vAlign w:val="center"/>
          </w:tcPr>
          <w:p w14:paraId="3395FA16"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rar</w:t>
            </w:r>
            <w:proofErr w:type="spellEnd"/>
          </w:p>
        </w:tc>
        <w:tc>
          <w:tcPr>
            <w:tcW w:w="1080" w:type="dxa"/>
            <w:shd w:val="clear" w:color="auto" w:fill="A6A6A6" w:themeFill="background1" w:themeFillShade="A6"/>
            <w:vAlign w:val="center"/>
          </w:tcPr>
          <w:p w14:paraId="15E137CC"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7C2637E4" w14:textId="2B839595"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4361AB41" w14:textId="77777777" w:rsidTr="0035790D">
        <w:trPr>
          <w:tblHeader/>
        </w:trPr>
        <w:tc>
          <w:tcPr>
            <w:tcW w:w="1345" w:type="dxa"/>
            <w:shd w:val="clear" w:color="auto" w:fill="A6A6A6" w:themeFill="background1" w:themeFillShade="A6"/>
            <w:vAlign w:val="center"/>
          </w:tcPr>
          <w:p w14:paraId="6A7516B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EDT-REP-S3</w:t>
            </w:r>
          </w:p>
        </w:tc>
        <w:tc>
          <w:tcPr>
            <w:tcW w:w="1080" w:type="dxa"/>
            <w:shd w:val="clear" w:color="auto" w:fill="A6A6A6" w:themeFill="background1" w:themeFillShade="A6"/>
            <w:vAlign w:val="center"/>
          </w:tcPr>
          <w:p w14:paraId="28F6A023" w14:textId="77777777" w:rsidR="00F959D9" w:rsidRPr="00F959D9" w:rsidRDefault="00F959D9" w:rsidP="00F959D9">
            <w:pPr>
              <w:keepNext/>
              <w:keepLines/>
              <w:suppressAutoHyphens/>
              <w:spacing w:before="40" w:after="40"/>
              <w:contextualSpacing w:val="0"/>
              <w:rPr>
                <w:rFonts w:ascii="Arial" w:hAnsi="Arial" w:cs="Arial"/>
                <w:sz w:val="16"/>
                <w:szCs w:val="16"/>
              </w:rPr>
            </w:pPr>
          </w:p>
        </w:tc>
        <w:tc>
          <w:tcPr>
            <w:tcW w:w="2700" w:type="dxa"/>
            <w:shd w:val="clear" w:color="auto" w:fill="A6A6A6" w:themeFill="background1" w:themeFillShade="A6"/>
            <w:vAlign w:val="center"/>
          </w:tcPr>
          <w:p w14:paraId="186A3722"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Obsolete</w:t>
            </w:r>
          </w:p>
        </w:tc>
        <w:tc>
          <w:tcPr>
            <w:tcW w:w="1710" w:type="dxa"/>
            <w:shd w:val="clear" w:color="auto" w:fill="A6A6A6" w:themeFill="background1" w:themeFillShade="A6"/>
            <w:vAlign w:val="center"/>
          </w:tcPr>
          <w:p w14:paraId="3DD1D3B7"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w:t>
            </w:r>
          </w:p>
        </w:tc>
        <w:tc>
          <w:tcPr>
            <w:tcW w:w="1080" w:type="dxa"/>
            <w:shd w:val="clear" w:color="auto" w:fill="A6A6A6" w:themeFill="background1" w:themeFillShade="A6"/>
            <w:vAlign w:val="center"/>
          </w:tcPr>
          <w:p w14:paraId="52CF528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769DA09D"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w:t>
            </w:r>
          </w:p>
        </w:tc>
      </w:tr>
      <w:tr w:rsidR="00F959D9" w:rsidRPr="00F959D9" w14:paraId="3A517D15" w14:textId="77777777" w:rsidTr="0035790D">
        <w:trPr>
          <w:tblHeader/>
        </w:trPr>
        <w:tc>
          <w:tcPr>
            <w:tcW w:w="1345" w:type="dxa"/>
            <w:shd w:val="clear" w:color="auto" w:fill="A6A6A6" w:themeFill="background1" w:themeFillShade="A6"/>
            <w:vAlign w:val="center"/>
          </w:tcPr>
          <w:p w14:paraId="14F3AD6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EDTRTF</w:t>
            </w:r>
          </w:p>
        </w:tc>
        <w:tc>
          <w:tcPr>
            <w:tcW w:w="1080" w:type="dxa"/>
            <w:shd w:val="clear" w:color="auto" w:fill="A6A6A6" w:themeFill="background1" w:themeFillShade="A6"/>
            <w:vAlign w:val="center"/>
          </w:tcPr>
          <w:p w14:paraId="634F8176"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RTF</w:t>
            </w:r>
          </w:p>
        </w:tc>
        <w:tc>
          <w:tcPr>
            <w:tcW w:w="2700" w:type="dxa"/>
            <w:shd w:val="clear" w:color="auto" w:fill="A6A6A6" w:themeFill="background1" w:themeFillShade="A6"/>
            <w:vAlign w:val="center"/>
          </w:tcPr>
          <w:p w14:paraId="7C26652E"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application/rtf</w:t>
            </w:r>
          </w:p>
        </w:tc>
        <w:tc>
          <w:tcPr>
            <w:tcW w:w="1710" w:type="dxa"/>
            <w:shd w:val="clear" w:color="auto" w:fill="A6A6A6" w:themeFill="background1" w:themeFillShade="A6"/>
            <w:vAlign w:val="center"/>
          </w:tcPr>
          <w:p w14:paraId="6804835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rtf</w:t>
            </w:r>
          </w:p>
        </w:tc>
        <w:tc>
          <w:tcPr>
            <w:tcW w:w="1080" w:type="dxa"/>
            <w:shd w:val="clear" w:color="auto" w:fill="A6A6A6" w:themeFill="background1" w:themeFillShade="A6"/>
            <w:vAlign w:val="center"/>
          </w:tcPr>
          <w:p w14:paraId="7B7E4E95"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3799B0C7" w14:textId="2654FBAB"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F959D9" w:rsidRPr="00F959D9" w14:paraId="6F4DE148" w14:textId="77777777" w:rsidTr="0035790D">
        <w:trPr>
          <w:tblHeader/>
        </w:trPr>
        <w:tc>
          <w:tcPr>
            <w:tcW w:w="1345" w:type="dxa"/>
            <w:shd w:val="clear" w:color="auto" w:fill="A6A6A6" w:themeFill="background1" w:themeFillShade="A6"/>
            <w:vAlign w:val="center"/>
          </w:tcPr>
          <w:p w14:paraId="63385296"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EDTSVG</w:t>
            </w:r>
          </w:p>
        </w:tc>
        <w:tc>
          <w:tcPr>
            <w:tcW w:w="1080" w:type="dxa"/>
            <w:shd w:val="clear" w:color="auto" w:fill="A6A6A6" w:themeFill="background1" w:themeFillShade="A6"/>
            <w:vAlign w:val="center"/>
          </w:tcPr>
          <w:p w14:paraId="02C53B0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SVG</w:t>
            </w:r>
          </w:p>
        </w:tc>
        <w:tc>
          <w:tcPr>
            <w:tcW w:w="2700" w:type="dxa"/>
            <w:shd w:val="clear" w:color="auto" w:fill="A6A6A6" w:themeFill="background1" w:themeFillShade="A6"/>
            <w:vAlign w:val="center"/>
          </w:tcPr>
          <w:p w14:paraId="63766304"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w:t>
            </w:r>
            <w:proofErr w:type="spellStart"/>
            <w:r w:rsidRPr="00F959D9">
              <w:rPr>
                <w:rFonts w:ascii="Arial" w:hAnsi="Arial" w:cs="Arial"/>
                <w:sz w:val="16"/>
                <w:szCs w:val="16"/>
              </w:rPr>
              <w:t>svg+xml</w:t>
            </w:r>
            <w:proofErr w:type="spellEnd"/>
          </w:p>
        </w:tc>
        <w:tc>
          <w:tcPr>
            <w:tcW w:w="1710" w:type="dxa"/>
            <w:shd w:val="clear" w:color="auto" w:fill="A6A6A6" w:themeFill="background1" w:themeFillShade="A6"/>
            <w:vAlign w:val="center"/>
          </w:tcPr>
          <w:p w14:paraId="4FC18ABD"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svg</w:t>
            </w:r>
            <w:proofErr w:type="spellEnd"/>
          </w:p>
        </w:tc>
        <w:tc>
          <w:tcPr>
            <w:tcW w:w="1080" w:type="dxa"/>
            <w:shd w:val="clear" w:color="auto" w:fill="A6A6A6" w:themeFill="background1" w:themeFillShade="A6"/>
            <w:vAlign w:val="center"/>
          </w:tcPr>
          <w:p w14:paraId="0DAAF3B8"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72548B4B"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959D9" w:rsidRPr="00F959D9" w14:paraId="646E8141" w14:textId="77777777" w:rsidTr="0035790D">
        <w:trPr>
          <w:tblHeader/>
        </w:trPr>
        <w:tc>
          <w:tcPr>
            <w:tcW w:w="1345" w:type="dxa"/>
            <w:shd w:val="clear" w:color="auto" w:fill="A6A6A6" w:themeFill="background1" w:themeFillShade="A6"/>
            <w:vAlign w:val="center"/>
          </w:tcPr>
          <w:p w14:paraId="19C8789A"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EDTSVGZ</w:t>
            </w:r>
          </w:p>
        </w:tc>
        <w:tc>
          <w:tcPr>
            <w:tcW w:w="1080" w:type="dxa"/>
            <w:shd w:val="clear" w:color="auto" w:fill="A6A6A6" w:themeFill="background1" w:themeFillShade="A6"/>
            <w:vAlign w:val="center"/>
          </w:tcPr>
          <w:p w14:paraId="3AC75FB9"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SVGZ</w:t>
            </w:r>
          </w:p>
        </w:tc>
        <w:tc>
          <w:tcPr>
            <w:tcW w:w="2700" w:type="dxa"/>
            <w:shd w:val="clear" w:color="auto" w:fill="A6A6A6" w:themeFill="background1" w:themeFillShade="A6"/>
            <w:vAlign w:val="center"/>
          </w:tcPr>
          <w:p w14:paraId="0DB00364" w14:textId="3F784E31" w:rsidR="00F959D9" w:rsidRPr="00F959D9" w:rsidRDefault="00052FCC" w:rsidP="00F959D9">
            <w:pPr>
              <w:keepNext/>
              <w:keepLines/>
              <w:suppressAutoHyphens/>
              <w:spacing w:before="40" w:after="40"/>
              <w:contextualSpacing w:val="0"/>
              <w:rPr>
                <w:rFonts w:ascii="Arial" w:hAnsi="Arial" w:cs="Arial"/>
                <w:sz w:val="16"/>
                <w:szCs w:val="16"/>
              </w:rPr>
            </w:pPr>
            <w:r w:rsidRPr="00052FCC">
              <w:rPr>
                <w:rFonts w:ascii="Arial" w:hAnsi="Arial" w:cs="Arial"/>
                <w:sz w:val="16"/>
                <w:szCs w:val="16"/>
              </w:rPr>
              <w:t>application/octet-stream</w:t>
            </w:r>
          </w:p>
        </w:tc>
        <w:tc>
          <w:tcPr>
            <w:tcW w:w="1710" w:type="dxa"/>
            <w:shd w:val="clear" w:color="auto" w:fill="A6A6A6" w:themeFill="background1" w:themeFillShade="A6"/>
            <w:vAlign w:val="center"/>
          </w:tcPr>
          <w:p w14:paraId="347EDC3C" w14:textId="77777777"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svgz</w:t>
            </w:r>
            <w:proofErr w:type="spellEnd"/>
          </w:p>
        </w:tc>
        <w:tc>
          <w:tcPr>
            <w:tcW w:w="1080" w:type="dxa"/>
            <w:shd w:val="clear" w:color="auto" w:fill="A6A6A6" w:themeFill="background1" w:themeFillShade="A6"/>
            <w:vAlign w:val="center"/>
          </w:tcPr>
          <w:p w14:paraId="32810759"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1B03A79F" w14:textId="77777777"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F43219" w:rsidRPr="00F959D9" w14:paraId="09293D8C" w14:textId="77777777" w:rsidTr="0035790D">
        <w:trPr>
          <w:tblHeader/>
        </w:trPr>
        <w:tc>
          <w:tcPr>
            <w:tcW w:w="1345" w:type="dxa"/>
            <w:shd w:val="clear" w:color="auto" w:fill="A6A6A6" w:themeFill="background1" w:themeFillShade="A6"/>
            <w:vAlign w:val="center"/>
          </w:tcPr>
          <w:p w14:paraId="6692C258" w14:textId="0E2ADE88" w:rsidR="00F43219" w:rsidRPr="00F959D9" w:rsidRDefault="00F43219" w:rsidP="00F959D9">
            <w:pPr>
              <w:keepNext/>
              <w:keepLines/>
              <w:suppressAutoHyphens/>
              <w:spacing w:before="40" w:after="40"/>
              <w:contextualSpacing w:val="0"/>
              <w:rPr>
                <w:rFonts w:ascii="Arial" w:hAnsi="Arial" w:cs="Arial"/>
                <w:sz w:val="16"/>
                <w:szCs w:val="16"/>
              </w:rPr>
            </w:pPr>
            <w:r>
              <w:rPr>
                <w:rFonts w:ascii="Arial" w:hAnsi="Arial" w:cs="Arial"/>
                <w:sz w:val="16"/>
                <w:szCs w:val="16"/>
              </w:rPr>
              <w:t>EDTSMG</w:t>
            </w:r>
          </w:p>
        </w:tc>
        <w:tc>
          <w:tcPr>
            <w:tcW w:w="1080" w:type="dxa"/>
            <w:shd w:val="clear" w:color="auto" w:fill="A6A6A6" w:themeFill="background1" w:themeFillShade="A6"/>
            <w:vAlign w:val="center"/>
          </w:tcPr>
          <w:p w14:paraId="27368A1B" w14:textId="1DA7C380" w:rsidR="00F43219" w:rsidRPr="00F959D9" w:rsidRDefault="00F43219" w:rsidP="00F959D9">
            <w:pPr>
              <w:keepNext/>
              <w:keepLines/>
              <w:suppressAutoHyphens/>
              <w:spacing w:before="40" w:after="40"/>
              <w:contextualSpacing w:val="0"/>
              <w:rPr>
                <w:rFonts w:ascii="Arial" w:hAnsi="Arial" w:cs="Arial"/>
                <w:sz w:val="16"/>
                <w:szCs w:val="16"/>
              </w:rPr>
            </w:pPr>
            <w:r>
              <w:rPr>
                <w:rFonts w:ascii="Arial" w:hAnsi="Arial" w:cs="Arial"/>
                <w:sz w:val="16"/>
                <w:szCs w:val="16"/>
              </w:rPr>
              <w:t>SMG</w:t>
            </w:r>
          </w:p>
        </w:tc>
        <w:tc>
          <w:tcPr>
            <w:tcW w:w="2700" w:type="dxa"/>
            <w:shd w:val="clear" w:color="auto" w:fill="A6A6A6" w:themeFill="background1" w:themeFillShade="A6"/>
            <w:vAlign w:val="center"/>
          </w:tcPr>
          <w:p w14:paraId="725CE301" w14:textId="20FB6855" w:rsidR="00F43219" w:rsidRPr="00F959D9" w:rsidRDefault="00052FCC" w:rsidP="00F959D9">
            <w:pPr>
              <w:keepNext/>
              <w:keepLines/>
              <w:suppressAutoHyphens/>
              <w:spacing w:before="40" w:after="40"/>
              <w:contextualSpacing w:val="0"/>
              <w:rPr>
                <w:rFonts w:ascii="Arial" w:hAnsi="Arial" w:cs="Arial"/>
                <w:sz w:val="16"/>
                <w:szCs w:val="16"/>
              </w:rPr>
            </w:pPr>
            <w:r w:rsidRPr="00052FCC">
              <w:rPr>
                <w:rFonts w:ascii="Arial" w:hAnsi="Arial" w:cs="Arial"/>
                <w:sz w:val="16"/>
                <w:szCs w:val="16"/>
              </w:rPr>
              <w:t>application/octet-stream</w:t>
            </w:r>
          </w:p>
        </w:tc>
        <w:tc>
          <w:tcPr>
            <w:tcW w:w="1710" w:type="dxa"/>
            <w:shd w:val="clear" w:color="auto" w:fill="A6A6A6" w:themeFill="background1" w:themeFillShade="A6"/>
            <w:vAlign w:val="center"/>
          </w:tcPr>
          <w:p w14:paraId="707D9C37" w14:textId="256EE898" w:rsidR="00F43219" w:rsidRPr="00F959D9" w:rsidRDefault="00052FCC" w:rsidP="00F959D9">
            <w:pPr>
              <w:keepNext/>
              <w:keepLines/>
              <w:suppressAutoHyphens/>
              <w:spacing w:before="40" w:after="40"/>
              <w:contextualSpacing w:val="0"/>
              <w:rPr>
                <w:rFonts w:ascii="Arial" w:hAnsi="Arial" w:cs="Arial"/>
                <w:sz w:val="16"/>
                <w:szCs w:val="16"/>
              </w:rPr>
            </w:pPr>
            <w:proofErr w:type="spellStart"/>
            <w:r>
              <w:rPr>
                <w:rFonts w:ascii="Arial" w:hAnsi="Arial" w:cs="Arial"/>
                <w:sz w:val="16"/>
                <w:szCs w:val="16"/>
              </w:rPr>
              <w:t>Smg</w:t>
            </w:r>
            <w:proofErr w:type="spellEnd"/>
          </w:p>
        </w:tc>
        <w:tc>
          <w:tcPr>
            <w:tcW w:w="1080" w:type="dxa"/>
            <w:shd w:val="clear" w:color="auto" w:fill="A6A6A6" w:themeFill="background1" w:themeFillShade="A6"/>
            <w:vAlign w:val="center"/>
          </w:tcPr>
          <w:p w14:paraId="1DDED7C1" w14:textId="2ADDCB76" w:rsidR="00F43219" w:rsidRPr="00F959D9" w:rsidRDefault="00052FCC" w:rsidP="00F959D9">
            <w:pPr>
              <w:keepNext/>
              <w:keepLines/>
              <w:suppressAutoHyphens/>
              <w:spacing w:before="40" w:after="40"/>
              <w:contextualSpacing w:val="0"/>
              <w:rPr>
                <w:rFonts w:ascii="Arial" w:hAnsi="Arial" w:cs="Arial"/>
                <w:sz w:val="16"/>
                <w:szCs w:val="16"/>
              </w:rPr>
            </w:pPr>
            <w:r>
              <w:rPr>
                <w:rFonts w:ascii="Arial" w:hAnsi="Arial" w:cs="Arial"/>
                <w:sz w:val="16"/>
                <w:szCs w:val="16"/>
              </w:rPr>
              <w:t>NO</w:t>
            </w:r>
          </w:p>
        </w:tc>
        <w:tc>
          <w:tcPr>
            <w:tcW w:w="1260" w:type="dxa"/>
            <w:shd w:val="clear" w:color="auto" w:fill="A6A6A6" w:themeFill="background1" w:themeFillShade="A6"/>
          </w:tcPr>
          <w:p w14:paraId="0907BEA4" w14:textId="07D77734" w:rsidR="00F43219" w:rsidRPr="00F959D9" w:rsidRDefault="00052FCC" w:rsidP="00F959D9">
            <w:pPr>
              <w:keepNext/>
              <w:keepLines/>
              <w:suppressAutoHyphens/>
              <w:spacing w:before="40" w:after="40"/>
              <w:contextualSpacing w:val="0"/>
              <w:rPr>
                <w:rFonts w:ascii="Arial" w:hAnsi="Arial" w:cs="Arial"/>
                <w:sz w:val="16"/>
                <w:szCs w:val="16"/>
              </w:rPr>
            </w:pPr>
            <w:r>
              <w:rPr>
                <w:rFonts w:ascii="Arial" w:hAnsi="Arial" w:cs="Arial"/>
                <w:sz w:val="16"/>
                <w:szCs w:val="16"/>
              </w:rPr>
              <w:t>O</w:t>
            </w:r>
          </w:p>
        </w:tc>
      </w:tr>
      <w:tr w:rsidR="00F959D9" w:rsidRPr="00F959D9" w14:paraId="697521D4" w14:textId="77777777" w:rsidTr="0035790D">
        <w:trPr>
          <w:tblHeader/>
        </w:trPr>
        <w:tc>
          <w:tcPr>
            <w:tcW w:w="1345" w:type="dxa"/>
            <w:shd w:val="clear" w:color="auto" w:fill="A6A6A6" w:themeFill="background1" w:themeFillShade="A6"/>
            <w:vAlign w:val="center"/>
          </w:tcPr>
          <w:p w14:paraId="5CF31F6B" w14:textId="5A2D1BB3"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EDTSWF</w:t>
            </w:r>
          </w:p>
        </w:tc>
        <w:tc>
          <w:tcPr>
            <w:tcW w:w="1080" w:type="dxa"/>
            <w:shd w:val="clear" w:color="auto" w:fill="A6A6A6" w:themeFill="background1" w:themeFillShade="A6"/>
            <w:vAlign w:val="center"/>
          </w:tcPr>
          <w:p w14:paraId="76093A8A" w14:textId="74A60085"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SWF</w:t>
            </w:r>
          </w:p>
        </w:tc>
        <w:tc>
          <w:tcPr>
            <w:tcW w:w="2700" w:type="dxa"/>
            <w:shd w:val="clear" w:color="auto" w:fill="A6A6A6" w:themeFill="background1" w:themeFillShade="A6"/>
            <w:vAlign w:val="center"/>
          </w:tcPr>
          <w:p w14:paraId="5B17A4D6" w14:textId="1F6ED412"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application/x-shockwave-flash</w:t>
            </w:r>
          </w:p>
        </w:tc>
        <w:tc>
          <w:tcPr>
            <w:tcW w:w="1710" w:type="dxa"/>
            <w:shd w:val="clear" w:color="auto" w:fill="A6A6A6" w:themeFill="background1" w:themeFillShade="A6"/>
            <w:vAlign w:val="center"/>
          </w:tcPr>
          <w:p w14:paraId="351B8461" w14:textId="79CA83C9" w:rsidR="00F959D9" w:rsidRPr="00F959D9" w:rsidRDefault="00F959D9" w:rsidP="00F959D9">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swf</w:t>
            </w:r>
            <w:proofErr w:type="spellEnd"/>
          </w:p>
        </w:tc>
        <w:tc>
          <w:tcPr>
            <w:tcW w:w="1080" w:type="dxa"/>
            <w:shd w:val="clear" w:color="auto" w:fill="A6A6A6" w:themeFill="background1" w:themeFillShade="A6"/>
            <w:vAlign w:val="center"/>
          </w:tcPr>
          <w:p w14:paraId="006232DE" w14:textId="41A1088D"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52462E90" w14:textId="621EFF18" w:rsidR="00F959D9" w:rsidRPr="00F959D9" w:rsidRDefault="00F959D9" w:rsidP="00F959D9">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E502BE" w:rsidRPr="00F959D9" w14:paraId="36357452" w14:textId="77777777" w:rsidTr="0035790D">
        <w:trPr>
          <w:tblHeader/>
        </w:trPr>
        <w:tc>
          <w:tcPr>
            <w:tcW w:w="1345" w:type="dxa"/>
            <w:shd w:val="clear" w:color="auto" w:fill="A6A6A6" w:themeFill="background1" w:themeFillShade="A6"/>
            <w:vAlign w:val="center"/>
          </w:tcPr>
          <w:p w14:paraId="1A275CBA" w14:textId="2B11985C"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EDTTAR</w:t>
            </w:r>
          </w:p>
        </w:tc>
        <w:tc>
          <w:tcPr>
            <w:tcW w:w="1080" w:type="dxa"/>
            <w:shd w:val="clear" w:color="auto" w:fill="A6A6A6" w:themeFill="background1" w:themeFillShade="A6"/>
            <w:vAlign w:val="center"/>
          </w:tcPr>
          <w:p w14:paraId="731D0616" w14:textId="5D0ED677"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TAR</w:t>
            </w:r>
          </w:p>
        </w:tc>
        <w:tc>
          <w:tcPr>
            <w:tcW w:w="2700" w:type="dxa"/>
            <w:shd w:val="clear" w:color="auto" w:fill="A6A6A6" w:themeFill="background1" w:themeFillShade="A6"/>
            <w:vAlign w:val="center"/>
          </w:tcPr>
          <w:p w14:paraId="3B7F74E0" w14:textId="1D46734A"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application/x-tar</w:t>
            </w:r>
          </w:p>
        </w:tc>
        <w:tc>
          <w:tcPr>
            <w:tcW w:w="1710" w:type="dxa"/>
            <w:shd w:val="clear" w:color="auto" w:fill="A6A6A6" w:themeFill="background1" w:themeFillShade="A6"/>
            <w:vAlign w:val="center"/>
          </w:tcPr>
          <w:p w14:paraId="23B38B05" w14:textId="32C1B27A"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tar</w:t>
            </w:r>
          </w:p>
        </w:tc>
        <w:tc>
          <w:tcPr>
            <w:tcW w:w="1080" w:type="dxa"/>
            <w:shd w:val="clear" w:color="auto" w:fill="A6A6A6" w:themeFill="background1" w:themeFillShade="A6"/>
            <w:vAlign w:val="center"/>
          </w:tcPr>
          <w:p w14:paraId="39E909E5" w14:textId="4BE8CEEE"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3C2D702E" w14:textId="3D576DC8"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E502BE" w:rsidRPr="00F959D9" w14:paraId="51024335" w14:textId="77777777" w:rsidTr="0035790D">
        <w:trPr>
          <w:tblHeader/>
        </w:trPr>
        <w:tc>
          <w:tcPr>
            <w:tcW w:w="1345" w:type="dxa"/>
            <w:shd w:val="clear" w:color="auto" w:fill="A6A6A6" w:themeFill="background1" w:themeFillShade="A6"/>
            <w:vAlign w:val="center"/>
          </w:tcPr>
          <w:p w14:paraId="7E617B0B" w14:textId="2A669BD3" w:rsidR="00E502BE" w:rsidRPr="00F959D9" w:rsidRDefault="00E502BE" w:rsidP="00E502BE">
            <w:pPr>
              <w:keepNext/>
              <w:keepLines/>
              <w:suppressAutoHyphens/>
              <w:spacing w:before="40" w:after="40"/>
              <w:contextualSpacing w:val="0"/>
              <w:rPr>
                <w:rFonts w:ascii="Arial" w:hAnsi="Arial" w:cs="Arial"/>
                <w:sz w:val="16"/>
                <w:szCs w:val="16"/>
              </w:rPr>
            </w:pPr>
            <w:r>
              <w:rPr>
                <w:rFonts w:ascii="Arial" w:hAnsi="Arial" w:cs="Arial"/>
                <w:sz w:val="16"/>
                <w:szCs w:val="16"/>
              </w:rPr>
              <w:t>EDTTIF</w:t>
            </w:r>
          </w:p>
        </w:tc>
        <w:tc>
          <w:tcPr>
            <w:tcW w:w="1080" w:type="dxa"/>
            <w:shd w:val="clear" w:color="auto" w:fill="A6A6A6" w:themeFill="background1" w:themeFillShade="A6"/>
            <w:vAlign w:val="center"/>
          </w:tcPr>
          <w:p w14:paraId="7CBA4C6E" w14:textId="69CD91EC"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w:t>
            </w:r>
            <w:r>
              <w:rPr>
                <w:rFonts w:ascii="Arial" w:hAnsi="Arial" w:cs="Arial"/>
                <w:sz w:val="16"/>
                <w:szCs w:val="16"/>
              </w:rPr>
              <w:t>IF</w:t>
            </w:r>
          </w:p>
        </w:tc>
        <w:tc>
          <w:tcPr>
            <w:tcW w:w="2700" w:type="dxa"/>
            <w:shd w:val="clear" w:color="auto" w:fill="A6A6A6" w:themeFill="background1" w:themeFillShade="A6"/>
            <w:vAlign w:val="center"/>
          </w:tcPr>
          <w:p w14:paraId="1213067C" w14:textId="011684AD" w:rsidR="00E502BE" w:rsidRPr="00F959D9" w:rsidRDefault="00E502BE" w:rsidP="00E502BE">
            <w:pPr>
              <w:keepNext/>
              <w:keepLines/>
              <w:suppressAutoHyphens/>
              <w:spacing w:before="40" w:after="40"/>
              <w:contextualSpacing w:val="0"/>
              <w:rPr>
                <w:rFonts w:ascii="Arial" w:hAnsi="Arial" w:cs="Arial"/>
                <w:sz w:val="16"/>
                <w:szCs w:val="16"/>
              </w:rPr>
            </w:pPr>
            <w:r>
              <w:rPr>
                <w:rFonts w:ascii="Arial" w:hAnsi="Arial" w:cs="Arial"/>
                <w:sz w:val="16"/>
                <w:szCs w:val="16"/>
              </w:rPr>
              <w:t>image/</w:t>
            </w:r>
            <w:proofErr w:type="spellStart"/>
            <w:r>
              <w:rPr>
                <w:rFonts w:ascii="Arial" w:hAnsi="Arial" w:cs="Arial"/>
                <w:sz w:val="16"/>
                <w:szCs w:val="16"/>
              </w:rPr>
              <w:t>tif</w:t>
            </w:r>
            <w:proofErr w:type="spellEnd"/>
          </w:p>
        </w:tc>
        <w:tc>
          <w:tcPr>
            <w:tcW w:w="1710" w:type="dxa"/>
            <w:shd w:val="clear" w:color="auto" w:fill="A6A6A6" w:themeFill="background1" w:themeFillShade="A6"/>
            <w:vAlign w:val="center"/>
          </w:tcPr>
          <w:p w14:paraId="7EEC7386" w14:textId="490A6CEE" w:rsidR="00E502BE" w:rsidRPr="00F959D9" w:rsidRDefault="00E502BE" w:rsidP="00E502BE">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t</w:t>
            </w:r>
            <w:r>
              <w:rPr>
                <w:rFonts w:ascii="Arial" w:hAnsi="Arial" w:cs="Arial"/>
                <w:sz w:val="16"/>
                <w:szCs w:val="16"/>
              </w:rPr>
              <w:t>if</w:t>
            </w:r>
            <w:proofErr w:type="spellEnd"/>
          </w:p>
        </w:tc>
        <w:tc>
          <w:tcPr>
            <w:tcW w:w="1080" w:type="dxa"/>
            <w:shd w:val="clear" w:color="auto" w:fill="A6A6A6" w:themeFill="background1" w:themeFillShade="A6"/>
            <w:vAlign w:val="center"/>
          </w:tcPr>
          <w:p w14:paraId="61F7FE9B" w14:textId="79A5ADBB"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01EF73DA" w14:textId="4E26FC8D" w:rsidR="00E502BE" w:rsidRPr="00F959D9" w:rsidRDefault="00E502BE" w:rsidP="00E502BE">
            <w:pPr>
              <w:keepNext/>
              <w:keepLines/>
              <w:suppressAutoHyphens/>
              <w:spacing w:before="40" w:after="40"/>
              <w:contextualSpacing w:val="0"/>
              <w:rPr>
                <w:rFonts w:ascii="Arial" w:hAnsi="Arial" w:cs="Arial"/>
                <w:sz w:val="16"/>
                <w:szCs w:val="16"/>
              </w:rPr>
            </w:pPr>
            <w:r>
              <w:rPr>
                <w:rFonts w:ascii="Arial" w:hAnsi="Arial" w:cs="Arial"/>
                <w:sz w:val="16"/>
                <w:szCs w:val="16"/>
              </w:rPr>
              <w:t>I</w:t>
            </w:r>
          </w:p>
        </w:tc>
      </w:tr>
      <w:tr w:rsidR="00E502BE" w:rsidRPr="00F959D9" w14:paraId="323EC46D" w14:textId="77777777" w:rsidTr="0035790D">
        <w:trPr>
          <w:tblHeader/>
        </w:trPr>
        <w:tc>
          <w:tcPr>
            <w:tcW w:w="1345" w:type="dxa"/>
            <w:shd w:val="clear" w:color="auto" w:fill="A6A6A6" w:themeFill="background1" w:themeFillShade="A6"/>
            <w:vAlign w:val="center"/>
          </w:tcPr>
          <w:p w14:paraId="29D2D5D9" w14:textId="3EB71387"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EDT-TEXT</w:t>
            </w:r>
          </w:p>
        </w:tc>
        <w:tc>
          <w:tcPr>
            <w:tcW w:w="1080" w:type="dxa"/>
            <w:shd w:val="clear" w:color="auto" w:fill="A6A6A6" w:themeFill="background1" w:themeFillShade="A6"/>
            <w:vAlign w:val="center"/>
          </w:tcPr>
          <w:p w14:paraId="18629EB5" w14:textId="73E153E8"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TXT</w:t>
            </w:r>
          </w:p>
        </w:tc>
        <w:tc>
          <w:tcPr>
            <w:tcW w:w="2700" w:type="dxa"/>
            <w:shd w:val="clear" w:color="auto" w:fill="A6A6A6" w:themeFill="background1" w:themeFillShade="A6"/>
            <w:vAlign w:val="center"/>
          </w:tcPr>
          <w:p w14:paraId="1A6F3410" w14:textId="558F081F"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text/plain</w:t>
            </w:r>
          </w:p>
        </w:tc>
        <w:tc>
          <w:tcPr>
            <w:tcW w:w="1710" w:type="dxa"/>
            <w:shd w:val="clear" w:color="auto" w:fill="A6A6A6" w:themeFill="background1" w:themeFillShade="A6"/>
            <w:vAlign w:val="center"/>
          </w:tcPr>
          <w:p w14:paraId="372D0708" w14:textId="48137B43"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txt</w:t>
            </w:r>
          </w:p>
        </w:tc>
        <w:tc>
          <w:tcPr>
            <w:tcW w:w="1080" w:type="dxa"/>
            <w:shd w:val="clear" w:color="auto" w:fill="A6A6A6" w:themeFill="background1" w:themeFillShade="A6"/>
            <w:vAlign w:val="center"/>
          </w:tcPr>
          <w:p w14:paraId="4B1ED3C3" w14:textId="7D81AA51"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78AEB867" w14:textId="47F1B872"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E502BE" w:rsidRPr="00F959D9" w14:paraId="01BE793A" w14:textId="77777777" w:rsidTr="0035790D">
        <w:trPr>
          <w:tblHeader/>
        </w:trPr>
        <w:tc>
          <w:tcPr>
            <w:tcW w:w="1345" w:type="dxa"/>
            <w:shd w:val="clear" w:color="auto" w:fill="A6A6A6" w:themeFill="background1" w:themeFillShade="A6"/>
            <w:vAlign w:val="center"/>
          </w:tcPr>
          <w:p w14:paraId="2C0E140E" w14:textId="1EDB6841"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EDTUNDEFINED</w:t>
            </w:r>
          </w:p>
        </w:tc>
        <w:tc>
          <w:tcPr>
            <w:tcW w:w="1080" w:type="dxa"/>
            <w:shd w:val="clear" w:color="auto" w:fill="A6A6A6" w:themeFill="background1" w:themeFillShade="A6"/>
            <w:vAlign w:val="center"/>
          </w:tcPr>
          <w:p w14:paraId="33242026" w14:textId="186E11F9"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Undefined</w:t>
            </w:r>
          </w:p>
        </w:tc>
        <w:tc>
          <w:tcPr>
            <w:tcW w:w="2700" w:type="dxa"/>
            <w:shd w:val="clear" w:color="auto" w:fill="A6A6A6" w:themeFill="background1" w:themeFillShade="A6"/>
            <w:vAlign w:val="center"/>
          </w:tcPr>
          <w:p w14:paraId="0BF21B17" w14:textId="0BEAEE4A"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application/octet-stream</w:t>
            </w:r>
          </w:p>
        </w:tc>
        <w:tc>
          <w:tcPr>
            <w:tcW w:w="1710" w:type="dxa"/>
            <w:shd w:val="clear" w:color="auto" w:fill="A6A6A6" w:themeFill="background1" w:themeFillShade="A6"/>
          </w:tcPr>
          <w:p w14:paraId="6205E731" w14:textId="5961A10B"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w:t>
            </w:r>
          </w:p>
        </w:tc>
        <w:tc>
          <w:tcPr>
            <w:tcW w:w="1080" w:type="dxa"/>
            <w:shd w:val="clear" w:color="auto" w:fill="A6A6A6" w:themeFill="background1" w:themeFillShade="A6"/>
            <w:vAlign w:val="center"/>
          </w:tcPr>
          <w:p w14:paraId="201EC104" w14:textId="0077148F"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56DF66DB" w14:textId="3B5B3062"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w:t>
            </w:r>
          </w:p>
        </w:tc>
      </w:tr>
      <w:tr w:rsidR="00E502BE" w:rsidRPr="00F959D9" w14:paraId="3CA09D9B" w14:textId="77777777" w:rsidTr="0035790D">
        <w:trPr>
          <w:tblHeader/>
        </w:trPr>
        <w:tc>
          <w:tcPr>
            <w:tcW w:w="1345" w:type="dxa"/>
            <w:shd w:val="clear" w:color="auto" w:fill="A6A6A6" w:themeFill="background1" w:themeFillShade="A6"/>
            <w:vAlign w:val="center"/>
          </w:tcPr>
          <w:p w14:paraId="033D64F0" w14:textId="45FC070D"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EDTVSD</w:t>
            </w:r>
          </w:p>
        </w:tc>
        <w:tc>
          <w:tcPr>
            <w:tcW w:w="1080" w:type="dxa"/>
            <w:shd w:val="clear" w:color="auto" w:fill="A6A6A6" w:themeFill="background1" w:themeFillShade="A6"/>
            <w:vAlign w:val="center"/>
          </w:tcPr>
          <w:p w14:paraId="65560DE0" w14:textId="610A67A3"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VSD</w:t>
            </w:r>
          </w:p>
        </w:tc>
        <w:tc>
          <w:tcPr>
            <w:tcW w:w="2700" w:type="dxa"/>
            <w:shd w:val="clear" w:color="auto" w:fill="A6A6A6" w:themeFill="background1" w:themeFillShade="A6"/>
            <w:vAlign w:val="center"/>
          </w:tcPr>
          <w:p w14:paraId="315F2E2D" w14:textId="37FD98E6"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image/</w:t>
            </w:r>
            <w:proofErr w:type="spellStart"/>
            <w:r w:rsidRPr="00F959D9">
              <w:rPr>
                <w:rFonts w:ascii="Arial" w:hAnsi="Arial" w:cs="Arial"/>
                <w:sz w:val="16"/>
                <w:szCs w:val="16"/>
              </w:rPr>
              <w:t>vnd.visio</w:t>
            </w:r>
            <w:proofErr w:type="spellEnd"/>
          </w:p>
        </w:tc>
        <w:tc>
          <w:tcPr>
            <w:tcW w:w="1710" w:type="dxa"/>
            <w:shd w:val="clear" w:color="auto" w:fill="A6A6A6" w:themeFill="background1" w:themeFillShade="A6"/>
            <w:vAlign w:val="center"/>
          </w:tcPr>
          <w:p w14:paraId="2B7B4473" w14:textId="15599F63" w:rsidR="00E502BE" w:rsidRPr="00F959D9" w:rsidRDefault="00E502BE" w:rsidP="00E502BE">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vsd</w:t>
            </w:r>
            <w:proofErr w:type="spellEnd"/>
          </w:p>
        </w:tc>
        <w:tc>
          <w:tcPr>
            <w:tcW w:w="1080" w:type="dxa"/>
            <w:shd w:val="clear" w:color="auto" w:fill="A6A6A6" w:themeFill="background1" w:themeFillShade="A6"/>
            <w:vAlign w:val="center"/>
          </w:tcPr>
          <w:p w14:paraId="486C9AC6" w14:textId="15697D05"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097A882F" w14:textId="612C064C"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E502BE" w:rsidRPr="00F959D9" w14:paraId="6412C548" w14:textId="77777777" w:rsidTr="0035790D">
        <w:trPr>
          <w:tblHeader/>
        </w:trPr>
        <w:tc>
          <w:tcPr>
            <w:tcW w:w="1345" w:type="dxa"/>
            <w:shd w:val="clear" w:color="auto" w:fill="A6A6A6" w:themeFill="background1" w:themeFillShade="A6"/>
            <w:vAlign w:val="center"/>
          </w:tcPr>
          <w:p w14:paraId="78CB16DA" w14:textId="54828F38"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EDTWMF</w:t>
            </w:r>
          </w:p>
        </w:tc>
        <w:tc>
          <w:tcPr>
            <w:tcW w:w="1080" w:type="dxa"/>
            <w:shd w:val="clear" w:color="auto" w:fill="A6A6A6" w:themeFill="background1" w:themeFillShade="A6"/>
            <w:vAlign w:val="center"/>
          </w:tcPr>
          <w:p w14:paraId="22389758" w14:textId="0C2AFAAD"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WMF</w:t>
            </w:r>
          </w:p>
        </w:tc>
        <w:tc>
          <w:tcPr>
            <w:tcW w:w="2700" w:type="dxa"/>
            <w:shd w:val="clear" w:color="auto" w:fill="A6A6A6" w:themeFill="background1" w:themeFillShade="A6"/>
            <w:vAlign w:val="center"/>
          </w:tcPr>
          <w:p w14:paraId="7012BF0B" w14:textId="601F6CB7" w:rsidR="00E502BE" w:rsidRPr="00F959D9" w:rsidRDefault="00052FCC" w:rsidP="00E502BE">
            <w:pPr>
              <w:keepNext/>
              <w:keepLines/>
              <w:suppressAutoHyphens/>
              <w:spacing w:before="40" w:after="40"/>
              <w:contextualSpacing w:val="0"/>
              <w:rPr>
                <w:rFonts w:ascii="Arial" w:hAnsi="Arial" w:cs="Arial"/>
                <w:sz w:val="16"/>
                <w:szCs w:val="16"/>
              </w:rPr>
            </w:pPr>
            <w:r w:rsidRPr="00052FCC">
              <w:rPr>
                <w:rFonts w:ascii="Arial" w:hAnsi="Arial" w:cs="Arial"/>
                <w:sz w:val="16"/>
                <w:szCs w:val="16"/>
              </w:rPr>
              <w:t>application/</w:t>
            </w:r>
            <w:proofErr w:type="spellStart"/>
            <w:r w:rsidRPr="00052FCC">
              <w:rPr>
                <w:rFonts w:ascii="Arial" w:hAnsi="Arial" w:cs="Arial"/>
                <w:sz w:val="16"/>
                <w:szCs w:val="16"/>
              </w:rPr>
              <w:t>wmf</w:t>
            </w:r>
            <w:proofErr w:type="spellEnd"/>
          </w:p>
        </w:tc>
        <w:tc>
          <w:tcPr>
            <w:tcW w:w="1710" w:type="dxa"/>
            <w:shd w:val="clear" w:color="auto" w:fill="A6A6A6" w:themeFill="background1" w:themeFillShade="A6"/>
            <w:vAlign w:val="center"/>
          </w:tcPr>
          <w:p w14:paraId="1A37EC0E" w14:textId="4DFA2376" w:rsidR="00E502BE" w:rsidRPr="00F959D9" w:rsidRDefault="00E502BE" w:rsidP="00E502BE">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wmf</w:t>
            </w:r>
            <w:proofErr w:type="spellEnd"/>
          </w:p>
        </w:tc>
        <w:tc>
          <w:tcPr>
            <w:tcW w:w="1080" w:type="dxa"/>
            <w:shd w:val="clear" w:color="auto" w:fill="A6A6A6" w:themeFill="background1" w:themeFillShade="A6"/>
            <w:vAlign w:val="center"/>
          </w:tcPr>
          <w:p w14:paraId="15B24531" w14:textId="3F1AECB3"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731536A6" w14:textId="5BFAA445"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I</w:t>
            </w:r>
          </w:p>
        </w:tc>
      </w:tr>
      <w:tr w:rsidR="00E502BE" w:rsidRPr="00F959D9" w14:paraId="4C9A3E3C" w14:textId="77777777" w:rsidTr="0035790D">
        <w:trPr>
          <w:tblHeader/>
        </w:trPr>
        <w:tc>
          <w:tcPr>
            <w:tcW w:w="1345" w:type="dxa"/>
            <w:shd w:val="clear" w:color="auto" w:fill="A6A6A6" w:themeFill="background1" w:themeFillShade="A6"/>
            <w:vAlign w:val="center"/>
          </w:tcPr>
          <w:p w14:paraId="3F27481A" w14:textId="02334E9D"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EDTWMV</w:t>
            </w:r>
          </w:p>
        </w:tc>
        <w:tc>
          <w:tcPr>
            <w:tcW w:w="1080" w:type="dxa"/>
            <w:shd w:val="clear" w:color="auto" w:fill="A6A6A6" w:themeFill="background1" w:themeFillShade="A6"/>
            <w:vAlign w:val="center"/>
          </w:tcPr>
          <w:p w14:paraId="6105EB54" w14:textId="23EF0CD6"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WMV</w:t>
            </w:r>
          </w:p>
        </w:tc>
        <w:tc>
          <w:tcPr>
            <w:tcW w:w="2700" w:type="dxa"/>
            <w:shd w:val="clear" w:color="auto" w:fill="A6A6A6" w:themeFill="background1" w:themeFillShade="A6"/>
            <w:vAlign w:val="center"/>
          </w:tcPr>
          <w:p w14:paraId="3B21E635" w14:textId="4939537A"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video/x-</w:t>
            </w:r>
            <w:proofErr w:type="spellStart"/>
            <w:r w:rsidRPr="00F959D9">
              <w:rPr>
                <w:rFonts w:ascii="Arial" w:hAnsi="Arial" w:cs="Arial"/>
                <w:sz w:val="16"/>
                <w:szCs w:val="16"/>
              </w:rPr>
              <w:t>ms</w:t>
            </w:r>
            <w:proofErr w:type="spellEnd"/>
            <w:r w:rsidRPr="00F959D9">
              <w:rPr>
                <w:rFonts w:ascii="Arial" w:hAnsi="Arial" w:cs="Arial"/>
                <w:sz w:val="16"/>
                <w:szCs w:val="16"/>
              </w:rPr>
              <w:t>-</w:t>
            </w:r>
            <w:proofErr w:type="spellStart"/>
            <w:r w:rsidRPr="00F959D9">
              <w:rPr>
                <w:rFonts w:ascii="Arial" w:hAnsi="Arial" w:cs="Arial"/>
                <w:sz w:val="16"/>
                <w:szCs w:val="16"/>
              </w:rPr>
              <w:t>wmv</w:t>
            </w:r>
            <w:proofErr w:type="spellEnd"/>
          </w:p>
        </w:tc>
        <w:tc>
          <w:tcPr>
            <w:tcW w:w="1710" w:type="dxa"/>
            <w:shd w:val="clear" w:color="auto" w:fill="A6A6A6" w:themeFill="background1" w:themeFillShade="A6"/>
            <w:vAlign w:val="center"/>
          </w:tcPr>
          <w:p w14:paraId="1E89604A" w14:textId="519F0CB4" w:rsidR="00E502BE" w:rsidRPr="00F959D9" w:rsidRDefault="00E502BE" w:rsidP="00E502BE">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wmv</w:t>
            </w:r>
            <w:proofErr w:type="spellEnd"/>
          </w:p>
        </w:tc>
        <w:tc>
          <w:tcPr>
            <w:tcW w:w="1080" w:type="dxa"/>
            <w:shd w:val="clear" w:color="auto" w:fill="A6A6A6" w:themeFill="background1" w:themeFillShade="A6"/>
            <w:vAlign w:val="center"/>
          </w:tcPr>
          <w:p w14:paraId="01C1EE3A" w14:textId="6C16FEF0"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07DCCC8A" w14:textId="1A22F714"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w:t>
            </w:r>
          </w:p>
        </w:tc>
      </w:tr>
      <w:tr w:rsidR="00E502BE" w:rsidRPr="00F959D9" w14:paraId="54395349" w14:textId="77777777" w:rsidTr="0035790D">
        <w:trPr>
          <w:tblHeader/>
        </w:trPr>
        <w:tc>
          <w:tcPr>
            <w:tcW w:w="1345" w:type="dxa"/>
            <w:shd w:val="clear" w:color="auto" w:fill="A6A6A6" w:themeFill="background1" w:themeFillShade="A6"/>
            <w:vAlign w:val="center"/>
          </w:tcPr>
          <w:p w14:paraId="545266B4" w14:textId="6411F871"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EDTXLSX</w:t>
            </w:r>
          </w:p>
        </w:tc>
        <w:tc>
          <w:tcPr>
            <w:tcW w:w="1080" w:type="dxa"/>
            <w:shd w:val="clear" w:color="auto" w:fill="A6A6A6" w:themeFill="background1" w:themeFillShade="A6"/>
            <w:vAlign w:val="center"/>
          </w:tcPr>
          <w:p w14:paraId="783AD83C" w14:textId="429611F4"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XLSX</w:t>
            </w:r>
          </w:p>
        </w:tc>
        <w:tc>
          <w:tcPr>
            <w:tcW w:w="2700" w:type="dxa"/>
            <w:shd w:val="clear" w:color="auto" w:fill="A6A6A6" w:themeFill="background1" w:themeFillShade="A6"/>
            <w:vAlign w:val="center"/>
          </w:tcPr>
          <w:p w14:paraId="048675A1" w14:textId="1126D2C4" w:rsidR="00E502BE" w:rsidRPr="00F959D9" w:rsidRDefault="00E502BE" w:rsidP="00E502BE">
            <w:pPr>
              <w:keepNext/>
              <w:keepLines/>
              <w:suppressAutoHyphens/>
              <w:spacing w:before="40" w:after="40"/>
              <w:contextualSpacing w:val="0"/>
              <w:rPr>
                <w:rFonts w:ascii="Arial" w:hAnsi="Arial" w:cs="Arial"/>
                <w:sz w:val="16"/>
                <w:szCs w:val="16"/>
              </w:rPr>
            </w:pPr>
            <w:proofErr w:type="gramStart"/>
            <w:r w:rsidRPr="00F959D9">
              <w:rPr>
                <w:rFonts w:ascii="Arial" w:hAnsi="Arial" w:cs="Arial"/>
                <w:sz w:val="16"/>
                <w:szCs w:val="16"/>
              </w:rPr>
              <w:t>application</w:t>
            </w:r>
            <w:proofErr w:type="gramEnd"/>
            <w:r w:rsidRPr="00F959D9">
              <w:rPr>
                <w:rFonts w:ascii="Arial" w:hAnsi="Arial" w:cs="Arial"/>
                <w:sz w:val="16"/>
                <w:szCs w:val="16"/>
              </w:rPr>
              <w:t xml:space="preserve">/  </w:t>
            </w:r>
            <w:proofErr w:type="spellStart"/>
            <w:r w:rsidRPr="00F959D9">
              <w:rPr>
                <w:rFonts w:ascii="Arial" w:hAnsi="Arial" w:cs="Arial"/>
                <w:sz w:val="16"/>
                <w:szCs w:val="16"/>
              </w:rPr>
              <w:t>vnd.openxmlformats-officedocument</w:t>
            </w:r>
            <w:proofErr w:type="spellEnd"/>
            <w:r w:rsidRPr="00F959D9">
              <w:rPr>
                <w:rFonts w:ascii="Arial" w:hAnsi="Arial" w:cs="Arial"/>
                <w:sz w:val="16"/>
                <w:szCs w:val="16"/>
              </w:rPr>
              <w:t xml:space="preserve">. </w:t>
            </w:r>
            <w:proofErr w:type="spellStart"/>
            <w:r w:rsidRPr="00F959D9">
              <w:rPr>
                <w:rFonts w:ascii="Arial" w:hAnsi="Arial" w:cs="Arial"/>
                <w:sz w:val="16"/>
                <w:szCs w:val="16"/>
              </w:rPr>
              <w:t>spreadsheetml.sheet</w:t>
            </w:r>
            <w:proofErr w:type="spellEnd"/>
          </w:p>
        </w:tc>
        <w:tc>
          <w:tcPr>
            <w:tcW w:w="1710" w:type="dxa"/>
            <w:shd w:val="clear" w:color="auto" w:fill="A6A6A6" w:themeFill="background1" w:themeFillShade="A6"/>
            <w:vAlign w:val="center"/>
          </w:tcPr>
          <w:p w14:paraId="355B5078" w14:textId="091B944E" w:rsidR="00E502BE" w:rsidRPr="00F959D9" w:rsidRDefault="00E502BE" w:rsidP="00E502BE">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xlsx</w:t>
            </w:r>
            <w:proofErr w:type="spellEnd"/>
          </w:p>
        </w:tc>
        <w:tc>
          <w:tcPr>
            <w:tcW w:w="1080" w:type="dxa"/>
            <w:shd w:val="clear" w:color="auto" w:fill="A6A6A6" w:themeFill="background1" w:themeFillShade="A6"/>
            <w:vAlign w:val="center"/>
          </w:tcPr>
          <w:p w14:paraId="070CCC5F" w14:textId="1AFD636A"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11091043" w14:textId="55D68579"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E502BE" w:rsidRPr="00F959D9" w14:paraId="65793CB4" w14:textId="77777777" w:rsidTr="0035790D">
        <w:trPr>
          <w:tblHeader/>
        </w:trPr>
        <w:tc>
          <w:tcPr>
            <w:tcW w:w="1345" w:type="dxa"/>
            <w:shd w:val="clear" w:color="auto" w:fill="A6A6A6" w:themeFill="background1" w:themeFillShade="A6"/>
            <w:vAlign w:val="center"/>
          </w:tcPr>
          <w:p w14:paraId="363CFB1A" w14:textId="10D7CE11"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EDTXML</w:t>
            </w:r>
          </w:p>
        </w:tc>
        <w:tc>
          <w:tcPr>
            <w:tcW w:w="1080" w:type="dxa"/>
            <w:shd w:val="clear" w:color="auto" w:fill="A6A6A6" w:themeFill="background1" w:themeFillShade="A6"/>
            <w:vAlign w:val="center"/>
          </w:tcPr>
          <w:p w14:paraId="5C79D748" w14:textId="7320075C"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XML</w:t>
            </w:r>
          </w:p>
        </w:tc>
        <w:tc>
          <w:tcPr>
            <w:tcW w:w="2700" w:type="dxa"/>
            <w:shd w:val="clear" w:color="auto" w:fill="A6A6A6" w:themeFill="background1" w:themeFillShade="A6"/>
            <w:vAlign w:val="center"/>
          </w:tcPr>
          <w:p w14:paraId="4944BFE5" w14:textId="3059AC0C"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text/xml</w:t>
            </w:r>
          </w:p>
        </w:tc>
        <w:tc>
          <w:tcPr>
            <w:tcW w:w="1710" w:type="dxa"/>
            <w:shd w:val="clear" w:color="auto" w:fill="A6A6A6" w:themeFill="background1" w:themeFillShade="A6"/>
            <w:vAlign w:val="center"/>
          </w:tcPr>
          <w:p w14:paraId="19B3F89C" w14:textId="77777777"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xml</w:t>
            </w:r>
          </w:p>
          <w:p w14:paraId="28552B1A" w14:textId="77777777" w:rsidR="00E502BE" w:rsidRPr="00F959D9" w:rsidRDefault="00E502BE" w:rsidP="00E502BE">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dita</w:t>
            </w:r>
            <w:proofErr w:type="spellEnd"/>
          </w:p>
          <w:p w14:paraId="6D828CC1" w14:textId="66634149" w:rsidR="00E502BE" w:rsidRPr="00F959D9" w:rsidRDefault="00E502BE" w:rsidP="00E502BE">
            <w:pPr>
              <w:keepNext/>
              <w:keepLines/>
              <w:suppressAutoHyphens/>
              <w:spacing w:before="40" w:after="40"/>
              <w:contextualSpacing w:val="0"/>
              <w:rPr>
                <w:rFonts w:ascii="Arial" w:hAnsi="Arial" w:cs="Arial"/>
                <w:sz w:val="16"/>
                <w:szCs w:val="16"/>
              </w:rPr>
            </w:pPr>
            <w:proofErr w:type="spellStart"/>
            <w:r w:rsidRPr="00F959D9">
              <w:rPr>
                <w:rFonts w:ascii="Arial" w:hAnsi="Arial" w:cs="Arial"/>
                <w:sz w:val="16"/>
                <w:szCs w:val="16"/>
              </w:rPr>
              <w:t>ditamap</w:t>
            </w:r>
            <w:proofErr w:type="spellEnd"/>
          </w:p>
        </w:tc>
        <w:tc>
          <w:tcPr>
            <w:tcW w:w="1080" w:type="dxa"/>
            <w:shd w:val="clear" w:color="auto" w:fill="A6A6A6" w:themeFill="background1" w:themeFillShade="A6"/>
            <w:vAlign w:val="center"/>
          </w:tcPr>
          <w:p w14:paraId="017CF118" w14:textId="72DE137E"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3139CE2E" w14:textId="7FB111AC"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E502BE" w:rsidRPr="00F959D9" w14:paraId="2AFA5C65" w14:textId="77777777" w:rsidTr="0035790D">
        <w:trPr>
          <w:tblHeader/>
        </w:trPr>
        <w:tc>
          <w:tcPr>
            <w:tcW w:w="1345" w:type="dxa"/>
            <w:shd w:val="clear" w:color="auto" w:fill="A6A6A6" w:themeFill="background1" w:themeFillShade="A6"/>
            <w:vAlign w:val="center"/>
          </w:tcPr>
          <w:p w14:paraId="771AB7EA" w14:textId="624EAE9D"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EDTZIP</w:t>
            </w:r>
          </w:p>
        </w:tc>
        <w:tc>
          <w:tcPr>
            <w:tcW w:w="1080" w:type="dxa"/>
            <w:shd w:val="clear" w:color="auto" w:fill="A6A6A6" w:themeFill="background1" w:themeFillShade="A6"/>
            <w:vAlign w:val="center"/>
          </w:tcPr>
          <w:p w14:paraId="570E9187" w14:textId="78CA5F8C"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ZIP</w:t>
            </w:r>
          </w:p>
        </w:tc>
        <w:tc>
          <w:tcPr>
            <w:tcW w:w="2700" w:type="dxa"/>
            <w:shd w:val="clear" w:color="auto" w:fill="A6A6A6" w:themeFill="background1" w:themeFillShade="A6"/>
            <w:vAlign w:val="center"/>
          </w:tcPr>
          <w:p w14:paraId="64F1DC41" w14:textId="22A83270"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application/zip</w:t>
            </w:r>
          </w:p>
        </w:tc>
        <w:tc>
          <w:tcPr>
            <w:tcW w:w="1710" w:type="dxa"/>
            <w:shd w:val="clear" w:color="auto" w:fill="A6A6A6" w:themeFill="background1" w:themeFillShade="A6"/>
            <w:vAlign w:val="center"/>
          </w:tcPr>
          <w:p w14:paraId="1C92DC64" w14:textId="0B858D3F"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zip</w:t>
            </w:r>
          </w:p>
        </w:tc>
        <w:tc>
          <w:tcPr>
            <w:tcW w:w="1080" w:type="dxa"/>
            <w:shd w:val="clear" w:color="auto" w:fill="A6A6A6" w:themeFill="background1" w:themeFillShade="A6"/>
            <w:vAlign w:val="center"/>
          </w:tcPr>
          <w:p w14:paraId="11C66A4D" w14:textId="18FA4C43"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NO</w:t>
            </w:r>
          </w:p>
        </w:tc>
        <w:tc>
          <w:tcPr>
            <w:tcW w:w="1260" w:type="dxa"/>
            <w:shd w:val="clear" w:color="auto" w:fill="A6A6A6" w:themeFill="background1" w:themeFillShade="A6"/>
          </w:tcPr>
          <w:p w14:paraId="03E8CDB0" w14:textId="3CB096C4" w:rsidR="00E502BE" w:rsidRPr="00F959D9" w:rsidRDefault="00E502BE" w:rsidP="00E502BE">
            <w:pPr>
              <w:keepNext/>
              <w:keepLines/>
              <w:suppressAutoHyphens/>
              <w:spacing w:before="40" w:after="40"/>
              <w:contextualSpacing w:val="0"/>
              <w:rPr>
                <w:rFonts w:ascii="Arial" w:hAnsi="Arial" w:cs="Arial"/>
                <w:sz w:val="16"/>
                <w:szCs w:val="16"/>
              </w:rPr>
            </w:pPr>
            <w:r w:rsidRPr="00F959D9">
              <w:rPr>
                <w:rFonts w:ascii="Arial" w:hAnsi="Arial" w:cs="Arial"/>
                <w:sz w:val="16"/>
                <w:szCs w:val="16"/>
              </w:rPr>
              <w:t>O</w:t>
            </w:r>
          </w:p>
        </w:tc>
      </w:tr>
      <w:tr w:rsidR="00330DDE" w:rsidRPr="00F959D9" w14:paraId="32001E75" w14:textId="77777777" w:rsidTr="0035790D">
        <w:trPr>
          <w:tblHeader/>
        </w:trPr>
        <w:tc>
          <w:tcPr>
            <w:tcW w:w="1345" w:type="dxa"/>
            <w:shd w:val="clear" w:color="auto" w:fill="auto"/>
            <w:vAlign w:val="center"/>
          </w:tcPr>
          <w:p w14:paraId="241FF615" w14:textId="15377D4A" w:rsidR="00330DDE" w:rsidRPr="007C345B" w:rsidRDefault="007C345B" w:rsidP="00330DDE">
            <w:pPr>
              <w:keepNext/>
              <w:keepLines/>
              <w:suppressAutoHyphens/>
              <w:spacing w:before="40" w:after="40"/>
              <w:contextualSpacing w:val="0"/>
              <w:rPr>
                <w:rFonts w:ascii="Arial" w:hAnsi="Arial" w:cs="Arial"/>
                <w:sz w:val="16"/>
                <w:szCs w:val="16"/>
              </w:rPr>
            </w:pPr>
            <w:r w:rsidRPr="007C345B">
              <w:rPr>
                <w:rFonts w:ascii="Arial" w:hAnsi="Arial" w:cs="Arial"/>
                <w:sz w:val="16"/>
                <w:szCs w:val="16"/>
              </w:rPr>
              <w:t>EDTDES</w:t>
            </w:r>
          </w:p>
        </w:tc>
        <w:tc>
          <w:tcPr>
            <w:tcW w:w="1080" w:type="dxa"/>
            <w:shd w:val="clear" w:color="auto" w:fill="auto"/>
            <w:vAlign w:val="center"/>
          </w:tcPr>
          <w:p w14:paraId="79303933" w14:textId="499D3E14" w:rsidR="00330DDE" w:rsidRPr="007C345B" w:rsidRDefault="00330DDE" w:rsidP="00330DDE">
            <w:pPr>
              <w:keepNext/>
              <w:keepLines/>
              <w:suppressAutoHyphens/>
              <w:spacing w:before="40" w:after="40"/>
              <w:contextualSpacing w:val="0"/>
              <w:rPr>
                <w:rFonts w:ascii="Arial" w:hAnsi="Arial" w:cs="Arial"/>
                <w:sz w:val="16"/>
                <w:szCs w:val="16"/>
              </w:rPr>
            </w:pPr>
            <w:r w:rsidRPr="007C345B">
              <w:rPr>
                <w:rFonts w:ascii="Arial" w:hAnsi="Arial" w:cs="Arial"/>
                <w:sz w:val="16"/>
                <w:szCs w:val="16"/>
              </w:rPr>
              <w:t>DES</w:t>
            </w:r>
          </w:p>
        </w:tc>
        <w:tc>
          <w:tcPr>
            <w:tcW w:w="2700" w:type="dxa"/>
            <w:shd w:val="clear" w:color="auto" w:fill="auto"/>
            <w:vAlign w:val="center"/>
          </w:tcPr>
          <w:p w14:paraId="4A0F54DC" w14:textId="77777777" w:rsidR="00330DDE" w:rsidRPr="007C345B" w:rsidRDefault="00330DDE" w:rsidP="00330DDE">
            <w:pPr>
              <w:keepNext/>
              <w:keepLines/>
              <w:suppressAutoHyphens/>
              <w:spacing w:before="40" w:after="40"/>
              <w:contextualSpacing w:val="0"/>
              <w:rPr>
                <w:rFonts w:ascii="Arial" w:hAnsi="Arial" w:cs="Arial"/>
                <w:sz w:val="16"/>
                <w:szCs w:val="16"/>
              </w:rPr>
            </w:pPr>
            <w:r w:rsidRPr="007C345B">
              <w:rPr>
                <w:rFonts w:ascii="Arial" w:hAnsi="Arial" w:cs="Arial"/>
                <w:sz w:val="16"/>
                <w:szCs w:val="16"/>
              </w:rPr>
              <w:t>image/</w:t>
            </w:r>
            <w:proofErr w:type="spellStart"/>
            <w:r w:rsidRPr="007C345B">
              <w:rPr>
                <w:rFonts w:ascii="Arial" w:hAnsi="Arial" w:cs="Arial"/>
                <w:sz w:val="16"/>
                <w:szCs w:val="16"/>
              </w:rPr>
              <w:t>corel</w:t>
            </w:r>
            <w:proofErr w:type="spellEnd"/>
          </w:p>
        </w:tc>
        <w:tc>
          <w:tcPr>
            <w:tcW w:w="1710" w:type="dxa"/>
            <w:shd w:val="clear" w:color="auto" w:fill="auto"/>
            <w:vAlign w:val="center"/>
          </w:tcPr>
          <w:p w14:paraId="49375503" w14:textId="77777777" w:rsidR="00330DDE" w:rsidRPr="007C345B" w:rsidRDefault="00330DDE" w:rsidP="00330DDE">
            <w:pPr>
              <w:keepNext/>
              <w:keepLines/>
              <w:suppressAutoHyphens/>
              <w:spacing w:before="40" w:after="40"/>
              <w:contextualSpacing w:val="0"/>
              <w:rPr>
                <w:rFonts w:ascii="Arial" w:hAnsi="Arial" w:cs="Arial"/>
                <w:sz w:val="16"/>
                <w:szCs w:val="16"/>
              </w:rPr>
            </w:pPr>
            <w:r w:rsidRPr="007C345B">
              <w:rPr>
                <w:rFonts w:ascii="Arial" w:hAnsi="Arial" w:cs="Arial"/>
                <w:sz w:val="16"/>
                <w:szCs w:val="16"/>
              </w:rPr>
              <w:t>.des</w:t>
            </w:r>
          </w:p>
        </w:tc>
        <w:tc>
          <w:tcPr>
            <w:tcW w:w="1080" w:type="dxa"/>
            <w:shd w:val="clear" w:color="auto" w:fill="auto"/>
            <w:vAlign w:val="center"/>
          </w:tcPr>
          <w:p w14:paraId="6AC52CCD" w14:textId="77777777" w:rsidR="00330DDE" w:rsidRPr="007C345B" w:rsidRDefault="00330DDE" w:rsidP="00330DDE">
            <w:pPr>
              <w:keepNext/>
              <w:keepLines/>
              <w:suppressAutoHyphens/>
              <w:spacing w:before="40" w:after="40"/>
              <w:contextualSpacing w:val="0"/>
              <w:rPr>
                <w:rFonts w:ascii="Arial" w:hAnsi="Arial" w:cs="Arial"/>
                <w:sz w:val="16"/>
                <w:szCs w:val="16"/>
              </w:rPr>
            </w:pPr>
            <w:r w:rsidRPr="007C345B">
              <w:rPr>
                <w:rFonts w:ascii="Arial" w:hAnsi="Arial" w:cs="Arial"/>
                <w:sz w:val="16"/>
                <w:szCs w:val="16"/>
              </w:rPr>
              <w:t>NO</w:t>
            </w:r>
          </w:p>
        </w:tc>
        <w:tc>
          <w:tcPr>
            <w:tcW w:w="1260" w:type="dxa"/>
            <w:shd w:val="clear" w:color="auto" w:fill="auto"/>
          </w:tcPr>
          <w:p w14:paraId="2954B713" w14:textId="39AEAAB4" w:rsidR="00330DDE" w:rsidRPr="007C345B" w:rsidRDefault="00755E6B" w:rsidP="00330DDE">
            <w:pPr>
              <w:keepNext/>
              <w:keepLines/>
              <w:suppressAutoHyphens/>
              <w:spacing w:before="40" w:after="40"/>
              <w:contextualSpacing w:val="0"/>
              <w:rPr>
                <w:rFonts w:ascii="Arial" w:hAnsi="Arial" w:cs="Arial"/>
                <w:sz w:val="16"/>
                <w:szCs w:val="16"/>
              </w:rPr>
            </w:pPr>
            <w:r w:rsidRPr="007C345B">
              <w:rPr>
                <w:rFonts w:ascii="Arial" w:hAnsi="Arial" w:cs="Arial"/>
                <w:sz w:val="16"/>
                <w:szCs w:val="16"/>
              </w:rPr>
              <w:t>I</w:t>
            </w:r>
          </w:p>
        </w:tc>
      </w:tr>
      <w:tr w:rsidR="0035790D" w:rsidRPr="00F959D9" w14:paraId="745089E0" w14:textId="77777777" w:rsidTr="0035790D">
        <w:trPr>
          <w:tblHeader/>
        </w:trPr>
        <w:tc>
          <w:tcPr>
            <w:tcW w:w="1345" w:type="dxa"/>
            <w:shd w:val="clear" w:color="auto" w:fill="auto"/>
            <w:vAlign w:val="center"/>
          </w:tcPr>
          <w:p w14:paraId="7C44F4D1" w14:textId="5EC014A4" w:rsidR="0035790D" w:rsidRPr="007C345B" w:rsidRDefault="007C345B" w:rsidP="00330DDE">
            <w:pPr>
              <w:keepNext/>
              <w:keepLines/>
              <w:suppressAutoHyphens/>
              <w:spacing w:before="40" w:after="40"/>
              <w:contextualSpacing w:val="0"/>
              <w:rPr>
                <w:rFonts w:ascii="Arial" w:hAnsi="Arial" w:cs="Arial"/>
                <w:sz w:val="16"/>
                <w:szCs w:val="16"/>
              </w:rPr>
            </w:pPr>
            <w:r w:rsidRPr="007C345B">
              <w:rPr>
                <w:rFonts w:ascii="Arial" w:hAnsi="Arial" w:cs="Arial"/>
                <w:sz w:val="16"/>
                <w:szCs w:val="16"/>
              </w:rPr>
              <w:t>EDTGRF</w:t>
            </w:r>
          </w:p>
        </w:tc>
        <w:tc>
          <w:tcPr>
            <w:tcW w:w="1080" w:type="dxa"/>
            <w:shd w:val="clear" w:color="auto" w:fill="auto"/>
            <w:vAlign w:val="center"/>
          </w:tcPr>
          <w:p w14:paraId="7C70E86A" w14:textId="726A1C68" w:rsidR="0035790D" w:rsidRPr="00D618F5" w:rsidRDefault="007C345B" w:rsidP="00330DDE">
            <w:pPr>
              <w:keepNext/>
              <w:keepLines/>
              <w:suppressAutoHyphens/>
              <w:spacing w:before="40" w:after="40"/>
              <w:contextualSpacing w:val="0"/>
              <w:rPr>
                <w:rFonts w:ascii="Arial" w:hAnsi="Arial" w:cs="Arial"/>
                <w:sz w:val="16"/>
                <w:szCs w:val="16"/>
                <w:rPrChange w:id="35" w:author="Breeding, Todd" w:date="2019-08-27T10:48:00Z">
                  <w:rPr>
                    <w:rFonts w:ascii="Arial" w:hAnsi="Arial" w:cs="Arial"/>
                    <w:strike/>
                    <w:sz w:val="16"/>
                    <w:szCs w:val="16"/>
                  </w:rPr>
                </w:rPrChange>
              </w:rPr>
            </w:pPr>
            <w:proofErr w:type="spellStart"/>
            <w:r w:rsidRPr="007C345B">
              <w:rPr>
                <w:rFonts w:ascii="Arial" w:hAnsi="Arial" w:cs="Arial"/>
                <w:strike/>
                <w:sz w:val="16"/>
                <w:szCs w:val="16"/>
              </w:rPr>
              <w:t>grf</w:t>
            </w:r>
            <w:ins w:id="36" w:author="Breeding, Todd" w:date="2019-08-27T10:48:00Z">
              <w:r w:rsidR="00D618F5">
                <w:rPr>
                  <w:rFonts w:ascii="Arial" w:hAnsi="Arial" w:cs="Arial"/>
                  <w:sz w:val="16"/>
                  <w:szCs w:val="16"/>
                </w:rPr>
                <w:t>GRF</w:t>
              </w:r>
            </w:ins>
            <w:proofErr w:type="spellEnd"/>
          </w:p>
        </w:tc>
        <w:tc>
          <w:tcPr>
            <w:tcW w:w="2700" w:type="dxa"/>
            <w:shd w:val="clear" w:color="auto" w:fill="auto"/>
            <w:vAlign w:val="center"/>
          </w:tcPr>
          <w:p w14:paraId="12911954" w14:textId="7C1750CF" w:rsidR="0035790D" w:rsidRPr="007C345B" w:rsidRDefault="0035790D" w:rsidP="00330DDE">
            <w:pPr>
              <w:keepNext/>
              <w:keepLines/>
              <w:suppressAutoHyphens/>
              <w:spacing w:before="40" w:after="40"/>
              <w:contextualSpacing w:val="0"/>
              <w:rPr>
                <w:rFonts w:ascii="Arial" w:hAnsi="Arial" w:cs="Arial"/>
                <w:strike/>
                <w:sz w:val="16"/>
                <w:szCs w:val="16"/>
              </w:rPr>
            </w:pPr>
            <w:r w:rsidRPr="007C345B">
              <w:rPr>
                <w:rFonts w:ascii="Arial" w:hAnsi="Arial" w:cs="Arial"/>
                <w:sz w:val="16"/>
                <w:szCs w:val="16"/>
              </w:rPr>
              <w:t>Image/</w:t>
            </w:r>
            <w:proofErr w:type="spellStart"/>
            <w:r w:rsidRPr="007C345B">
              <w:rPr>
                <w:rFonts w:ascii="Arial" w:hAnsi="Arial" w:cs="Arial"/>
                <w:sz w:val="16"/>
                <w:szCs w:val="16"/>
              </w:rPr>
              <w:t>dplot</w:t>
            </w:r>
            <w:proofErr w:type="spellEnd"/>
          </w:p>
        </w:tc>
        <w:tc>
          <w:tcPr>
            <w:tcW w:w="1710" w:type="dxa"/>
            <w:shd w:val="clear" w:color="auto" w:fill="auto"/>
            <w:vAlign w:val="center"/>
          </w:tcPr>
          <w:p w14:paraId="638577DE" w14:textId="55757657" w:rsidR="0035790D" w:rsidRPr="007C345B" w:rsidRDefault="0035790D" w:rsidP="00330DDE">
            <w:pPr>
              <w:keepNext/>
              <w:keepLines/>
              <w:suppressAutoHyphens/>
              <w:spacing w:before="40" w:after="40"/>
              <w:contextualSpacing w:val="0"/>
              <w:rPr>
                <w:rFonts w:ascii="Arial" w:hAnsi="Arial" w:cs="Arial"/>
                <w:strike/>
                <w:sz w:val="16"/>
                <w:szCs w:val="16"/>
              </w:rPr>
            </w:pPr>
            <w:r w:rsidRPr="007C345B">
              <w:rPr>
                <w:rFonts w:ascii="Arial" w:hAnsi="Arial" w:cs="Arial"/>
                <w:sz w:val="16"/>
                <w:szCs w:val="16"/>
              </w:rPr>
              <w:t>.</w:t>
            </w:r>
            <w:proofErr w:type="spellStart"/>
            <w:r w:rsidRPr="007C345B">
              <w:rPr>
                <w:rFonts w:ascii="Arial" w:hAnsi="Arial" w:cs="Arial"/>
                <w:sz w:val="16"/>
                <w:szCs w:val="16"/>
              </w:rPr>
              <w:t>grf</w:t>
            </w:r>
            <w:proofErr w:type="spellEnd"/>
          </w:p>
        </w:tc>
        <w:tc>
          <w:tcPr>
            <w:tcW w:w="1080" w:type="dxa"/>
            <w:shd w:val="clear" w:color="auto" w:fill="auto"/>
            <w:vAlign w:val="center"/>
          </w:tcPr>
          <w:p w14:paraId="12545D03" w14:textId="2624A8DF" w:rsidR="0035790D" w:rsidRPr="007C345B" w:rsidRDefault="0035790D" w:rsidP="00330DDE">
            <w:pPr>
              <w:keepNext/>
              <w:keepLines/>
              <w:suppressAutoHyphens/>
              <w:spacing w:before="40" w:after="40"/>
              <w:contextualSpacing w:val="0"/>
              <w:rPr>
                <w:rFonts w:ascii="Arial" w:hAnsi="Arial" w:cs="Arial"/>
                <w:strike/>
                <w:sz w:val="16"/>
                <w:szCs w:val="16"/>
              </w:rPr>
            </w:pPr>
            <w:r w:rsidRPr="007C345B">
              <w:rPr>
                <w:rFonts w:ascii="Arial" w:hAnsi="Arial" w:cs="Arial"/>
                <w:sz w:val="16"/>
                <w:szCs w:val="16"/>
              </w:rPr>
              <w:t>NO</w:t>
            </w:r>
          </w:p>
        </w:tc>
        <w:tc>
          <w:tcPr>
            <w:tcW w:w="1260" w:type="dxa"/>
            <w:shd w:val="clear" w:color="auto" w:fill="auto"/>
          </w:tcPr>
          <w:p w14:paraId="4980FC01" w14:textId="33AD7B53" w:rsidR="0035790D" w:rsidRPr="007C345B" w:rsidRDefault="0035790D" w:rsidP="00330DDE">
            <w:pPr>
              <w:keepNext/>
              <w:keepLines/>
              <w:suppressAutoHyphens/>
              <w:spacing w:before="40" w:after="40"/>
              <w:contextualSpacing w:val="0"/>
              <w:rPr>
                <w:rFonts w:ascii="Arial" w:hAnsi="Arial" w:cs="Arial"/>
                <w:strike/>
                <w:sz w:val="16"/>
                <w:szCs w:val="16"/>
              </w:rPr>
            </w:pPr>
            <w:r w:rsidRPr="007C345B">
              <w:rPr>
                <w:rFonts w:ascii="Arial" w:hAnsi="Arial" w:cs="Arial"/>
                <w:sz w:val="16"/>
                <w:szCs w:val="16"/>
              </w:rPr>
              <w:t>I</w:t>
            </w:r>
          </w:p>
        </w:tc>
      </w:tr>
      <w:tr w:rsidR="0035790D" w:rsidRPr="00F959D9" w14:paraId="340A7AB9" w14:textId="77777777" w:rsidTr="0035790D">
        <w:trPr>
          <w:tblHeader/>
        </w:trPr>
        <w:tc>
          <w:tcPr>
            <w:tcW w:w="1345" w:type="dxa"/>
            <w:shd w:val="clear" w:color="auto" w:fill="auto"/>
            <w:vAlign w:val="center"/>
          </w:tcPr>
          <w:p w14:paraId="785FBEDD" w14:textId="2A28B17D" w:rsidR="0035790D" w:rsidRPr="007C345B" w:rsidRDefault="007C345B" w:rsidP="00DD0687">
            <w:pPr>
              <w:keepNext/>
              <w:keepLines/>
              <w:suppressAutoHyphens/>
              <w:spacing w:before="40" w:after="40"/>
              <w:contextualSpacing w:val="0"/>
              <w:rPr>
                <w:rFonts w:ascii="Arial" w:hAnsi="Arial" w:cs="Arial"/>
                <w:sz w:val="16"/>
                <w:szCs w:val="16"/>
              </w:rPr>
            </w:pPr>
            <w:r w:rsidRPr="007C345B">
              <w:rPr>
                <w:rFonts w:ascii="Arial" w:hAnsi="Arial" w:cs="Arial"/>
                <w:sz w:val="16"/>
                <w:szCs w:val="16"/>
              </w:rPr>
              <w:t>EDTXLSM</w:t>
            </w:r>
          </w:p>
        </w:tc>
        <w:tc>
          <w:tcPr>
            <w:tcW w:w="1080" w:type="dxa"/>
            <w:shd w:val="clear" w:color="auto" w:fill="auto"/>
            <w:vAlign w:val="center"/>
          </w:tcPr>
          <w:p w14:paraId="0C2A1548" w14:textId="3854E031" w:rsidR="0035790D" w:rsidRPr="007C345B" w:rsidRDefault="007C345B" w:rsidP="00E502BE">
            <w:pPr>
              <w:keepNext/>
              <w:keepLines/>
              <w:suppressAutoHyphens/>
              <w:spacing w:before="40" w:after="40"/>
              <w:contextualSpacing w:val="0"/>
              <w:rPr>
                <w:rFonts w:ascii="Arial" w:hAnsi="Arial" w:cs="Arial"/>
                <w:sz w:val="16"/>
                <w:szCs w:val="16"/>
              </w:rPr>
            </w:pPr>
            <w:proofErr w:type="spellStart"/>
            <w:r w:rsidRPr="007C345B">
              <w:rPr>
                <w:rFonts w:ascii="Arial" w:hAnsi="Arial" w:cs="Arial"/>
                <w:sz w:val="16"/>
                <w:szCs w:val="16"/>
              </w:rPr>
              <w:t>Xlsm</w:t>
            </w:r>
            <w:proofErr w:type="spellEnd"/>
          </w:p>
        </w:tc>
        <w:tc>
          <w:tcPr>
            <w:tcW w:w="2700" w:type="dxa"/>
            <w:shd w:val="clear" w:color="auto" w:fill="auto"/>
            <w:vAlign w:val="center"/>
          </w:tcPr>
          <w:p w14:paraId="457F1B56" w14:textId="056DA147" w:rsidR="0035790D" w:rsidRPr="007C345B" w:rsidRDefault="007C345B" w:rsidP="00E502BE">
            <w:pPr>
              <w:keepNext/>
              <w:keepLines/>
              <w:suppressAutoHyphens/>
              <w:spacing w:before="40" w:after="40"/>
              <w:contextualSpacing w:val="0"/>
              <w:rPr>
                <w:rFonts w:ascii="Arial" w:hAnsi="Arial" w:cs="Arial"/>
                <w:sz w:val="16"/>
                <w:szCs w:val="16"/>
              </w:rPr>
            </w:pPr>
            <w:r w:rsidRPr="007C345B">
              <w:rPr>
                <w:rFonts w:ascii="Arial" w:hAnsi="Arial" w:cs="Arial"/>
                <w:sz w:val="16"/>
                <w:szCs w:val="16"/>
              </w:rPr>
              <w:t>Application/</w:t>
            </w:r>
            <w:proofErr w:type="spellStart"/>
            <w:r w:rsidRPr="007C345B">
              <w:rPr>
                <w:rFonts w:ascii="Arial" w:hAnsi="Arial" w:cs="Arial"/>
                <w:sz w:val="16"/>
                <w:szCs w:val="16"/>
              </w:rPr>
              <w:t>xlsm</w:t>
            </w:r>
            <w:proofErr w:type="spellEnd"/>
          </w:p>
        </w:tc>
        <w:tc>
          <w:tcPr>
            <w:tcW w:w="1710" w:type="dxa"/>
            <w:shd w:val="clear" w:color="auto" w:fill="auto"/>
            <w:vAlign w:val="center"/>
          </w:tcPr>
          <w:p w14:paraId="38488437" w14:textId="39253A87" w:rsidR="0035790D" w:rsidRPr="007C345B" w:rsidRDefault="0035790D" w:rsidP="00E502BE">
            <w:pPr>
              <w:keepNext/>
              <w:keepLines/>
              <w:suppressAutoHyphens/>
              <w:spacing w:before="40" w:after="40"/>
              <w:contextualSpacing w:val="0"/>
              <w:rPr>
                <w:rFonts w:ascii="Arial" w:hAnsi="Arial" w:cs="Arial"/>
                <w:sz w:val="16"/>
                <w:szCs w:val="16"/>
              </w:rPr>
            </w:pPr>
            <w:r w:rsidRPr="007C345B">
              <w:rPr>
                <w:rFonts w:ascii="Arial" w:hAnsi="Arial" w:cs="Arial"/>
                <w:sz w:val="16"/>
                <w:szCs w:val="16"/>
              </w:rPr>
              <w:t>.</w:t>
            </w:r>
            <w:proofErr w:type="spellStart"/>
            <w:r w:rsidRPr="007C345B">
              <w:rPr>
                <w:rFonts w:ascii="Arial" w:hAnsi="Arial" w:cs="Arial"/>
                <w:sz w:val="16"/>
                <w:szCs w:val="16"/>
              </w:rPr>
              <w:t>xlsm</w:t>
            </w:r>
            <w:proofErr w:type="spellEnd"/>
          </w:p>
        </w:tc>
        <w:tc>
          <w:tcPr>
            <w:tcW w:w="1080" w:type="dxa"/>
            <w:shd w:val="clear" w:color="auto" w:fill="auto"/>
            <w:vAlign w:val="center"/>
          </w:tcPr>
          <w:p w14:paraId="510500E1" w14:textId="00D84B06" w:rsidR="0035790D" w:rsidRPr="007C345B" w:rsidRDefault="0035790D" w:rsidP="00E502BE">
            <w:pPr>
              <w:keepNext/>
              <w:keepLines/>
              <w:suppressAutoHyphens/>
              <w:spacing w:before="40" w:after="40"/>
              <w:contextualSpacing w:val="0"/>
              <w:rPr>
                <w:rFonts w:ascii="Arial" w:hAnsi="Arial" w:cs="Arial"/>
                <w:sz w:val="16"/>
                <w:szCs w:val="16"/>
              </w:rPr>
            </w:pPr>
            <w:r w:rsidRPr="007C345B">
              <w:rPr>
                <w:rFonts w:ascii="Arial" w:hAnsi="Arial" w:cs="Arial"/>
                <w:sz w:val="16"/>
                <w:szCs w:val="16"/>
              </w:rPr>
              <w:t>NO</w:t>
            </w:r>
          </w:p>
        </w:tc>
        <w:tc>
          <w:tcPr>
            <w:tcW w:w="1260" w:type="dxa"/>
            <w:shd w:val="clear" w:color="auto" w:fill="auto"/>
          </w:tcPr>
          <w:p w14:paraId="47FF9BD8" w14:textId="445CFB6B" w:rsidR="0035790D" w:rsidRPr="007C345B" w:rsidRDefault="0035790D" w:rsidP="00E502BE">
            <w:pPr>
              <w:keepNext/>
              <w:keepLines/>
              <w:suppressAutoHyphens/>
              <w:spacing w:before="40" w:after="40"/>
              <w:contextualSpacing w:val="0"/>
              <w:rPr>
                <w:rFonts w:ascii="Arial" w:hAnsi="Arial" w:cs="Arial"/>
                <w:sz w:val="16"/>
                <w:szCs w:val="16"/>
              </w:rPr>
            </w:pPr>
            <w:r w:rsidRPr="007C345B">
              <w:rPr>
                <w:rFonts w:ascii="Arial" w:hAnsi="Arial" w:cs="Arial"/>
                <w:sz w:val="16"/>
                <w:szCs w:val="16"/>
              </w:rPr>
              <w:t>O</w:t>
            </w:r>
          </w:p>
        </w:tc>
      </w:tr>
      <w:tr w:rsidR="00D618F5" w:rsidRPr="00F959D9" w14:paraId="602CAE5D" w14:textId="77777777" w:rsidTr="0035790D">
        <w:trPr>
          <w:tblHeader/>
          <w:ins w:id="37" w:author="Breeding, Todd" w:date="2019-08-27T10:47:00Z"/>
        </w:trPr>
        <w:tc>
          <w:tcPr>
            <w:tcW w:w="1345" w:type="dxa"/>
            <w:shd w:val="clear" w:color="auto" w:fill="auto"/>
            <w:vAlign w:val="center"/>
          </w:tcPr>
          <w:p w14:paraId="04FEA307" w14:textId="29868435" w:rsidR="00D618F5" w:rsidRPr="007C345B" w:rsidRDefault="00D618F5" w:rsidP="00DD0687">
            <w:pPr>
              <w:keepNext/>
              <w:keepLines/>
              <w:suppressAutoHyphens/>
              <w:spacing w:before="40" w:after="40"/>
              <w:contextualSpacing w:val="0"/>
              <w:rPr>
                <w:ins w:id="38" w:author="Breeding, Todd" w:date="2019-08-27T10:47:00Z"/>
                <w:rFonts w:ascii="Arial" w:hAnsi="Arial" w:cs="Arial"/>
                <w:sz w:val="16"/>
                <w:szCs w:val="16"/>
              </w:rPr>
            </w:pPr>
            <w:ins w:id="39" w:author="Breeding, Todd" w:date="2019-08-27T10:49:00Z">
              <w:r>
                <w:rPr>
                  <w:rFonts w:ascii="Arial" w:hAnsi="Arial" w:cs="Arial"/>
                  <w:sz w:val="16"/>
                  <w:szCs w:val="16"/>
                </w:rPr>
                <w:t>?</w:t>
              </w:r>
            </w:ins>
          </w:p>
        </w:tc>
        <w:tc>
          <w:tcPr>
            <w:tcW w:w="1080" w:type="dxa"/>
            <w:shd w:val="clear" w:color="auto" w:fill="auto"/>
            <w:vAlign w:val="center"/>
          </w:tcPr>
          <w:p w14:paraId="37C101E2" w14:textId="6BD0BC23" w:rsidR="00D618F5" w:rsidRPr="007C345B" w:rsidRDefault="00D618F5" w:rsidP="00E502BE">
            <w:pPr>
              <w:keepNext/>
              <w:keepLines/>
              <w:suppressAutoHyphens/>
              <w:spacing w:before="40" w:after="40"/>
              <w:contextualSpacing w:val="0"/>
              <w:rPr>
                <w:ins w:id="40" w:author="Breeding, Todd" w:date="2019-08-27T10:47:00Z"/>
                <w:rFonts w:ascii="Arial" w:hAnsi="Arial" w:cs="Arial"/>
                <w:sz w:val="16"/>
                <w:szCs w:val="16"/>
              </w:rPr>
            </w:pPr>
            <w:ins w:id="41" w:author="Breeding, Todd" w:date="2019-08-27T10:49:00Z">
              <w:r>
                <w:rPr>
                  <w:rFonts w:ascii="Arial" w:hAnsi="Arial" w:cs="Arial"/>
                  <w:sz w:val="16"/>
                  <w:szCs w:val="16"/>
                </w:rPr>
                <w:t>MD</w:t>
              </w:r>
            </w:ins>
          </w:p>
        </w:tc>
        <w:tc>
          <w:tcPr>
            <w:tcW w:w="2700" w:type="dxa"/>
            <w:shd w:val="clear" w:color="auto" w:fill="auto"/>
            <w:vAlign w:val="center"/>
          </w:tcPr>
          <w:p w14:paraId="027219BD" w14:textId="2D2A0A91" w:rsidR="00D618F5" w:rsidRPr="007C345B" w:rsidRDefault="00D618F5" w:rsidP="00E502BE">
            <w:pPr>
              <w:keepNext/>
              <w:keepLines/>
              <w:suppressAutoHyphens/>
              <w:spacing w:before="40" w:after="40"/>
              <w:contextualSpacing w:val="0"/>
              <w:rPr>
                <w:ins w:id="42" w:author="Breeding, Todd" w:date="2019-08-27T10:47:00Z"/>
                <w:rFonts w:ascii="Arial" w:hAnsi="Arial" w:cs="Arial"/>
                <w:sz w:val="16"/>
                <w:szCs w:val="16"/>
              </w:rPr>
            </w:pPr>
            <w:proofErr w:type="spellStart"/>
            <w:ins w:id="43" w:author="Breeding, Todd" w:date="2019-08-27T10:47:00Z">
              <w:r>
                <w:rPr>
                  <w:rFonts w:ascii="Arial" w:hAnsi="Arial" w:cs="Arial"/>
                  <w:sz w:val="16"/>
                  <w:szCs w:val="16"/>
                </w:rPr>
                <w:t>MarkDown</w:t>
              </w:r>
              <w:proofErr w:type="spellEnd"/>
            </w:ins>
          </w:p>
        </w:tc>
        <w:tc>
          <w:tcPr>
            <w:tcW w:w="1710" w:type="dxa"/>
            <w:shd w:val="clear" w:color="auto" w:fill="auto"/>
            <w:vAlign w:val="center"/>
          </w:tcPr>
          <w:p w14:paraId="6E522AF1" w14:textId="41CE7C62" w:rsidR="00D618F5" w:rsidRPr="007C345B" w:rsidRDefault="00D618F5" w:rsidP="00E502BE">
            <w:pPr>
              <w:keepNext/>
              <w:keepLines/>
              <w:suppressAutoHyphens/>
              <w:spacing w:before="40" w:after="40"/>
              <w:contextualSpacing w:val="0"/>
              <w:rPr>
                <w:ins w:id="44" w:author="Breeding, Todd" w:date="2019-08-27T10:47:00Z"/>
                <w:rFonts w:ascii="Arial" w:hAnsi="Arial" w:cs="Arial"/>
                <w:sz w:val="16"/>
                <w:szCs w:val="16"/>
              </w:rPr>
            </w:pPr>
            <w:ins w:id="45" w:author="Breeding, Todd" w:date="2019-08-27T10:49:00Z">
              <w:r>
                <w:rPr>
                  <w:rFonts w:ascii="Arial" w:hAnsi="Arial" w:cs="Arial"/>
                  <w:sz w:val="16"/>
                  <w:szCs w:val="16"/>
                </w:rPr>
                <w:t>.md</w:t>
              </w:r>
            </w:ins>
          </w:p>
        </w:tc>
        <w:tc>
          <w:tcPr>
            <w:tcW w:w="1080" w:type="dxa"/>
            <w:shd w:val="clear" w:color="auto" w:fill="auto"/>
            <w:vAlign w:val="center"/>
          </w:tcPr>
          <w:p w14:paraId="61466419" w14:textId="48256876" w:rsidR="00D618F5" w:rsidRPr="007C345B" w:rsidRDefault="0007121A" w:rsidP="00E502BE">
            <w:pPr>
              <w:keepNext/>
              <w:keepLines/>
              <w:suppressAutoHyphens/>
              <w:spacing w:before="40" w:after="40"/>
              <w:contextualSpacing w:val="0"/>
              <w:rPr>
                <w:ins w:id="46" w:author="Breeding, Todd" w:date="2019-08-27T10:47:00Z"/>
                <w:rFonts w:ascii="Arial" w:hAnsi="Arial" w:cs="Arial"/>
                <w:sz w:val="16"/>
                <w:szCs w:val="16"/>
              </w:rPr>
            </w:pPr>
            <w:ins w:id="47" w:author="Breeding, Todd" w:date="2019-09-06T09:44:00Z">
              <w:r>
                <w:rPr>
                  <w:rFonts w:ascii="Arial" w:hAnsi="Arial" w:cs="Arial"/>
                  <w:sz w:val="16"/>
                  <w:szCs w:val="16"/>
                </w:rPr>
                <w:t>NO</w:t>
              </w:r>
            </w:ins>
          </w:p>
        </w:tc>
        <w:tc>
          <w:tcPr>
            <w:tcW w:w="1260" w:type="dxa"/>
            <w:shd w:val="clear" w:color="auto" w:fill="auto"/>
          </w:tcPr>
          <w:p w14:paraId="647B1049" w14:textId="318EA38F" w:rsidR="00D618F5" w:rsidRPr="007C345B" w:rsidRDefault="0007121A" w:rsidP="00E502BE">
            <w:pPr>
              <w:keepNext/>
              <w:keepLines/>
              <w:suppressAutoHyphens/>
              <w:spacing w:before="40" w:after="40"/>
              <w:contextualSpacing w:val="0"/>
              <w:rPr>
                <w:ins w:id="48" w:author="Breeding, Todd" w:date="2019-08-27T10:47:00Z"/>
                <w:rFonts w:ascii="Arial" w:hAnsi="Arial" w:cs="Arial"/>
                <w:sz w:val="16"/>
                <w:szCs w:val="16"/>
              </w:rPr>
            </w:pPr>
            <w:ins w:id="49" w:author="Breeding, Todd" w:date="2019-09-06T09:43:00Z">
              <w:r>
                <w:rPr>
                  <w:rFonts w:ascii="Arial" w:hAnsi="Arial" w:cs="Arial"/>
                  <w:sz w:val="16"/>
                  <w:szCs w:val="16"/>
                </w:rPr>
                <w:t>O</w:t>
              </w:r>
            </w:ins>
          </w:p>
        </w:tc>
      </w:tr>
    </w:tbl>
    <w:p w14:paraId="3BFC645E" w14:textId="77777777" w:rsidR="009C7DDC" w:rsidRPr="009B04C6" w:rsidRDefault="009C7DDC" w:rsidP="0027020C">
      <w:pPr>
        <w:pStyle w:val="Heading1"/>
      </w:pPr>
      <w:bookmarkStart w:id="50" w:name="_Ref86226914"/>
      <w:bookmarkStart w:id="51" w:name="_Ref86226926"/>
      <w:bookmarkStart w:id="52" w:name="_Toc118169693"/>
      <w:bookmarkStart w:id="53" w:name="_Toc172454442"/>
      <w:bookmarkStart w:id="54" w:name="_Toc440563011"/>
      <w:bookmarkStart w:id="55" w:name="_Toc17440628"/>
      <w:r w:rsidRPr="009B04C6">
        <w:lastRenderedPageBreak/>
        <w:t>List of Values (LOV)</w:t>
      </w:r>
      <w:bookmarkEnd w:id="50"/>
      <w:bookmarkEnd w:id="51"/>
      <w:bookmarkEnd w:id="52"/>
      <w:bookmarkEnd w:id="53"/>
      <w:bookmarkEnd w:id="54"/>
      <w:bookmarkEnd w:id="55"/>
    </w:p>
    <w:p w14:paraId="5CA33646" w14:textId="77777777" w:rsidR="009C7DDC" w:rsidRPr="009B04C6" w:rsidRDefault="009C7DDC" w:rsidP="004C4DC0">
      <w:pPr>
        <w:pStyle w:val="Body"/>
      </w:pPr>
      <w:r w:rsidRPr="009B04C6">
        <w:t xml:space="preserve">This section defines which Lists of Values are needed for the project. A List of Values links to a special metadata field making it possible for a user to select from a predefined set of values. </w:t>
      </w:r>
    </w:p>
    <w:p w14:paraId="7C660A3F" w14:textId="3681B6DC" w:rsidR="009C7DDC" w:rsidRDefault="009C7DDC" w:rsidP="004C4DC0">
      <w:pPr>
        <w:pStyle w:val="Body"/>
      </w:pPr>
      <w:r w:rsidRPr="009B04C6">
        <w:t xml:space="preserve">Please note that the values can be changed and extended later on using the </w:t>
      </w:r>
      <w:r>
        <w:t xml:space="preserve">SDL </w:t>
      </w:r>
      <w:proofErr w:type="spellStart"/>
      <w:r w:rsidR="00641024">
        <w:t>Tridion</w:t>
      </w:r>
      <w:proofErr w:type="spellEnd"/>
      <w:r w:rsidR="00641024">
        <w:t xml:space="preserve"> Docs</w:t>
      </w:r>
      <w:r>
        <w:t xml:space="preserve"> Content Manager</w:t>
      </w:r>
      <w:r w:rsidRPr="009B04C6">
        <w:t xml:space="preserve"> Web Client. Deleting a value from a List of Values is only possible when the value is no longer used. The information in the LOV fields is used primarily for searching and publishing.</w:t>
      </w:r>
    </w:p>
    <w:p w14:paraId="71A40586" w14:textId="21BA35A0" w:rsidR="009C7DDC" w:rsidRPr="009B04C6" w:rsidRDefault="009C7DDC" w:rsidP="004C4DC0">
      <w:pPr>
        <w:pStyle w:val="Body"/>
      </w:pPr>
      <w:r>
        <w:t xml:space="preserve">The Description of an LOV Value is never used in the SDL </w:t>
      </w:r>
      <w:proofErr w:type="spellStart"/>
      <w:r w:rsidR="00641024">
        <w:t>Tridion</w:t>
      </w:r>
      <w:proofErr w:type="spellEnd"/>
      <w:r w:rsidR="00641024">
        <w:t xml:space="preserve"> Docs</w:t>
      </w:r>
      <w:r>
        <w:t xml:space="preserve"> Content Manager</w:t>
      </w:r>
      <w:r w:rsidRPr="009B04C6">
        <w:t xml:space="preserve"> </w:t>
      </w:r>
      <w:r>
        <w:t>Application. It is only used to give some more information to administrators or IA when they are updating/deleting/adding LOV values. It will only be visible in this workbook and in the Settings tab when selecting the properties of an LOV value.</w:t>
      </w:r>
    </w:p>
    <w:p w14:paraId="3C74E296" w14:textId="6D4BC56C" w:rsidR="009C7DDC" w:rsidRPr="009B04C6" w:rsidRDefault="009C7DDC" w:rsidP="004C4DC0">
      <w:pPr>
        <w:pStyle w:val="Body"/>
      </w:pPr>
      <w:r w:rsidRPr="009B04C6">
        <w:t>&lt;Note to SDL PM</w:t>
      </w:r>
      <w:r w:rsidR="00436D3B">
        <w:t>/SA</w:t>
      </w:r>
      <w:r w:rsidRPr="009B04C6">
        <w:t>: After adding values, please sort them alphabetically in the table to make validation by the configuration builder easier.&gt;</w:t>
      </w:r>
    </w:p>
    <w:p w14:paraId="6B256689" w14:textId="77777777" w:rsidR="009C7DDC" w:rsidRPr="009B04C6" w:rsidRDefault="009C7DDC" w:rsidP="00FE4DF9">
      <w:pPr>
        <w:pStyle w:val="Heading2"/>
      </w:pPr>
      <w:bookmarkStart w:id="56" w:name="_Toc172454451"/>
      <w:bookmarkStart w:id="57" w:name="_Toc440563012"/>
      <w:bookmarkStart w:id="58" w:name="_Ref16237242"/>
      <w:bookmarkStart w:id="59" w:name="_Ref16237245"/>
      <w:bookmarkStart w:id="60" w:name="_Ref16237248"/>
      <w:bookmarkStart w:id="61" w:name="_Toc17440629"/>
      <w:bookmarkStart w:id="62" w:name="_Toc172454443"/>
      <w:r w:rsidRPr="009B04C6">
        <w:t>Topic Types</w:t>
      </w:r>
      <w:bookmarkEnd w:id="56"/>
      <w:bookmarkEnd w:id="57"/>
      <w:bookmarkEnd w:id="58"/>
      <w:bookmarkEnd w:id="59"/>
      <w:bookmarkEnd w:id="60"/>
      <w:bookmarkEnd w:id="61"/>
    </w:p>
    <w:p w14:paraId="14DB9201" w14:textId="6AFA5EC6" w:rsidR="009C7DDC" w:rsidRPr="009B04C6" w:rsidRDefault="009C7DDC" w:rsidP="004C4DC0">
      <w:pPr>
        <w:pStyle w:val="Body"/>
      </w:pPr>
      <w:r w:rsidRPr="009B04C6">
        <w:t xml:space="preserve">The following table contains the DITA topic types that will be configured in </w:t>
      </w:r>
      <w:r>
        <w:t xml:space="preserve">SDL </w:t>
      </w:r>
      <w:proofErr w:type="spellStart"/>
      <w:r w:rsidR="00641024">
        <w:t>Tridion</w:t>
      </w:r>
      <w:proofErr w:type="spellEnd"/>
      <w:r w:rsidR="00641024">
        <w:t xml:space="preserve"> Docs</w:t>
      </w:r>
      <w:r>
        <w:t xml:space="preserve"> Content Manager</w:t>
      </w:r>
      <w:r w:rsidRPr="009B04C6">
        <w:t>.</w:t>
      </w:r>
    </w:p>
    <w:p w14:paraId="467CEA22" w14:textId="77777777" w:rsidR="009C7DDC" w:rsidRDefault="009C7DDC" w:rsidP="004C4DC0">
      <w:pPr>
        <w:pStyle w:val="Body"/>
      </w:pPr>
      <w:r w:rsidRPr="009B04C6">
        <w:t xml:space="preserve">This List of Values is linked to the metadata field </w:t>
      </w:r>
      <w:hyperlink w:anchor="FMODULETYPE" w:history="1">
        <w:r w:rsidRPr="00E17FCC">
          <w:rPr>
            <w:rStyle w:val="Hyperlink"/>
          </w:rPr>
          <w:t>FMODULETYPE</w:t>
        </w:r>
      </w:hyperlink>
      <w:r w:rsidRPr="009B04C6">
        <w:t>.</w:t>
      </w:r>
    </w:p>
    <w:p w14:paraId="3F8D96DD" w14:textId="51C2B159" w:rsidR="007C345B" w:rsidRDefault="007C345B" w:rsidP="004C4DC0">
      <w:pPr>
        <w:pStyle w:val="Body"/>
      </w:pPr>
      <w:r w:rsidRPr="00286CB3">
        <w:rPr>
          <w:highlight w:val="yellow"/>
        </w:rPr>
        <w:t>Remove Yellow Highlighted Items</w:t>
      </w:r>
    </w:p>
    <w:p w14:paraId="6B21EA66" w14:textId="114DB606" w:rsidR="007C345B" w:rsidRPr="007C345B" w:rsidRDefault="007C345B" w:rsidP="004C4DC0">
      <w:pPr>
        <w:pStyle w:val="Body"/>
      </w:pPr>
      <w:r w:rsidRPr="00286CB3">
        <w:rPr>
          <w:highlight w:val="yellow"/>
        </w:rPr>
        <w:t xml:space="preserve">For the TI Templates, use </w:t>
      </w:r>
      <w:r w:rsidR="00776D73" w:rsidRPr="00286CB3">
        <w:rPr>
          <w:highlight w:val="yellow"/>
        </w:rPr>
        <w:t xml:space="preserve">the </w:t>
      </w:r>
      <w:r w:rsidRPr="00286CB3">
        <w:rPr>
          <w:highlight w:val="yellow"/>
        </w:rPr>
        <w:t>Reference DTD. TI will provide the templates.</w:t>
      </w:r>
      <w:r w:rsidR="00776D73" w:rsidRPr="00286CB3">
        <w:rPr>
          <w:highlight w:val="yellow"/>
        </w:rPr>
        <w:t xml:space="preserve"> All templates should be imported and assigned to the correct module type in a “Released” state.</w:t>
      </w:r>
    </w:p>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1"/>
        <w:gridCol w:w="540"/>
        <w:gridCol w:w="568"/>
        <w:gridCol w:w="2492"/>
        <w:gridCol w:w="1440"/>
      </w:tblGrid>
      <w:tr w:rsidR="009C7DDC" w:rsidRPr="00BB198E" w14:paraId="271C7D39" w14:textId="77777777" w:rsidTr="00D06901">
        <w:trPr>
          <w:tblHeader/>
        </w:trPr>
        <w:tc>
          <w:tcPr>
            <w:tcW w:w="2441" w:type="dxa"/>
            <w:shd w:val="clear" w:color="auto" w:fill="E6E6E6"/>
          </w:tcPr>
          <w:p w14:paraId="419CEA80" w14:textId="77777777" w:rsidR="009C7DDC" w:rsidRPr="00BB198E" w:rsidRDefault="009C7DDC" w:rsidP="00F21283">
            <w:pPr>
              <w:pStyle w:val="Table-ColHead"/>
              <w:keepLines/>
              <w:rPr>
                <w:rFonts w:cs="Arial"/>
                <w:sz w:val="16"/>
                <w:szCs w:val="16"/>
              </w:rPr>
            </w:pPr>
            <w:r w:rsidRPr="00BB198E">
              <w:rPr>
                <w:rFonts w:cs="Arial"/>
                <w:sz w:val="16"/>
                <w:szCs w:val="16"/>
              </w:rPr>
              <w:lastRenderedPageBreak/>
              <w:t>Element Name</w:t>
            </w:r>
          </w:p>
        </w:tc>
        <w:tc>
          <w:tcPr>
            <w:tcW w:w="5040" w:type="dxa"/>
            <w:gridSpan w:val="4"/>
            <w:shd w:val="clear" w:color="auto" w:fill="E6E6E6"/>
          </w:tcPr>
          <w:p w14:paraId="3BDCF7D5" w14:textId="77777777" w:rsidR="009C7DDC" w:rsidRPr="00BB198E" w:rsidRDefault="009C7DDC" w:rsidP="00F21283">
            <w:pPr>
              <w:pStyle w:val="Table-ColHead"/>
              <w:keepLines/>
              <w:rPr>
                <w:rFonts w:cs="Arial"/>
                <w:bCs/>
                <w:sz w:val="16"/>
                <w:szCs w:val="16"/>
              </w:rPr>
            </w:pPr>
            <w:r w:rsidRPr="00BB198E">
              <w:rPr>
                <w:rFonts w:cs="Arial"/>
                <w:bCs/>
                <w:sz w:val="16"/>
                <w:szCs w:val="16"/>
              </w:rPr>
              <w:t>DMODULETYPE</w:t>
            </w:r>
          </w:p>
        </w:tc>
      </w:tr>
      <w:tr w:rsidR="009C7DDC" w:rsidRPr="00BB198E" w14:paraId="0EFD5498" w14:textId="77777777" w:rsidTr="00D06901">
        <w:trPr>
          <w:tblHeader/>
        </w:trPr>
        <w:tc>
          <w:tcPr>
            <w:tcW w:w="2441" w:type="dxa"/>
            <w:tcBorders>
              <w:bottom w:val="single" w:sz="4" w:space="0" w:color="auto"/>
            </w:tcBorders>
            <w:shd w:val="clear" w:color="auto" w:fill="E6E6E6"/>
          </w:tcPr>
          <w:p w14:paraId="0AFCBB31" w14:textId="77777777" w:rsidR="009C7DDC" w:rsidRPr="00BB198E" w:rsidRDefault="009C7DDC" w:rsidP="00F21283">
            <w:pPr>
              <w:pStyle w:val="Table-ColHead"/>
              <w:keepLines/>
              <w:rPr>
                <w:rFonts w:cs="Arial"/>
                <w:sz w:val="16"/>
                <w:szCs w:val="16"/>
              </w:rPr>
            </w:pPr>
            <w:r w:rsidRPr="00BB198E">
              <w:rPr>
                <w:rFonts w:cs="Arial"/>
                <w:sz w:val="16"/>
                <w:szCs w:val="16"/>
              </w:rPr>
              <w:t>Values</w:t>
            </w:r>
          </w:p>
        </w:tc>
        <w:tc>
          <w:tcPr>
            <w:tcW w:w="1108" w:type="dxa"/>
            <w:gridSpan w:val="2"/>
            <w:tcBorders>
              <w:bottom w:val="single" w:sz="4" w:space="0" w:color="auto"/>
            </w:tcBorders>
            <w:shd w:val="clear" w:color="auto" w:fill="E6E6E6"/>
          </w:tcPr>
          <w:p w14:paraId="1CA60538" w14:textId="77777777" w:rsidR="009C7DDC" w:rsidRPr="00BB198E" w:rsidRDefault="009C7DDC" w:rsidP="00F21283">
            <w:pPr>
              <w:pStyle w:val="Table-ColHead"/>
              <w:keepLines/>
              <w:jc w:val="center"/>
              <w:rPr>
                <w:rFonts w:cs="Arial"/>
                <w:sz w:val="16"/>
                <w:szCs w:val="16"/>
              </w:rPr>
            </w:pPr>
            <w:r w:rsidRPr="00BB198E">
              <w:rPr>
                <w:rFonts w:cs="Arial"/>
                <w:sz w:val="16"/>
                <w:szCs w:val="16"/>
              </w:rPr>
              <w:t>Default</w:t>
            </w:r>
          </w:p>
        </w:tc>
        <w:tc>
          <w:tcPr>
            <w:tcW w:w="2492" w:type="dxa"/>
            <w:tcBorders>
              <w:bottom w:val="single" w:sz="4" w:space="0" w:color="auto"/>
            </w:tcBorders>
            <w:shd w:val="clear" w:color="auto" w:fill="E6E6E6"/>
          </w:tcPr>
          <w:p w14:paraId="2822F496" w14:textId="77777777" w:rsidR="009C7DDC" w:rsidRPr="00BB198E" w:rsidRDefault="009C7DDC" w:rsidP="00F21283">
            <w:pPr>
              <w:pStyle w:val="Table-ColHead"/>
              <w:keepLines/>
              <w:rPr>
                <w:rFonts w:cs="Arial"/>
                <w:sz w:val="16"/>
                <w:szCs w:val="16"/>
              </w:rPr>
            </w:pPr>
            <w:r w:rsidRPr="00BB198E">
              <w:rPr>
                <w:rFonts w:cs="Arial"/>
                <w:sz w:val="16"/>
                <w:szCs w:val="16"/>
              </w:rPr>
              <w:t>Description</w:t>
            </w:r>
          </w:p>
        </w:tc>
        <w:tc>
          <w:tcPr>
            <w:tcW w:w="1440" w:type="dxa"/>
            <w:tcBorders>
              <w:bottom w:val="single" w:sz="4" w:space="0" w:color="auto"/>
            </w:tcBorders>
            <w:shd w:val="clear" w:color="auto" w:fill="E6E6E6"/>
          </w:tcPr>
          <w:p w14:paraId="600DDDA8" w14:textId="77777777" w:rsidR="009C7DDC" w:rsidRPr="00BB198E" w:rsidRDefault="009C7DDC" w:rsidP="00F21283">
            <w:pPr>
              <w:pStyle w:val="Table-ColHead"/>
              <w:keepLines/>
              <w:jc w:val="center"/>
              <w:rPr>
                <w:rFonts w:cs="Arial"/>
                <w:sz w:val="16"/>
                <w:szCs w:val="16"/>
              </w:rPr>
            </w:pPr>
            <w:r w:rsidRPr="00BB198E">
              <w:rPr>
                <w:rFonts w:cs="Arial"/>
                <w:sz w:val="16"/>
                <w:szCs w:val="16"/>
              </w:rPr>
              <w:t>Custom</w:t>
            </w:r>
          </w:p>
        </w:tc>
      </w:tr>
      <w:tr w:rsidR="002F1D91" w:rsidRPr="009B04C6" w14:paraId="5EAB0B94" w14:textId="77777777" w:rsidTr="00D06901">
        <w:tc>
          <w:tcPr>
            <w:tcW w:w="2441" w:type="dxa"/>
            <w:shd w:val="clear" w:color="auto" w:fill="A6A6A6" w:themeFill="background1" w:themeFillShade="A6"/>
            <w:vAlign w:val="center"/>
          </w:tcPr>
          <w:p w14:paraId="706B4EC0" w14:textId="008D9C9A" w:rsidR="002F1D91" w:rsidRPr="009B04C6" w:rsidRDefault="002F1D91" w:rsidP="002F1D91">
            <w:pPr>
              <w:keepNext/>
              <w:keepLines/>
              <w:suppressAutoHyphens/>
              <w:rPr>
                <w:rFonts w:ascii="Arial" w:hAnsi="Arial" w:cs="Arial"/>
                <w:sz w:val="16"/>
                <w:szCs w:val="16"/>
              </w:rPr>
            </w:pPr>
            <w:r w:rsidRPr="002F1D91">
              <w:rPr>
                <w:rFonts w:ascii="Arial" w:hAnsi="Arial" w:cs="Arial"/>
                <w:sz w:val="16"/>
                <w:szCs w:val="16"/>
              </w:rPr>
              <w:t>API Reference</w:t>
            </w:r>
          </w:p>
        </w:tc>
        <w:tc>
          <w:tcPr>
            <w:tcW w:w="1108" w:type="dxa"/>
            <w:gridSpan w:val="2"/>
            <w:shd w:val="clear" w:color="auto" w:fill="A6A6A6" w:themeFill="background1" w:themeFillShade="A6"/>
            <w:vAlign w:val="center"/>
          </w:tcPr>
          <w:p w14:paraId="5FB919DA" w14:textId="77777777" w:rsidR="002F1D91" w:rsidRPr="009B04C6" w:rsidRDefault="002F1D91" w:rsidP="002F1D91">
            <w:pPr>
              <w:pStyle w:val="Table-Text"/>
              <w:keepNext/>
              <w:keepLines/>
              <w:suppressAutoHyphens/>
              <w:rPr>
                <w:rFonts w:ascii="Arial" w:hAnsi="Arial" w:cs="Arial"/>
                <w:szCs w:val="16"/>
              </w:rPr>
            </w:pPr>
          </w:p>
        </w:tc>
        <w:tc>
          <w:tcPr>
            <w:tcW w:w="2492" w:type="dxa"/>
            <w:shd w:val="clear" w:color="auto" w:fill="A6A6A6" w:themeFill="background1" w:themeFillShade="A6"/>
            <w:vAlign w:val="center"/>
          </w:tcPr>
          <w:p w14:paraId="5B21B502" w14:textId="77777777"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 xml:space="preserve"> </w:t>
            </w:r>
          </w:p>
        </w:tc>
        <w:tc>
          <w:tcPr>
            <w:tcW w:w="1440" w:type="dxa"/>
            <w:shd w:val="clear" w:color="auto" w:fill="A6A6A6" w:themeFill="background1" w:themeFillShade="A6"/>
            <w:vAlign w:val="center"/>
          </w:tcPr>
          <w:p w14:paraId="3729EE63" w14:textId="77777777"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No</w:t>
            </w:r>
          </w:p>
        </w:tc>
      </w:tr>
      <w:tr w:rsidR="002F1D91" w:rsidRPr="009B04C6" w14:paraId="35CB8334" w14:textId="77777777" w:rsidTr="00D06901">
        <w:tc>
          <w:tcPr>
            <w:tcW w:w="2441" w:type="dxa"/>
            <w:shd w:val="clear" w:color="auto" w:fill="A6A6A6" w:themeFill="background1" w:themeFillShade="A6"/>
            <w:vAlign w:val="center"/>
          </w:tcPr>
          <w:p w14:paraId="62E80EC5" w14:textId="280730A1" w:rsidR="002F1D91" w:rsidRPr="009B04C6" w:rsidRDefault="002F1D91" w:rsidP="002F1D91">
            <w:pPr>
              <w:keepNext/>
              <w:keepLines/>
              <w:suppressAutoHyphens/>
              <w:rPr>
                <w:rFonts w:ascii="Arial" w:hAnsi="Arial" w:cs="Arial"/>
                <w:sz w:val="16"/>
                <w:szCs w:val="16"/>
              </w:rPr>
            </w:pPr>
            <w:r w:rsidRPr="002F1D91">
              <w:rPr>
                <w:rFonts w:ascii="Arial" w:hAnsi="Arial" w:cs="Arial"/>
                <w:sz w:val="16"/>
                <w:szCs w:val="16"/>
              </w:rPr>
              <w:t>Concept</w:t>
            </w:r>
          </w:p>
        </w:tc>
        <w:tc>
          <w:tcPr>
            <w:tcW w:w="1108" w:type="dxa"/>
            <w:gridSpan w:val="2"/>
            <w:shd w:val="clear" w:color="auto" w:fill="A6A6A6" w:themeFill="background1" w:themeFillShade="A6"/>
            <w:vAlign w:val="center"/>
          </w:tcPr>
          <w:p w14:paraId="7B8B8BE1" w14:textId="77777777" w:rsidR="002F1D91" w:rsidRPr="009B04C6" w:rsidRDefault="002F1D91" w:rsidP="002F1D91">
            <w:pPr>
              <w:pStyle w:val="Table-Text"/>
              <w:keepNext/>
              <w:keepLines/>
              <w:suppressAutoHyphens/>
              <w:rPr>
                <w:rFonts w:ascii="Arial" w:hAnsi="Arial" w:cs="Arial"/>
                <w:szCs w:val="16"/>
              </w:rPr>
            </w:pPr>
          </w:p>
        </w:tc>
        <w:tc>
          <w:tcPr>
            <w:tcW w:w="2492" w:type="dxa"/>
            <w:shd w:val="clear" w:color="auto" w:fill="A6A6A6" w:themeFill="background1" w:themeFillShade="A6"/>
            <w:vAlign w:val="center"/>
          </w:tcPr>
          <w:p w14:paraId="338241A8" w14:textId="77777777"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 xml:space="preserve"> </w:t>
            </w:r>
          </w:p>
        </w:tc>
        <w:tc>
          <w:tcPr>
            <w:tcW w:w="1440" w:type="dxa"/>
            <w:shd w:val="clear" w:color="auto" w:fill="A6A6A6" w:themeFill="background1" w:themeFillShade="A6"/>
            <w:vAlign w:val="center"/>
          </w:tcPr>
          <w:p w14:paraId="271D9AE1" w14:textId="77777777"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No</w:t>
            </w:r>
          </w:p>
        </w:tc>
      </w:tr>
      <w:tr w:rsidR="002F1D91" w:rsidRPr="009B04C6" w14:paraId="37FE267D" w14:textId="77777777" w:rsidTr="00D06901">
        <w:tc>
          <w:tcPr>
            <w:tcW w:w="2441" w:type="dxa"/>
            <w:shd w:val="clear" w:color="auto" w:fill="AEAAAA" w:themeFill="background2" w:themeFillShade="BF"/>
            <w:vAlign w:val="center"/>
          </w:tcPr>
          <w:p w14:paraId="5B753715" w14:textId="00710D6D" w:rsidR="002F1D91" w:rsidRPr="007C345B" w:rsidRDefault="002F1D91" w:rsidP="002F1D91">
            <w:pPr>
              <w:keepNext/>
              <w:keepLines/>
              <w:suppressAutoHyphens/>
              <w:rPr>
                <w:rFonts w:ascii="Arial" w:hAnsi="Arial" w:cs="Arial"/>
                <w:strike/>
                <w:sz w:val="16"/>
                <w:szCs w:val="16"/>
                <w:highlight w:val="yellow"/>
              </w:rPr>
            </w:pPr>
            <w:proofErr w:type="spellStart"/>
            <w:r w:rsidRPr="007C345B">
              <w:rPr>
                <w:rFonts w:ascii="Arial" w:hAnsi="Arial" w:cs="Arial"/>
                <w:strike/>
                <w:sz w:val="16"/>
                <w:szCs w:val="16"/>
                <w:highlight w:val="yellow"/>
              </w:rPr>
              <w:t>Dita</w:t>
            </w:r>
            <w:proofErr w:type="spellEnd"/>
            <w:r w:rsidRPr="007C345B">
              <w:rPr>
                <w:rFonts w:ascii="Arial" w:hAnsi="Arial" w:cs="Arial"/>
                <w:strike/>
                <w:sz w:val="16"/>
                <w:szCs w:val="16"/>
                <w:highlight w:val="yellow"/>
              </w:rPr>
              <w:t xml:space="preserve"> Composite</w:t>
            </w:r>
          </w:p>
        </w:tc>
        <w:tc>
          <w:tcPr>
            <w:tcW w:w="1108" w:type="dxa"/>
            <w:gridSpan w:val="2"/>
            <w:shd w:val="clear" w:color="auto" w:fill="AEAAAA" w:themeFill="background2" w:themeFillShade="BF"/>
            <w:vAlign w:val="center"/>
          </w:tcPr>
          <w:p w14:paraId="3ACF0EA0"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3470DC7A"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 xml:space="preserve"> </w:t>
            </w:r>
          </w:p>
        </w:tc>
        <w:tc>
          <w:tcPr>
            <w:tcW w:w="1440" w:type="dxa"/>
            <w:shd w:val="clear" w:color="auto" w:fill="AEAAAA" w:themeFill="background2" w:themeFillShade="BF"/>
            <w:vAlign w:val="center"/>
          </w:tcPr>
          <w:p w14:paraId="68C711AE"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42E10182" w14:textId="77777777" w:rsidTr="00D06901">
        <w:tc>
          <w:tcPr>
            <w:tcW w:w="2441" w:type="dxa"/>
            <w:shd w:val="clear" w:color="auto" w:fill="AEAAAA" w:themeFill="background2" w:themeFillShade="BF"/>
            <w:vAlign w:val="center"/>
          </w:tcPr>
          <w:p w14:paraId="2C1760EE" w14:textId="446E1A2C" w:rsidR="002F1D91" w:rsidRPr="007C345B" w:rsidRDefault="002F1D91" w:rsidP="002F1D91">
            <w:pPr>
              <w:keepNext/>
              <w:keepLines/>
              <w:suppressAutoHyphens/>
              <w:rPr>
                <w:rFonts w:ascii="Arial" w:hAnsi="Arial" w:cs="Arial"/>
                <w:strike/>
                <w:sz w:val="16"/>
                <w:szCs w:val="16"/>
                <w:highlight w:val="yellow"/>
              </w:rPr>
            </w:pPr>
            <w:proofErr w:type="spellStart"/>
            <w:r w:rsidRPr="007C345B">
              <w:rPr>
                <w:rFonts w:ascii="Arial" w:hAnsi="Arial" w:cs="Arial"/>
                <w:strike/>
                <w:sz w:val="16"/>
                <w:szCs w:val="16"/>
                <w:highlight w:val="yellow"/>
              </w:rPr>
              <w:t>Ditabase</w:t>
            </w:r>
            <w:proofErr w:type="spellEnd"/>
          </w:p>
        </w:tc>
        <w:tc>
          <w:tcPr>
            <w:tcW w:w="1108" w:type="dxa"/>
            <w:gridSpan w:val="2"/>
            <w:shd w:val="clear" w:color="auto" w:fill="AEAAAA" w:themeFill="background2" w:themeFillShade="BF"/>
            <w:vAlign w:val="center"/>
          </w:tcPr>
          <w:p w14:paraId="17EE43EF"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2AB0E784"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 xml:space="preserve"> </w:t>
            </w:r>
          </w:p>
        </w:tc>
        <w:tc>
          <w:tcPr>
            <w:tcW w:w="1440" w:type="dxa"/>
            <w:shd w:val="clear" w:color="auto" w:fill="AEAAAA" w:themeFill="background2" w:themeFillShade="BF"/>
            <w:vAlign w:val="center"/>
          </w:tcPr>
          <w:p w14:paraId="5FAE7590"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349A0830" w14:textId="77777777" w:rsidTr="00D06901">
        <w:tc>
          <w:tcPr>
            <w:tcW w:w="2441" w:type="dxa"/>
            <w:shd w:val="clear" w:color="auto" w:fill="AEAAAA" w:themeFill="background2" w:themeFillShade="BF"/>
            <w:vAlign w:val="center"/>
          </w:tcPr>
          <w:p w14:paraId="4D03BD28" w14:textId="3EF5C838"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General Task</w:t>
            </w:r>
          </w:p>
        </w:tc>
        <w:tc>
          <w:tcPr>
            <w:tcW w:w="1108" w:type="dxa"/>
            <w:gridSpan w:val="2"/>
            <w:shd w:val="clear" w:color="auto" w:fill="AEAAAA" w:themeFill="background2" w:themeFillShade="BF"/>
            <w:vAlign w:val="center"/>
          </w:tcPr>
          <w:p w14:paraId="237C74B6"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78962109"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327E5BF1"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3233956A" w14:textId="77777777" w:rsidTr="00D06901">
        <w:tc>
          <w:tcPr>
            <w:tcW w:w="2441" w:type="dxa"/>
            <w:shd w:val="clear" w:color="auto" w:fill="AEAAAA" w:themeFill="background2" w:themeFillShade="BF"/>
            <w:vAlign w:val="center"/>
          </w:tcPr>
          <w:p w14:paraId="1438F8E6" w14:textId="36D4D166" w:rsidR="002F1D91" w:rsidRPr="009B04C6" w:rsidRDefault="002F1D91" w:rsidP="002F1D91">
            <w:pPr>
              <w:keepNext/>
              <w:keepLines/>
              <w:suppressAutoHyphens/>
              <w:rPr>
                <w:rFonts w:ascii="Arial" w:hAnsi="Arial" w:cs="Arial"/>
                <w:sz w:val="16"/>
                <w:szCs w:val="16"/>
              </w:rPr>
            </w:pPr>
            <w:r w:rsidRPr="002F1D91">
              <w:rPr>
                <w:rFonts w:ascii="Arial" w:hAnsi="Arial" w:cs="Arial"/>
                <w:sz w:val="16"/>
                <w:szCs w:val="16"/>
              </w:rPr>
              <w:t>Glossary Entry</w:t>
            </w:r>
          </w:p>
        </w:tc>
        <w:tc>
          <w:tcPr>
            <w:tcW w:w="1108" w:type="dxa"/>
            <w:gridSpan w:val="2"/>
            <w:shd w:val="clear" w:color="auto" w:fill="AEAAAA" w:themeFill="background2" w:themeFillShade="BF"/>
            <w:vAlign w:val="center"/>
          </w:tcPr>
          <w:p w14:paraId="68B152C3" w14:textId="77777777" w:rsidR="002F1D91" w:rsidRPr="009B04C6" w:rsidRDefault="002F1D91" w:rsidP="002F1D91">
            <w:pPr>
              <w:pStyle w:val="Table-Text"/>
              <w:keepNext/>
              <w:keepLines/>
              <w:suppressAutoHyphens/>
              <w:rPr>
                <w:rFonts w:ascii="Arial" w:hAnsi="Arial" w:cs="Arial"/>
                <w:szCs w:val="16"/>
              </w:rPr>
            </w:pPr>
          </w:p>
        </w:tc>
        <w:tc>
          <w:tcPr>
            <w:tcW w:w="2492" w:type="dxa"/>
            <w:shd w:val="clear" w:color="auto" w:fill="AEAAAA" w:themeFill="background2" w:themeFillShade="BF"/>
            <w:vAlign w:val="center"/>
          </w:tcPr>
          <w:p w14:paraId="75C1006B" w14:textId="77777777" w:rsidR="002F1D91" w:rsidRPr="009B04C6" w:rsidRDefault="002F1D91" w:rsidP="002F1D91">
            <w:pPr>
              <w:pStyle w:val="Table-Text"/>
              <w:keepNext/>
              <w:keepLines/>
              <w:suppressAutoHyphens/>
              <w:rPr>
                <w:rFonts w:ascii="Arial" w:hAnsi="Arial" w:cs="Arial"/>
                <w:szCs w:val="16"/>
              </w:rPr>
            </w:pPr>
          </w:p>
        </w:tc>
        <w:tc>
          <w:tcPr>
            <w:tcW w:w="1440" w:type="dxa"/>
            <w:shd w:val="clear" w:color="auto" w:fill="AEAAAA" w:themeFill="background2" w:themeFillShade="BF"/>
            <w:vAlign w:val="center"/>
          </w:tcPr>
          <w:p w14:paraId="0839F333" w14:textId="77777777"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No</w:t>
            </w:r>
          </w:p>
        </w:tc>
      </w:tr>
      <w:tr w:rsidR="002F1D91" w:rsidRPr="009B04C6" w14:paraId="4EBDDACC" w14:textId="77777777" w:rsidTr="00D06901">
        <w:tc>
          <w:tcPr>
            <w:tcW w:w="2441" w:type="dxa"/>
            <w:shd w:val="clear" w:color="auto" w:fill="AEAAAA" w:themeFill="background2" w:themeFillShade="BF"/>
            <w:vAlign w:val="center"/>
          </w:tcPr>
          <w:p w14:paraId="7FF7CB96" w14:textId="3B7C9A01" w:rsidR="002F1D91" w:rsidRPr="009B04C6" w:rsidRDefault="002F1D91" w:rsidP="002F1D91">
            <w:pPr>
              <w:keepNext/>
              <w:keepLines/>
              <w:suppressAutoHyphens/>
              <w:rPr>
                <w:rFonts w:ascii="Arial" w:hAnsi="Arial" w:cs="Arial"/>
                <w:sz w:val="16"/>
                <w:szCs w:val="16"/>
              </w:rPr>
            </w:pPr>
            <w:r w:rsidRPr="002F1D91">
              <w:rPr>
                <w:rFonts w:ascii="Arial" w:hAnsi="Arial" w:cs="Arial"/>
                <w:sz w:val="16"/>
                <w:szCs w:val="16"/>
              </w:rPr>
              <w:t>Glossary Group</w:t>
            </w:r>
          </w:p>
        </w:tc>
        <w:tc>
          <w:tcPr>
            <w:tcW w:w="1108" w:type="dxa"/>
            <w:gridSpan w:val="2"/>
            <w:shd w:val="clear" w:color="auto" w:fill="AEAAAA" w:themeFill="background2" w:themeFillShade="BF"/>
            <w:vAlign w:val="center"/>
          </w:tcPr>
          <w:p w14:paraId="604A2FA7" w14:textId="77777777" w:rsidR="002F1D91" w:rsidRPr="009B04C6" w:rsidRDefault="002F1D91" w:rsidP="002F1D91">
            <w:pPr>
              <w:pStyle w:val="Table-Text"/>
              <w:keepNext/>
              <w:keepLines/>
              <w:suppressAutoHyphens/>
              <w:rPr>
                <w:rFonts w:ascii="Arial" w:hAnsi="Arial" w:cs="Arial"/>
                <w:szCs w:val="16"/>
              </w:rPr>
            </w:pPr>
          </w:p>
        </w:tc>
        <w:tc>
          <w:tcPr>
            <w:tcW w:w="2492" w:type="dxa"/>
            <w:shd w:val="clear" w:color="auto" w:fill="AEAAAA" w:themeFill="background2" w:themeFillShade="BF"/>
            <w:vAlign w:val="center"/>
          </w:tcPr>
          <w:p w14:paraId="191304BE" w14:textId="77777777" w:rsidR="002F1D91" w:rsidRPr="009B04C6" w:rsidRDefault="002F1D91" w:rsidP="002F1D91">
            <w:pPr>
              <w:pStyle w:val="Table-Text"/>
              <w:keepNext/>
              <w:keepLines/>
              <w:suppressAutoHyphens/>
              <w:rPr>
                <w:rFonts w:ascii="Arial" w:hAnsi="Arial" w:cs="Arial"/>
                <w:szCs w:val="16"/>
              </w:rPr>
            </w:pPr>
          </w:p>
        </w:tc>
        <w:tc>
          <w:tcPr>
            <w:tcW w:w="1440" w:type="dxa"/>
            <w:shd w:val="clear" w:color="auto" w:fill="AEAAAA" w:themeFill="background2" w:themeFillShade="BF"/>
            <w:vAlign w:val="center"/>
          </w:tcPr>
          <w:p w14:paraId="09A9B628" w14:textId="77777777"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No</w:t>
            </w:r>
          </w:p>
        </w:tc>
      </w:tr>
      <w:tr w:rsidR="002F1D91" w:rsidRPr="009B04C6" w14:paraId="44B8A162" w14:textId="77777777" w:rsidTr="00D06901">
        <w:tc>
          <w:tcPr>
            <w:tcW w:w="2441" w:type="dxa"/>
            <w:shd w:val="clear" w:color="auto" w:fill="AEAAAA" w:themeFill="background2" w:themeFillShade="BF"/>
            <w:vAlign w:val="center"/>
          </w:tcPr>
          <w:p w14:paraId="647F9BC6" w14:textId="72076C95"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Learning Assessment</w:t>
            </w:r>
          </w:p>
        </w:tc>
        <w:tc>
          <w:tcPr>
            <w:tcW w:w="1108" w:type="dxa"/>
            <w:gridSpan w:val="2"/>
            <w:shd w:val="clear" w:color="auto" w:fill="AEAAAA" w:themeFill="background2" w:themeFillShade="BF"/>
            <w:vAlign w:val="center"/>
          </w:tcPr>
          <w:p w14:paraId="0E87E8B4"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0EF6F8D7"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33B51378"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51047269" w14:textId="77777777" w:rsidTr="00D06901">
        <w:tc>
          <w:tcPr>
            <w:tcW w:w="2441" w:type="dxa"/>
            <w:shd w:val="clear" w:color="auto" w:fill="AEAAAA" w:themeFill="background2" w:themeFillShade="BF"/>
            <w:vAlign w:val="center"/>
          </w:tcPr>
          <w:p w14:paraId="7A140EAE" w14:textId="497E7B14"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Learning Content</w:t>
            </w:r>
          </w:p>
        </w:tc>
        <w:tc>
          <w:tcPr>
            <w:tcW w:w="1108" w:type="dxa"/>
            <w:gridSpan w:val="2"/>
            <w:shd w:val="clear" w:color="auto" w:fill="AEAAAA" w:themeFill="background2" w:themeFillShade="BF"/>
            <w:vAlign w:val="center"/>
          </w:tcPr>
          <w:p w14:paraId="6E84207F"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5DDF8891"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63871A2F"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55DA2E4D" w14:textId="77777777" w:rsidTr="00D06901">
        <w:tc>
          <w:tcPr>
            <w:tcW w:w="2441" w:type="dxa"/>
            <w:shd w:val="clear" w:color="auto" w:fill="AEAAAA" w:themeFill="background2" w:themeFillShade="BF"/>
            <w:vAlign w:val="center"/>
          </w:tcPr>
          <w:p w14:paraId="32A61138" w14:textId="2303F28B"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Learning Overview</w:t>
            </w:r>
          </w:p>
        </w:tc>
        <w:tc>
          <w:tcPr>
            <w:tcW w:w="1108" w:type="dxa"/>
            <w:gridSpan w:val="2"/>
            <w:shd w:val="clear" w:color="auto" w:fill="AEAAAA" w:themeFill="background2" w:themeFillShade="BF"/>
            <w:vAlign w:val="center"/>
          </w:tcPr>
          <w:p w14:paraId="27EF5A7A"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246EB896"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46AC2A29"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4977A811" w14:textId="77777777" w:rsidTr="00D06901">
        <w:tc>
          <w:tcPr>
            <w:tcW w:w="2441" w:type="dxa"/>
            <w:shd w:val="clear" w:color="auto" w:fill="AEAAAA" w:themeFill="background2" w:themeFillShade="BF"/>
            <w:vAlign w:val="center"/>
          </w:tcPr>
          <w:p w14:paraId="2E2F1DC9" w14:textId="6AFE57A5"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Learning Plan</w:t>
            </w:r>
          </w:p>
        </w:tc>
        <w:tc>
          <w:tcPr>
            <w:tcW w:w="1108" w:type="dxa"/>
            <w:gridSpan w:val="2"/>
            <w:shd w:val="clear" w:color="auto" w:fill="AEAAAA" w:themeFill="background2" w:themeFillShade="BF"/>
            <w:vAlign w:val="center"/>
          </w:tcPr>
          <w:p w14:paraId="60966B61"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05A24D65"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3E7FD769"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66E2C46F" w14:textId="77777777" w:rsidTr="00D06901">
        <w:tc>
          <w:tcPr>
            <w:tcW w:w="2441" w:type="dxa"/>
            <w:shd w:val="clear" w:color="auto" w:fill="AEAAAA" w:themeFill="background2" w:themeFillShade="BF"/>
            <w:vAlign w:val="center"/>
          </w:tcPr>
          <w:p w14:paraId="0E77749D" w14:textId="41C3649A"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Learning Summary</w:t>
            </w:r>
          </w:p>
        </w:tc>
        <w:tc>
          <w:tcPr>
            <w:tcW w:w="1108" w:type="dxa"/>
            <w:gridSpan w:val="2"/>
            <w:shd w:val="clear" w:color="auto" w:fill="AEAAAA" w:themeFill="background2" w:themeFillShade="BF"/>
            <w:vAlign w:val="center"/>
          </w:tcPr>
          <w:p w14:paraId="17C155BF"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6F034864"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6BFD1385"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231C8DD6" w14:textId="77777777" w:rsidTr="00D06901">
        <w:tc>
          <w:tcPr>
            <w:tcW w:w="2441" w:type="dxa"/>
            <w:shd w:val="clear" w:color="auto" w:fill="AEAAAA" w:themeFill="background2" w:themeFillShade="BF"/>
            <w:vAlign w:val="center"/>
          </w:tcPr>
          <w:p w14:paraId="2496BE8D" w14:textId="496D472B"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Machinery Task</w:t>
            </w:r>
          </w:p>
        </w:tc>
        <w:tc>
          <w:tcPr>
            <w:tcW w:w="1108" w:type="dxa"/>
            <w:gridSpan w:val="2"/>
            <w:shd w:val="clear" w:color="auto" w:fill="AEAAAA" w:themeFill="background2" w:themeFillShade="BF"/>
            <w:vAlign w:val="center"/>
          </w:tcPr>
          <w:p w14:paraId="4618F419"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46594ADC"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6A99A359" w14:textId="77777777"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63B17E9D" w14:textId="77777777" w:rsidTr="00D06901">
        <w:tc>
          <w:tcPr>
            <w:tcW w:w="2441" w:type="dxa"/>
            <w:shd w:val="clear" w:color="auto" w:fill="A6A6A6" w:themeFill="background1" w:themeFillShade="A6"/>
            <w:vAlign w:val="center"/>
          </w:tcPr>
          <w:p w14:paraId="76B69743" w14:textId="00501C4F" w:rsidR="002F1D91" w:rsidRPr="009B04C6" w:rsidRDefault="002F1D91" w:rsidP="002F1D91">
            <w:pPr>
              <w:keepNext/>
              <w:keepLines/>
              <w:suppressAutoHyphens/>
              <w:rPr>
                <w:rFonts w:ascii="Arial" w:hAnsi="Arial" w:cs="Arial"/>
                <w:sz w:val="16"/>
                <w:szCs w:val="16"/>
              </w:rPr>
            </w:pPr>
            <w:r w:rsidRPr="002F1D91">
              <w:rPr>
                <w:rFonts w:ascii="Arial" w:hAnsi="Arial" w:cs="Arial"/>
                <w:sz w:val="16"/>
                <w:szCs w:val="16"/>
              </w:rPr>
              <w:t>Reference</w:t>
            </w:r>
          </w:p>
        </w:tc>
        <w:tc>
          <w:tcPr>
            <w:tcW w:w="1108" w:type="dxa"/>
            <w:gridSpan w:val="2"/>
            <w:shd w:val="clear" w:color="auto" w:fill="A6A6A6" w:themeFill="background1" w:themeFillShade="A6"/>
            <w:vAlign w:val="center"/>
          </w:tcPr>
          <w:p w14:paraId="55D5DDF9" w14:textId="77777777" w:rsidR="002F1D91" w:rsidRPr="009B04C6" w:rsidRDefault="002F1D91" w:rsidP="002F1D91">
            <w:pPr>
              <w:pStyle w:val="Table-Text"/>
              <w:keepNext/>
              <w:keepLines/>
              <w:suppressAutoHyphens/>
              <w:rPr>
                <w:rFonts w:ascii="Arial" w:hAnsi="Arial" w:cs="Arial"/>
                <w:szCs w:val="16"/>
              </w:rPr>
            </w:pPr>
          </w:p>
        </w:tc>
        <w:tc>
          <w:tcPr>
            <w:tcW w:w="2492" w:type="dxa"/>
            <w:shd w:val="clear" w:color="auto" w:fill="A6A6A6" w:themeFill="background1" w:themeFillShade="A6"/>
            <w:vAlign w:val="center"/>
          </w:tcPr>
          <w:p w14:paraId="08B18462" w14:textId="77777777" w:rsidR="002F1D91" w:rsidRPr="009B04C6" w:rsidRDefault="002F1D91" w:rsidP="002F1D91">
            <w:pPr>
              <w:pStyle w:val="Table-Text"/>
              <w:keepNext/>
              <w:keepLines/>
              <w:suppressAutoHyphens/>
              <w:rPr>
                <w:rFonts w:ascii="Arial" w:hAnsi="Arial" w:cs="Arial"/>
                <w:szCs w:val="16"/>
              </w:rPr>
            </w:pPr>
          </w:p>
        </w:tc>
        <w:tc>
          <w:tcPr>
            <w:tcW w:w="1440" w:type="dxa"/>
            <w:shd w:val="clear" w:color="auto" w:fill="A6A6A6" w:themeFill="background1" w:themeFillShade="A6"/>
            <w:vAlign w:val="center"/>
          </w:tcPr>
          <w:p w14:paraId="1D305ECC" w14:textId="78D3E6A7"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No</w:t>
            </w:r>
          </w:p>
        </w:tc>
      </w:tr>
      <w:tr w:rsidR="002F1D91" w:rsidRPr="009B04C6" w14:paraId="3B4D7E59" w14:textId="77777777" w:rsidTr="00D06901">
        <w:tc>
          <w:tcPr>
            <w:tcW w:w="2441" w:type="dxa"/>
            <w:shd w:val="clear" w:color="auto" w:fill="A6A6A6" w:themeFill="background1" w:themeFillShade="A6"/>
            <w:vAlign w:val="center"/>
          </w:tcPr>
          <w:p w14:paraId="762B3607" w14:textId="26F4DF9F" w:rsidR="002F1D91" w:rsidRPr="002F1D91" w:rsidRDefault="002F1D91" w:rsidP="002F1D91">
            <w:pPr>
              <w:keepNext/>
              <w:keepLines/>
              <w:suppressAutoHyphens/>
              <w:rPr>
                <w:rFonts w:ascii="Arial" w:hAnsi="Arial" w:cs="Arial"/>
                <w:sz w:val="16"/>
                <w:szCs w:val="16"/>
              </w:rPr>
            </w:pPr>
            <w:r w:rsidRPr="002F1D91">
              <w:rPr>
                <w:rFonts w:ascii="Arial" w:hAnsi="Arial" w:cs="Arial"/>
                <w:sz w:val="16"/>
                <w:szCs w:val="16"/>
              </w:rPr>
              <w:t>Task</w:t>
            </w:r>
          </w:p>
        </w:tc>
        <w:tc>
          <w:tcPr>
            <w:tcW w:w="1108" w:type="dxa"/>
            <w:gridSpan w:val="2"/>
            <w:shd w:val="clear" w:color="auto" w:fill="A6A6A6" w:themeFill="background1" w:themeFillShade="A6"/>
            <w:vAlign w:val="center"/>
          </w:tcPr>
          <w:p w14:paraId="72C4AC9E" w14:textId="77777777" w:rsidR="002F1D91" w:rsidRPr="009B04C6" w:rsidRDefault="002F1D91" w:rsidP="002F1D91">
            <w:pPr>
              <w:pStyle w:val="Table-Text"/>
              <w:keepNext/>
              <w:keepLines/>
              <w:suppressAutoHyphens/>
              <w:rPr>
                <w:rFonts w:ascii="Arial" w:hAnsi="Arial" w:cs="Arial"/>
                <w:szCs w:val="16"/>
              </w:rPr>
            </w:pPr>
          </w:p>
        </w:tc>
        <w:tc>
          <w:tcPr>
            <w:tcW w:w="2492" w:type="dxa"/>
            <w:shd w:val="clear" w:color="auto" w:fill="A6A6A6" w:themeFill="background1" w:themeFillShade="A6"/>
            <w:vAlign w:val="center"/>
          </w:tcPr>
          <w:p w14:paraId="7E1F0FD2" w14:textId="77777777" w:rsidR="002F1D91" w:rsidRPr="009B04C6" w:rsidRDefault="002F1D91" w:rsidP="002F1D91">
            <w:pPr>
              <w:pStyle w:val="Table-Text"/>
              <w:keepNext/>
              <w:keepLines/>
              <w:suppressAutoHyphens/>
              <w:rPr>
                <w:rFonts w:ascii="Arial" w:hAnsi="Arial" w:cs="Arial"/>
                <w:szCs w:val="16"/>
              </w:rPr>
            </w:pPr>
          </w:p>
        </w:tc>
        <w:tc>
          <w:tcPr>
            <w:tcW w:w="1440" w:type="dxa"/>
            <w:shd w:val="clear" w:color="auto" w:fill="A6A6A6" w:themeFill="background1" w:themeFillShade="A6"/>
            <w:vAlign w:val="center"/>
          </w:tcPr>
          <w:p w14:paraId="08AEF72F" w14:textId="74449E62" w:rsidR="002F1D91" w:rsidRPr="009B04C6" w:rsidRDefault="002F1D91" w:rsidP="002F1D91">
            <w:pPr>
              <w:pStyle w:val="Table-Text"/>
              <w:keepNext/>
              <w:keepLines/>
              <w:suppressAutoHyphens/>
              <w:rPr>
                <w:rFonts w:ascii="Arial" w:hAnsi="Arial" w:cs="Arial"/>
                <w:szCs w:val="16"/>
              </w:rPr>
            </w:pPr>
            <w:r w:rsidRPr="009B04C6">
              <w:rPr>
                <w:rFonts w:ascii="Arial" w:hAnsi="Arial" w:cs="Arial"/>
                <w:szCs w:val="16"/>
              </w:rPr>
              <w:t>No</w:t>
            </w:r>
          </w:p>
        </w:tc>
      </w:tr>
      <w:tr w:rsidR="002F1D91" w:rsidRPr="009B04C6" w14:paraId="7D593D0F" w14:textId="77777777" w:rsidTr="00D06901">
        <w:tc>
          <w:tcPr>
            <w:tcW w:w="2441" w:type="dxa"/>
            <w:shd w:val="clear" w:color="auto" w:fill="AEAAAA" w:themeFill="background2" w:themeFillShade="BF"/>
            <w:vAlign w:val="center"/>
          </w:tcPr>
          <w:p w14:paraId="309780E7" w14:textId="63886008"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Topic</w:t>
            </w:r>
          </w:p>
        </w:tc>
        <w:tc>
          <w:tcPr>
            <w:tcW w:w="1108" w:type="dxa"/>
            <w:gridSpan w:val="2"/>
            <w:shd w:val="clear" w:color="auto" w:fill="AEAAAA" w:themeFill="background2" w:themeFillShade="BF"/>
            <w:vAlign w:val="center"/>
          </w:tcPr>
          <w:p w14:paraId="3F38E40D"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EAAAA" w:themeFill="background2" w:themeFillShade="BF"/>
            <w:vAlign w:val="center"/>
          </w:tcPr>
          <w:p w14:paraId="0491A12A"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EAAAA" w:themeFill="background2" w:themeFillShade="BF"/>
            <w:vAlign w:val="center"/>
          </w:tcPr>
          <w:p w14:paraId="61E084F3" w14:textId="077D106A"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2ECFCF32" w14:textId="77777777" w:rsidTr="00D06901">
        <w:tc>
          <w:tcPr>
            <w:tcW w:w="2441" w:type="dxa"/>
            <w:shd w:val="clear" w:color="auto" w:fill="A6A6A6" w:themeFill="background1" w:themeFillShade="A6"/>
            <w:vAlign w:val="center"/>
          </w:tcPr>
          <w:p w14:paraId="3583E5BE" w14:textId="754C72F3" w:rsidR="002F1D91" w:rsidRPr="007C345B" w:rsidRDefault="002F1D91" w:rsidP="002F1D91">
            <w:pPr>
              <w:keepNext/>
              <w:keepLines/>
              <w:suppressAutoHyphens/>
              <w:rPr>
                <w:rFonts w:ascii="Arial" w:hAnsi="Arial" w:cs="Arial"/>
                <w:strike/>
                <w:sz w:val="16"/>
                <w:szCs w:val="16"/>
                <w:highlight w:val="yellow"/>
              </w:rPr>
            </w:pPr>
            <w:r w:rsidRPr="007C345B">
              <w:rPr>
                <w:rFonts w:ascii="Arial" w:hAnsi="Arial" w:cs="Arial"/>
                <w:strike/>
                <w:sz w:val="16"/>
                <w:szCs w:val="16"/>
                <w:highlight w:val="yellow"/>
              </w:rPr>
              <w:t>Troubleshooting</w:t>
            </w:r>
          </w:p>
        </w:tc>
        <w:tc>
          <w:tcPr>
            <w:tcW w:w="1108" w:type="dxa"/>
            <w:gridSpan w:val="2"/>
            <w:shd w:val="clear" w:color="auto" w:fill="A6A6A6" w:themeFill="background1" w:themeFillShade="A6"/>
            <w:vAlign w:val="center"/>
          </w:tcPr>
          <w:p w14:paraId="20117B19"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2492" w:type="dxa"/>
            <w:shd w:val="clear" w:color="auto" w:fill="A6A6A6" w:themeFill="background1" w:themeFillShade="A6"/>
            <w:vAlign w:val="center"/>
          </w:tcPr>
          <w:p w14:paraId="59AC3616" w14:textId="77777777" w:rsidR="002F1D91" w:rsidRPr="007C345B" w:rsidRDefault="002F1D91" w:rsidP="002F1D91">
            <w:pPr>
              <w:pStyle w:val="Table-Text"/>
              <w:keepNext/>
              <w:keepLines/>
              <w:suppressAutoHyphens/>
              <w:rPr>
                <w:rFonts w:ascii="Arial" w:hAnsi="Arial" w:cs="Arial"/>
                <w:strike/>
                <w:szCs w:val="16"/>
                <w:highlight w:val="yellow"/>
              </w:rPr>
            </w:pPr>
          </w:p>
        </w:tc>
        <w:tc>
          <w:tcPr>
            <w:tcW w:w="1440" w:type="dxa"/>
            <w:shd w:val="clear" w:color="auto" w:fill="A6A6A6" w:themeFill="background1" w:themeFillShade="A6"/>
            <w:vAlign w:val="center"/>
          </w:tcPr>
          <w:p w14:paraId="3EA3D930" w14:textId="63EB5AE4" w:rsidR="002F1D91" w:rsidRPr="007C345B" w:rsidRDefault="002F1D91" w:rsidP="002F1D91">
            <w:pPr>
              <w:pStyle w:val="Table-Text"/>
              <w:keepNext/>
              <w:keepLines/>
              <w:suppressAutoHyphens/>
              <w:rPr>
                <w:rFonts w:ascii="Arial" w:hAnsi="Arial" w:cs="Arial"/>
                <w:strike/>
                <w:szCs w:val="16"/>
                <w:highlight w:val="yellow"/>
              </w:rPr>
            </w:pPr>
            <w:r w:rsidRPr="007C345B">
              <w:rPr>
                <w:rFonts w:ascii="Arial" w:hAnsi="Arial" w:cs="Arial"/>
                <w:strike/>
                <w:szCs w:val="16"/>
                <w:highlight w:val="yellow"/>
              </w:rPr>
              <w:t>No</w:t>
            </w:r>
          </w:p>
        </w:tc>
      </w:tr>
      <w:tr w:rsidR="002F1D91" w:rsidRPr="009B04C6" w14:paraId="44FE28CA" w14:textId="77777777" w:rsidTr="00B26B2D">
        <w:tc>
          <w:tcPr>
            <w:tcW w:w="2981" w:type="dxa"/>
            <w:gridSpan w:val="2"/>
            <w:vAlign w:val="center"/>
          </w:tcPr>
          <w:p w14:paraId="518F6BF1" w14:textId="7A11A315" w:rsidR="002F1D91" w:rsidRPr="002F1D91" w:rsidRDefault="000447D7" w:rsidP="002F1D91">
            <w:pPr>
              <w:keepNext/>
              <w:keepLines/>
              <w:suppressAutoHyphens/>
              <w:rPr>
                <w:rFonts w:ascii="Arial" w:hAnsi="Arial" w:cs="Arial"/>
                <w:sz w:val="16"/>
                <w:szCs w:val="16"/>
              </w:rPr>
            </w:pPr>
            <w:r>
              <w:rPr>
                <w:rFonts w:ascii="Arial" w:hAnsi="Arial" w:cs="Arial"/>
                <w:sz w:val="16"/>
                <w:szCs w:val="16"/>
              </w:rPr>
              <w:t>Features</w:t>
            </w:r>
          </w:p>
        </w:tc>
        <w:tc>
          <w:tcPr>
            <w:tcW w:w="568" w:type="dxa"/>
            <w:vAlign w:val="center"/>
          </w:tcPr>
          <w:p w14:paraId="062CED06" w14:textId="77777777" w:rsidR="002F1D91" w:rsidRPr="009B04C6" w:rsidRDefault="002F1D91" w:rsidP="002F1D91">
            <w:pPr>
              <w:pStyle w:val="Table-Text"/>
              <w:keepNext/>
              <w:keepLines/>
              <w:suppressAutoHyphens/>
              <w:rPr>
                <w:rFonts w:ascii="Arial" w:hAnsi="Arial" w:cs="Arial"/>
                <w:szCs w:val="16"/>
              </w:rPr>
            </w:pPr>
          </w:p>
        </w:tc>
        <w:tc>
          <w:tcPr>
            <w:tcW w:w="2492" w:type="dxa"/>
            <w:vAlign w:val="center"/>
          </w:tcPr>
          <w:p w14:paraId="048DA4F3" w14:textId="77777777" w:rsidR="002F1D91" w:rsidRPr="009B04C6" w:rsidRDefault="002F1D91" w:rsidP="002F1D91">
            <w:pPr>
              <w:pStyle w:val="Table-Text"/>
              <w:keepNext/>
              <w:keepLines/>
              <w:suppressAutoHyphens/>
              <w:rPr>
                <w:rFonts w:ascii="Arial" w:hAnsi="Arial" w:cs="Arial"/>
                <w:szCs w:val="16"/>
              </w:rPr>
            </w:pPr>
          </w:p>
        </w:tc>
        <w:tc>
          <w:tcPr>
            <w:tcW w:w="1440" w:type="dxa"/>
            <w:vAlign w:val="center"/>
          </w:tcPr>
          <w:p w14:paraId="48FDA05F" w14:textId="351A90F4" w:rsidR="002F1D91" w:rsidRPr="009B04C6" w:rsidRDefault="007C345B" w:rsidP="002F1D91">
            <w:pPr>
              <w:pStyle w:val="Table-Text"/>
              <w:keepNext/>
              <w:keepLines/>
              <w:suppressAutoHyphens/>
              <w:rPr>
                <w:rFonts w:ascii="Arial" w:hAnsi="Arial" w:cs="Arial"/>
                <w:szCs w:val="16"/>
              </w:rPr>
            </w:pPr>
            <w:r>
              <w:rPr>
                <w:rFonts w:ascii="Arial" w:hAnsi="Arial" w:cs="Arial"/>
                <w:szCs w:val="16"/>
              </w:rPr>
              <w:t>Yes</w:t>
            </w:r>
          </w:p>
        </w:tc>
      </w:tr>
      <w:tr w:rsidR="007C345B" w:rsidRPr="009B04C6" w14:paraId="55FDA4B9" w14:textId="77777777" w:rsidTr="007C345B">
        <w:tc>
          <w:tcPr>
            <w:tcW w:w="2981" w:type="dxa"/>
            <w:gridSpan w:val="2"/>
            <w:vAlign w:val="center"/>
          </w:tcPr>
          <w:p w14:paraId="057DC185" w14:textId="425B69A3" w:rsidR="007C345B" w:rsidRDefault="007C345B" w:rsidP="007C345B">
            <w:pPr>
              <w:keepNext/>
              <w:keepLines/>
              <w:suppressAutoHyphens/>
              <w:rPr>
                <w:rFonts w:ascii="Arial" w:hAnsi="Arial" w:cs="Arial"/>
                <w:sz w:val="16"/>
                <w:szCs w:val="16"/>
              </w:rPr>
            </w:pPr>
            <w:r>
              <w:rPr>
                <w:rFonts w:ascii="Arial" w:hAnsi="Arial" w:cs="Arial"/>
                <w:sz w:val="16"/>
                <w:szCs w:val="16"/>
              </w:rPr>
              <w:t>Applications</w:t>
            </w:r>
          </w:p>
        </w:tc>
        <w:tc>
          <w:tcPr>
            <w:tcW w:w="568" w:type="dxa"/>
            <w:vAlign w:val="center"/>
          </w:tcPr>
          <w:p w14:paraId="4475B727"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7300279B"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67FC52B4" w14:textId="0D6C9E79"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3FF266D7" w14:textId="77777777" w:rsidTr="007C345B">
        <w:tc>
          <w:tcPr>
            <w:tcW w:w="2981" w:type="dxa"/>
            <w:gridSpan w:val="2"/>
            <w:vAlign w:val="center"/>
          </w:tcPr>
          <w:p w14:paraId="1DE17D56" w14:textId="6C65B2A7" w:rsidR="007C345B" w:rsidRDefault="007C345B" w:rsidP="007C345B">
            <w:pPr>
              <w:keepNext/>
              <w:keepLines/>
              <w:suppressAutoHyphens/>
              <w:rPr>
                <w:rFonts w:ascii="Arial" w:hAnsi="Arial" w:cs="Arial"/>
                <w:sz w:val="16"/>
                <w:szCs w:val="16"/>
              </w:rPr>
            </w:pPr>
            <w:r>
              <w:rPr>
                <w:rFonts w:ascii="Arial" w:hAnsi="Arial" w:cs="Arial"/>
                <w:sz w:val="16"/>
                <w:szCs w:val="16"/>
              </w:rPr>
              <w:t>Description</w:t>
            </w:r>
          </w:p>
        </w:tc>
        <w:tc>
          <w:tcPr>
            <w:tcW w:w="568" w:type="dxa"/>
            <w:vAlign w:val="center"/>
          </w:tcPr>
          <w:p w14:paraId="6E92045C"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72BE3F7F"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0796D191" w14:textId="1B083105"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73BC96EF" w14:textId="77777777" w:rsidTr="007C345B">
        <w:tc>
          <w:tcPr>
            <w:tcW w:w="2981" w:type="dxa"/>
            <w:gridSpan w:val="2"/>
            <w:vAlign w:val="center"/>
          </w:tcPr>
          <w:p w14:paraId="1D36379C" w14:textId="32980826" w:rsidR="007C345B" w:rsidRDefault="007C345B" w:rsidP="007C345B">
            <w:pPr>
              <w:keepNext/>
              <w:keepLines/>
              <w:suppressAutoHyphens/>
              <w:rPr>
                <w:rFonts w:ascii="Arial" w:hAnsi="Arial" w:cs="Arial"/>
                <w:sz w:val="16"/>
                <w:szCs w:val="16"/>
              </w:rPr>
            </w:pPr>
            <w:r>
              <w:rPr>
                <w:rFonts w:ascii="Arial" w:hAnsi="Arial" w:cs="Arial"/>
                <w:sz w:val="16"/>
                <w:szCs w:val="16"/>
              </w:rPr>
              <w:t>Absolute Maximum Ratings</w:t>
            </w:r>
          </w:p>
        </w:tc>
        <w:tc>
          <w:tcPr>
            <w:tcW w:w="568" w:type="dxa"/>
            <w:vAlign w:val="center"/>
          </w:tcPr>
          <w:p w14:paraId="44000EFF"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514C36BC"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73DCABED" w14:textId="244D54F9"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18D8EDFB" w14:textId="77777777" w:rsidTr="007C345B">
        <w:tc>
          <w:tcPr>
            <w:tcW w:w="2981" w:type="dxa"/>
            <w:gridSpan w:val="2"/>
            <w:vAlign w:val="center"/>
          </w:tcPr>
          <w:p w14:paraId="1E78C36A" w14:textId="2287B4BA" w:rsidR="007C345B" w:rsidRDefault="007C345B" w:rsidP="007C345B">
            <w:pPr>
              <w:keepNext/>
              <w:keepLines/>
              <w:suppressAutoHyphens/>
              <w:rPr>
                <w:rFonts w:ascii="Arial" w:hAnsi="Arial" w:cs="Arial"/>
                <w:sz w:val="16"/>
                <w:szCs w:val="16"/>
              </w:rPr>
            </w:pPr>
            <w:r>
              <w:rPr>
                <w:rFonts w:ascii="Arial" w:hAnsi="Arial" w:cs="Arial"/>
                <w:sz w:val="16"/>
                <w:szCs w:val="16"/>
              </w:rPr>
              <w:t>Electrical Characteristics</w:t>
            </w:r>
          </w:p>
        </w:tc>
        <w:tc>
          <w:tcPr>
            <w:tcW w:w="568" w:type="dxa"/>
            <w:vAlign w:val="center"/>
          </w:tcPr>
          <w:p w14:paraId="19ED7959"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46551BE1"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4A1B6AB1" w14:textId="45C1AB39"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0E7E5372" w14:textId="77777777" w:rsidTr="007C345B">
        <w:tc>
          <w:tcPr>
            <w:tcW w:w="2981" w:type="dxa"/>
            <w:gridSpan w:val="2"/>
            <w:vAlign w:val="center"/>
          </w:tcPr>
          <w:p w14:paraId="2BCD0B8D" w14:textId="6352F0C2" w:rsidR="007C345B" w:rsidRDefault="007C345B" w:rsidP="007C345B">
            <w:pPr>
              <w:keepNext/>
              <w:keepLines/>
              <w:suppressAutoHyphens/>
              <w:rPr>
                <w:rFonts w:ascii="Arial" w:hAnsi="Arial" w:cs="Arial"/>
                <w:sz w:val="16"/>
                <w:szCs w:val="16"/>
              </w:rPr>
            </w:pPr>
            <w:r>
              <w:rPr>
                <w:rFonts w:ascii="Arial" w:hAnsi="Arial" w:cs="Arial"/>
                <w:sz w:val="16"/>
                <w:szCs w:val="16"/>
              </w:rPr>
              <w:t>ESD Ratings</w:t>
            </w:r>
          </w:p>
        </w:tc>
        <w:tc>
          <w:tcPr>
            <w:tcW w:w="568" w:type="dxa"/>
            <w:vAlign w:val="center"/>
          </w:tcPr>
          <w:p w14:paraId="7440F62A"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7B309035"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11193120" w14:textId="31D29096"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5E4CA784" w14:textId="77777777" w:rsidTr="007C345B">
        <w:tc>
          <w:tcPr>
            <w:tcW w:w="2981" w:type="dxa"/>
            <w:gridSpan w:val="2"/>
            <w:vAlign w:val="center"/>
          </w:tcPr>
          <w:p w14:paraId="5509D46F" w14:textId="4E12CF88" w:rsidR="007C345B" w:rsidRDefault="007C345B" w:rsidP="007C345B">
            <w:pPr>
              <w:keepNext/>
              <w:keepLines/>
              <w:suppressAutoHyphens/>
              <w:rPr>
                <w:rFonts w:ascii="Arial" w:hAnsi="Arial" w:cs="Arial"/>
                <w:sz w:val="16"/>
                <w:szCs w:val="16"/>
              </w:rPr>
            </w:pPr>
            <w:r>
              <w:rPr>
                <w:rFonts w:ascii="Arial" w:hAnsi="Arial" w:cs="Arial"/>
                <w:sz w:val="16"/>
                <w:szCs w:val="16"/>
              </w:rPr>
              <w:t>Recommended Operating Conditions</w:t>
            </w:r>
          </w:p>
        </w:tc>
        <w:tc>
          <w:tcPr>
            <w:tcW w:w="568" w:type="dxa"/>
            <w:vAlign w:val="center"/>
          </w:tcPr>
          <w:p w14:paraId="75279BF5"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0B970CF4"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3CD8A55D" w14:textId="76018D07"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0DF60DE4" w14:textId="77777777" w:rsidTr="007C345B">
        <w:tc>
          <w:tcPr>
            <w:tcW w:w="2981" w:type="dxa"/>
            <w:gridSpan w:val="2"/>
            <w:vAlign w:val="center"/>
          </w:tcPr>
          <w:p w14:paraId="2D53C793" w14:textId="72F30706" w:rsidR="007C345B" w:rsidRDefault="007C345B" w:rsidP="007C345B">
            <w:pPr>
              <w:keepNext/>
              <w:keepLines/>
              <w:suppressAutoHyphens/>
              <w:rPr>
                <w:rFonts w:ascii="Arial" w:hAnsi="Arial" w:cs="Arial"/>
                <w:sz w:val="16"/>
                <w:szCs w:val="16"/>
              </w:rPr>
            </w:pPr>
            <w:r>
              <w:rPr>
                <w:rFonts w:ascii="Arial" w:hAnsi="Arial" w:cs="Arial"/>
                <w:sz w:val="16"/>
                <w:szCs w:val="16"/>
              </w:rPr>
              <w:t>Thermal Characteristics</w:t>
            </w:r>
          </w:p>
        </w:tc>
        <w:tc>
          <w:tcPr>
            <w:tcW w:w="568" w:type="dxa"/>
            <w:vAlign w:val="center"/>
          </w:tcPr>
          <w:p w14:paraId="021C0DF9"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0950CC72"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7BBFF3BA" w14:textId="348C2AC6"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38548BC9" w14:textId="77777777" w:rsidTr="007C345B">
        <w:tc>
          <w:tcPr>
            <w:tcW w:w="2981" w:type="dxa"/>
            <w:gridSpan w:val="2"/>
            <w:vAlign w:val="center"/>
          </w:tcPr>
          <w:p w14:paraId="05C43B9E" w14:textId="65530DD4" w:rsidR="007C345B" w:rsidRDefault="007C345B" w:rsidP="007C345B">
            <w:pPr>
              <w:keepNext/>
              <w:keepLines/>
              <w:suppressAutoHyphens/>
              <w:rPr>
                <w:rFonts w:ascii="Arial" w:hAnsi="Arial" w:cs="Arial"/>
                <w:sz w:val="16"/>
                <w:szCs w:val="16"/>
              </w:rPr>
            </w:pPr>
            <w:r>
              <w:rPr>
                <w:rFonts w:ascii="Arial" w:hAnsi="Arial" w:cs="Arial"/>
                <w:sz w:val="16"/>
                <w:szCs w:val="16"/>
              </w:rPr>
              <w:t>Power On Hours</w:t>
            </w:r>
          </w:p>
        </w:tc>
        <w:tc>
          <w:tcPr>
            <w:tcW w:w="568" w:type="dxa"/>
            <w:vAlign w:val="center"/>
          </w:tcPr>
          <w:p w14:paraId="542FD02C"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49521587"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6D10CB4F" w14:textId="0051B0B2"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50C5786E" w14:textId="77777777" w:rsidTr="007C345B">
        <w:tc>
          <w:tcPr>
            <w:tcW w:w="2981" w:type="dxa"/>
            <w:gridSpan w:val="2"/>
            <w:vAlign w:val="center"/>
          </w:tcPr>
          <w:p w14:paraId="1E309894" w14:textId="366BD4E1" w:rsidR="007C345B" w:rsidRDefault="007C345B" w:rsidP="007C345B">
            <w:pPr>
              <w:keepNext/>
              <w:keepLines/>
              <w:suppressAutoHyphens/>
              <w:rPr>
                <w:rFonts w:ascii="Arial" w:hAnsi="Arial" w:cs="Arial"/>
                <w:sz w:val="16"/>
                <w:szCs w:val="16"/>
              </w:rPr>
            </w:pPr>
            <w:r>
              <w:rPr>
                <w:rFonts w:ascii="Arial" w:hAnsi="Arial" w:cs="Arial"/>
                <w:sz w:val="16"/>
                <w:szCs w:val="16"/>
              </w:rPr>
              <w:t>Application Information</w:t>
            </w:r>
          </w:p>
        </w:tc>
        <w:tc>
          <w:tcPr>
            <w:tcW w:w="568" w:type="dxa"/>
            <w:vAlign w:val="center"/>
          </w:tcPr>
          <w:p w14:paraId="495A248E"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22393DAB"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08FF9A0C" w14:textId="58F44A12"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0864D7C6" w14:textId="77777777" w:rsidTr="007C345B">
        <w:tc>
          <w:tcPr>
            <w:tcW w:w="2981" w:type="dxa"/>
            <w:gridSpan w:val="2"/>
            <w:vAlign w:val="center"/>
          </w:tcPr>
          <w:p w14:paraId="09B1E6F2" w14:textId="6F3CDD77" w:rsidR="007C345B" w:rsidRDefault="007C345B" w:rsidP="007C345B">
            <w:pPr>
              <w:keepNext/>
              <w:keepLines/>
              <w:suppressAutoHyphens/>
              <w:rPr>
                <w:rFonts w:ascii="Arial" w:hAnsi="Arial" w:cs="Arial"/>
                <w:sz w:val="16"/>
                <w:szCs w:val="16"/>
              </w:rPr>
            </w:pPr>
            <w:r>
              <w:rPr>
                <w:rFonts w:ascii="Arial" w:hAnsi="Arial" w:cs="Arial"/>
                <w:sz w:val="16"/>
                <w:szCs w:val="16"/>
              </w:rPr>
              <w:t>Timing Characteristics</w:t>
            </w:r>
          </w:p>
        </w:tc>
        <w:tc>
          <w:tcPr>
            <w:tcW w:w="568" w:type="dxa"/>
            <w:vAlign w:val="center"/>
          </w:tcPr>
          <w:p w14:paraId="08F585D8"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4E1C5E39"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315797BC" w14:textId="2ECA713A"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7C7B3356" w14:textId="77777777" w:rsidTr="007C345B">
        <w:tc>
          <w:tcPr>
            <w:tcW w:w="2981" w:type="dxa"/>
            <w:gridSpan w:val="2"/>
            <w:vAlign w:val="center"/>
          </w:tcPr>
          <w:p w14:paraId="46F16B1A" w14:textId="1D95AFF6" w:rsidR="007C345B" w:rsidRDefault="007C345B" w:rsidP="007C345B">
            <w:pPr>
              <w:keepNext/>
              <w:keepLines/>
              <w:suppressAutoHyphens/>
              <w:rPr>
                <w:rFonts w:ascii="Arial" w:hAnsi="Arial" w:cs="Arial"/>
                <w:sz w:val="16"/>
                <w:szCs w:val="16"/>
              </w:rPr>
            </w:pPr>
            <w:r>
              <w:rPr>
                <w:rFonts w:ascii="Arial" w:hAnsi="Arial" w:cs="Arial"/>
                <w:sz w:val="16"/>
                <w:szCs w:val="16"/>
              </w:rPr>
              <w:t>Switching Characteristics</w:t>
            </w:r>
          </w:p>
        </w:tc>
        <w:tc>
          <w:tcPr>
            <w:tcW w:w="568" w:type="dxa"/>
            <w:vAlign w:val="center"/>
          </w:tcPr>
          <w:p w14:paraId="36A6A15B"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318902E4"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7040AEB4" w14:textId="27669A62"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50E2948E" w14:textId="77777777" w:rsidTr="007C345B">
        <w:tc>
          <w:tcPr>
            <w:tcW w:w="2981" w:type="dxa"/>
            <w:gridSpan w:val="2"/>
            <w:vAlign w:val="center"/>
          </w:tcPr>
          <w:p w14:paraId="7FF1C3D1" w14:textId="5FF5A999" w:rsidR="007C345B" w:rsidRDefault="007C345B" w:rsidP="007C345B">
            <w:pPr>
              <w:keepNext/>
              <w:keepLines/>
              <w:suppressAutoHyphens/>
              <w:rPr>
                <w:rFonts w:ascii="Arial" w:hAnsi="Arial" w:cs="Arial"/>
                <w:sz w:val="16"/>
                <w:szCs w:val="16"/>
              </w:rPr>
            </w:pPr>
            <w:r>
              <w:rPr>
                <w:rFonts w:ascii="Arial" w:hAnsi="Arial" w:cs="Arial"/>
                <w:sz w:val="16"/>
                <w:szCs w:val="16"/>
              </w:rPr>
              <w:t>Typical Characteristics</w:t>
            </w:r>
          </w:p>
        </w:tc>
        <w:tc>
          <w:tcPr>
            <w:tcW w:w="568" w:type="dxa"/>
            <w:vAlign w:val="center"/>
          </w:tcPr>
          <w:p w14:paraId="78F21AE3"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7AFE814E"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10B37D82" w14:textId="263D730D"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1D5E3DCE" w14:textId="77777777" w:rsidTr="007C345B">
        <w:tc>
          <w:tcPr>
            <w:tcW w:w="2981" w:type="dxa"/>
            <w:gridSpan w:val="2"/>
            <w:vAlign w:val="center"/>
          </w:tcPr>
          <w:p w14:paraId="06E2591F" w14:textId="1A5CF2AC" w:rsidR="007C345B" w:rsidRDefault="007C345B" w:rsidP="007C345B">
            <w:pPr>
              <w:keepNext/>
              <w:keepLines/>
              <w:suppressAutoHyphens/>
              <w:rPr>
                <w:rFonts w:ascii="Arial" w:hAnsi="Arial" w:cs="Arial"/>
                <w:sz w:val="16"/>
                <w:szCs w:val="16"/>
              </w:rPr>
            </w:pPr>
            <w:r>
              <w:rPr>
                <w:rFonts w:ascii="Arial" w:hAnsi="Arial" w:cs="Arial"/>
                <w:sz w:val="16"/>
                <w:szCs w:val="16"/>
              </w:rPr>
              <w:t>Registers</w:t>
            </w:r>
          </w:p>
        </w:tc>
        <w:tc>
          <w:tcPr>
            <w:tcW w:w="568" w:type="dxa"/>
            <w:vAlign w:val="center"/>
          </w:tcPr>
          <w:p w14:paraId="3481BB9A"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7006C567"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4ED0050A" w14:textId="1E737E36"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rsidDel="005D5DD7" w14:paraId="291995DA" w14:textId="60FF5E7D" w:rsidTr="007C345B">
        <w:trPr>
          <w:del w:id="63" w:author="Breeding, Todd" w:date="2019-08-27T11:18:00Z"/>
        </w:trPr>
        <w:tc>
          <w:tcPr>
            <w:tcW w:w="2981" w:type="dxa"/>
            <w:gridSpan w:val="2"/>
            <w:vAlign w:val="center"/>
          </w:tcPr>
          <w:p w14:paraId="0357B063" w14:textId="408804E4" w:rsidR="007C345B" w:rsidDel="005D5DD7" w:rsidRDefault="007C345B" w:rsidP="007C345B">
            <w:pPr>
              <w:keepNext/>
              <w:keepLines/>
              <w:suppressAutoHyphens/>
              <w:rPr>
                <w:del w:id="64" w:author="Breeding, Todd" w:date="2019-08-27T11:18:00Z"/>
                <w:rFonts w:ascii="Arial" w:hAnsi="Arial" w:cs="Arial"/>
                <w:sz w:val="16"/>
                <w:szCs w:val="16"/>
              </w:rPr>
            </w:pPr>
            <w:del w:id="65" w:author="Breeding, Todd" w:date="2019-08-27T11:18:00Z">
              <w:r w:rsidDel="005D5DD7">
                <w:rPr>
                  <w:rFonts w:ascii="Arial" w:hAnsi="Arial" w:cs="Arial"/>
                  <w:sz w:val="16"/>
                  <w:szCs w:val="16"/>
                </w:rPr>
                <w:delText>Register Description</w:delText>
              </w:r>
            </w:del>
          </w:p>
        </w:tc>
        <w:tc>
          <w:tcPr>
            <w:tcW w:w="568" w:type="dxa"/>
            <w:vAlign w:val="center"/>
          </w:tcPr>
          <w:p w14:paraId="56167A90" w14:textId="3D307C90" w:rsidR="007C345B" w:rsidRPr="009B04C6" w:rsidDel="005D5DD7" w:rsidRDefault="007C345B" w:rsidP="007C345B">
            <w:pPr>
              <w:pStyle w:val="Table-Text"/>
              <w:keepNext/>
              <w:keepLines/>
              <w:suppressAutoHyphens/>
              <w:rPr>
                <w:del w:id="66" w:author="Breeding, Todd" w:date="2019-08-27T11:18:00Z"/>
                <w:rFonts w:ascii="Arial" w:hAnsi="Arial" w:cs="Arial"/>
                <w:szCs w:val="16"/>
              </w:rPr>
            </w:pPr>
          </w:p>
        </w:tc>
        <w:tc>
          <w:tcPr>
            <w:tcW w:w="2492" w:type="dxa"/>
            <w:vAlign w:val="center"/>
          </w:tcPr>
          <w:p w14:paraId="3768D3C9" w14:textId="08278312" w:rsidR="007C345B" w:rsidRPr="009B04C6" w:rsidDel="005D5DD7" w:rsidRDefault="007C345B" w:rsidP="007C345B">
            <w:pPr>
              <w:pStyle w:val="Table-Text"/>
              <w:keepNext/>
              <w:keepLines/>
              <w:suppressAutoHyphens/>
              <w:rPr>
                <w:del w:id="67" w:author="Breeding, Todd" w:date="2019-08-27T11:18:00Z"/>
                <w:rFonts w:ascii="Arial" w:hAnsi="Arial" w:cs="Arial"/>
                <w:szCs w:val="16"/>
              </w:rPr>
            </w:pPr>
          </w:p>
        </w:tc>
        <w:tc>
          <w:tcPr>
            <w:tcW w:w="1440" w:type="dxa"/>
          </w:tcPr>
          <w:p w14:paraId="4B9187F5" w14:textId="0AD6797D" w:rsidR="007C345B" w:rsidRPr="009B04C6" w:rsidDel="005D5DD7" w:rsidRDefault="007C345B" w:rsidP="007C345B">
            <w:pPr>
              <w:pStyle w:val="Table-Text"/>
              <w:keepNext/>
              <w:keepLines/>
              <w:suppressAutoHyphens/>
              <w:rPr>
                <w:del w:id="68" w:author="Breeding, Todd" w:date="2019-08-27T11:18:00Z"/>
                <w:rFonts w:ascii="Arial" w:hAnsi="Arial" w:cs="Arial"/>
                <w:szCs w:val="16"/>
              </w:rPr>
            </w:pPr>
            <w:del w:id="69" w:author="Breeding, Todd" w:date="2019-08-27T11:18:00Z">
              <w:r w:rsidRPr="005E6BE6" w:rsidDel="005D5DD7">
                <w:rPr>
                  <w:rFonts w:ascii="Arial" w:hAnsi="Arial" w:cs="Arial"/>
                  <w:szCs w:val="16"/>
                </w:rPr>
                <w:delText>Yes</w:delText>
              </w:r>
            </w:del>
          </w:p>
        </w:tc>
      </w:tr>
      <w:tr w:rsidR="007C345B" w:rsidRPr="009B04C6" w14:paraId="74B687A4" w14:textId="77777777" w:rsidTr="007C345B">
        <w:tc>
          <w:tcPr>
            <w:tcW w:w="2981" w:type="dxa"/>
            <w:gridSpan w:val="2"/>
            <w:vAlign w:val="center"/>
          </w:tcPr>
          <w:p w14:paraId="1BB43772" w14:textId="266D539A" w:rsidR="007C345B" w:rsidRDefault="007C345B" w:rsidP="007C345B">
            <w:pPr>
              <w:keepNext/>
              <w:keepLines/>
              <w:suppressAutoHyphens/>
              <w:rPr>
                <w:rFonts w:ascii="Arial" w:hAnsi="Arial" w:cs="Arial"/>
                <w:sz w:val="16"/>
                <w:szCs w:val="16"/>
              </w:rPr>
            </w:pPr>
            <w:r>
              <w:rPr>
                <w:rFonts w:ascii="Arial" w:hAnsi="Arial" w:cs="Arial"/>
                <w:sz w:val="16"/>
                <w:szCs w:val="16"/>
              </w:rPr>
              <w:t>Packaging Information</w:t>
            </w:r>
          </w:p>
        </w:tc>
        <w:tc>
          <w:tcPr>
            <w:tcW w:w="568" w:type="dxa"/>
            <w:vAlign w:val="center"/>
          </w:tcPr>
          <w:p w14:paraId="6BBFC71C"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37466DF1"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23F47844" w14:textId="3690D619"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73BE9583" w14:textId="77777777" w:rsidTr="007C345B">
        <w:tc>
          <w:tcPr>
            <w:tcW w:w="2981" w:type="dxa"/>
            <w:gridSpan w:val="2"/>
            <w:vAlign w:val="center"/>
          </w:tcPr>
          <w:p w14:paraId="74DB28CB" w14:textId="183D3C7A" w:rsidR="007C345B" w:rsidRDefault="007C345B" w:rsidP="007C345B">
            <w:pPr>
              <w:keepNext/>
              <w:keepLines/>
              <w:suppressAutoHyphens/>
              <w:rPr>
                <w:rFonts w:ascii="Arial" w:hAnsi="Arial" w:cs="Arial"/>
                <w:sz w:val="16"/>
                <w:szCs w:val="16"/>
              </w:rPr>
            </w:pPr>
            <w:r>
              <w:rPr>
                <w:rFonts w:ascii="Arial" w:hAnsi="Arial" w:cs="Arial"/>
                <w:sz w:val="16"/>
                <w:szCs w:val="16"/>
              </w:rPr>
              <w:t>Instructions</w:t>
            </w:r>
          </w:p>
        </w:tc>
        <w:tc>
          <w:tcPr>
            <w:tcW w:w="568" w:type="dxa"/>
            <w:vAlign w:val="center"/>
          </w:tcPr>
          <w:p w14:paraId="16B8FB72"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5192F617"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0DF7BA9B" w14:textId="6D72539F"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00C3C40D" w14:textId="77777777" w:rsidTr="007C345B">
        <w:tc>
          <w:tcPr>
            <w:tcW w:w="2981" w:type="dxa"/>
            <w:gridSpan w:val="2"/>
            <w:vAlign w:val="center"/>
          </w:tcPr>
          <w:p w14:paraId="404C12D8" w14:textId="0F9E93D4" w:rsidR="007C345B" w:rsidRDefault="007C345B" w:rsidP="007C345B">
            <w:pPr>
              <w:keepNext/>
              <w:keepLines/>
              <w:suppressAutoHyphens/>
              <w:rPr>
                <w:rFonts w:ascii="Arial" w:hAnsi="Arial" w:cs="Arial"/>
                <w:sz w:val="16"/>
                <w:szCs w:val="16"/>
              </w:rPr>
            </w:pPr>
            <w:r>
              <w:rPr>
                <w:rFonts w:ascii="Arial" w:hAnsi="Arial" w:cs="Arial"/>
                <w:sz w:val="16"/>
                <w:szCs w:val="16"/>
              </w:rPr>
              <w:t>Pin List</w:t>
            </w:r>
          </w:p>
        </w:tc>
        <w:tc>
          <w:tcPr>
            <w:tcW w:w="568" w:type="dxa"/>
            <w:vAlign w:val="center"/>
          </w:tcPr>
          <w:p w14:paraId="417BCFF2"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45E54AD5"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0874B801" w14:textId="55FEF318"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50AA1F93" w14:textId="77777777" w:rsidTr="007C345B">
        <w:tc>
          <w:tcPr>
            <w:tcW w:w="2981" w:type="dxa"/>
            <w:gridSpan w:val="2"/>
            <w:vAlign w:val="center"/>
          </w:tcPr>
          <w:p w14:paraId="2BB187A8" w14:textId="31D704A1" w:rsidR="007C345B" w:rsidRDefault="007C345B" w:rsidP="007C345B">
            <w:pPr>
              <w:keepNext/>
              <w:keepLines/>
              <w:suppressAutoHyphens/>
              <w:rPr>
                <w:rFonts w:ascii="Arial" w:hAnsi="Arial" w:cs="Arial"/>
                <w:sz w:val="16"/>
                <w:szCs w:val="16"/>
              </w:rPr>
            </w:pPr>
            <w:r>
              <w:rPr>
                <w:rFonts w:ascii="Arial" w:hAnsi="Arial" w:cs="Arial"/>
                <w:sz w:val="16"/>
                <w:szCs w:val="16"/>
              </w:rPr>
              <w:t>Advisory</w:t>
            </w:r>
          </w:p>
        </w:tc>
        <w:tc>
          <w:tcPr>
            <w:tcW w:w="568" w:type="dxa"/>
            <w:vAlign w:val="center"/>
          </w:tcPr>
          <w:p w14:paraId="54AE0CED"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3432B238"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17EBEB2F" w14:textId="30C0D522"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3A464A55" w14:textId="77777777" w:rsidTr="007C345B">
        <w:tc>
          <w:tcPr>
            <w:tcW w:w="2981" w:type="dxa"/>
            <w:gridSpan w:val="2"/>
            <w:vAlign w:val="center"/>
          </w:tcPr>
          <w:p w14:paraId="48E193D0" w14:textId="359E6CA8" w:rsidR="007C345B" w:rsidRDefault="007C345B" w:rsidP="007C345B">
            <w:pPr>
              <w:keepNext/>
              <w:keepLines/>
              <w:suppressAutoHyphens/>
              <w:rPr>
                <w:rFonts w:ascii="Arial" w:hAnsi="Arial" w:cs="Arial"/>
                <w:sz w:val="16"/>
                <w:szCs w:val="16"/>
              </w:rPr>
            </w:pPr>
            <w:r>
              <w:rPr>
                <w:rFonts w:ascii="Arial" w:hAnsi="Arial" w:cs="Arial"/>
                <w:sz w:val="16"/>
                <w:szCs w:val="16"/>
              </w:rPr>
              <w:t>Abstract</w:t>
            </w:r>
          </w:p>
        </w:tc>
        <w:tc>
          <w:tcPr>
            <w:tcW w:w="568" w:type="dxa"/>
            <w:vAlign w:val="center"/>
          </w:tcPr>
          <w:p w14:paraId="10F06FA0"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72F71787"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0C4E7E0C" w14:textId="70BD4507"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0FF60420" w14:textId="77777777" w:rsidTr="007C345B">
        <w:tc>
          <w:tcPr>
            <w:tcW w:w="2981" w:type="dxa"/>
            <w:gridSpan w:val="2"/>
            <w:vAlign w:val="center"/>
          </w:tcPr>
          <w:p w14:paraId="4B1386C3" w14:textId="31BB9794" w:rsidR="007C345B" w:rsidRDefault="007C345B" w:rsidP="007C345B">
            <w:pPr>
              <w:keepNext/>
              <w:keepLines/>
              <w:suppressAutoHyphens/>
              <w:rPr>
                <w:rFonts w:ascii="Arial" w:hAnsi="Arial" w:cs="Arial"/>
                <w:sz w:val="16"/>
                <w:szCs w:val="16"/>
              </w:rPr>
            </w:pPr>
            <w:r>
              <w:rPr>
                <w:rFonts w:ascii="Arial" w:hAnsi="Arial" w:cs="Arial"/>
                <w:sz w:val="16"/>
                <w:szCs w:val="16"/>
              </w:rPr>
              <w:t>Getting Started</w:t>
            </w:r>
          </w:p>
        </w:tc>
        <w:tc>
          <w:tcPr>
            <w:tcW w:w="568" w:type="dxa"/>
            <w:vAlign w:val="center"/>
          </w:tcPr>
          <w:p w14:paraId="4725D44F"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114EC301"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159BAAD9" w14:textId="280E08EB"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29F94850" w14:textId="77777777" w:rsidTr="007C345B">
        <w:tc>
          <w:tcPr>
            <w:tcW w:w="2981" w:type="dxa"/>
            <w:gridSpan w:val="2"/>
            <w:vAlign w:val="center"/>
          </w:tcPr>
          <w:p w14:paraId="75C6B27E" w14:textId="41803DDF" w:rsidR="007C345B" w:rsidRDefault="007C345B" w:rsidP="007C345B">
            <w:pPr>
              <w:keepNext/>
              <w:keepLines/>
              <w:suppressAutoHyphens/>
              <w:rPr>
                <w:rFonts w:ascii="Arial" w:hAnsi="Arial" w:cs="Arial"/>
                <w:sz w:val="16"/>
                <w:szCs w:val="16"/>
              </w:rPr>
            </w:pPr>
            <w:r>
              <w:rPr>
                <w:rFonts w:ascii="Arial" w:hAnsi="Arial" w:cs="Arial"/>
                <w:sz w:val="16"/>
                <w:szCs w:val="16"/>
              </w:rPr>
              <w:t>Revision History</w:t>
            </w:r>
          </w:p>
        </w:tc>
        <w:tc>
          <w:tcPr>
            <w:tcW w:w="568" w:type="dxa"/>
            <w:vAlign w:val="center"/>
          </w:tcPr>
          <w:p w14:paraId="62BA9231"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2A875CC2"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25FE5B17" w14:textId="3D78DE16"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4D633D56" w14:textId="77777777" w:rsidTr="007C345B">
        <w:tc>
          <w:tcPr>
            <w:tcW w:w="2981" w:type="dxa"/>
            <w:gridSpan w:val="2"/>
            <w:vAlign w:val="center"/>
          </w:tcPr>
          <w:p w14:paraId="12A16ABF" w14:textId="4F5D25F2" w:rsidR="007C345B" w:rsidRDefault="007C345B" w:rsidP="007C345B">
            <w:pPr>
              <w:keepNext/>
              <w:keepLines/>
              <w:suppressAutoHyphens/>
              <w:rPr>
                <w:rFonts w:ascii="Arial" w:hAnsi="Arial" w:cs="Arial"/>
                <w:sz w:val="16"/>
                <w:szCs w:val="16"/>
              </w:rPr>
            </w:pPr>
            <w:r>
              <w:rPr>
                <w:rFonts w:ascii="Arial" w:hAnsi="Arial" w:cs="Arial"/>
                <w:sz w:val="16"/>
                <w:szCs w:val="16"/>
              </w:rPr>
              <w:t>Trademarks</w:t>
            </w:r>
          </w:p>
        </w:tc>
        <w:tc>
          <w:tcPr>
            <w:tcW w:w="568" w:type="dxa"/>
            <w:vAlign w:val="center"/>
          </w:tcPr>
          <w:p w14:paraId="5588D563"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7D6F130C"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293ABCA1" w14:textId="60ECCD1A"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r w:rsidR="007C345B" w:rsidRPr="009B04C6" w14:paraId="2C73C834" w14:textId="77777777" w:rsidTr="007C345B">
        <w:tc>
          <w:tcPr>
            <w:tcW w:w="2981" w:type="dxa"/>
            <w:gridSpan w:val="2"/>
            <w:vAlign w:val="center"/>
          </w:tcPr>
          <w:p w14:paraId="0CBAD5B6" w14:textId="6303EB80" w:rsidR="007C345B" w:rsidRDefault="007C345B" w:rsidP="007C345B">
            <w:pPr>
              <w:keepNext/>
              <w:keepLines/>
              <w:suppressAutoHyphens/>
              <w:rPr>
                <w:rFonts w:ascii="Arial" w:hAnsi="Arial" w:cs="Arial"/>
                <w:sz w:val="16"/>
                <w:szCs w:val="16"/>
              </w:rPr>
            </w:pPr>
            <w:r>
              <w:rPr>
                <w:rFonts w:ascii="Arial" w:hAnsi="Arial" w:cs="Arial"/>
                <w:sz w:val="16"/>
                <w:szCs w:val="16"/>
              </w:rPr>
              <w:t>Related Products</w:t>
            </w:r>
          </w:p>
        </w:tc>
        <w:tc>
          <w:tcPr>
            <w:tcW w:w="568" w:type="dxa"/>
            <w:vAlign w:val="center"/>
          </w:tcPr>
          <w:p w14:paraId="76A56F32" w14:textId="77777777" w:rsidR="007C345B" w:rsidRPr="009B04C6" w:rsidRDefault="007C345B" w:rsidP="007C345B">
            <w:pPr>
              <w:pStyle w:val="Table-Text"/>
              <w:keepNext/>
              <w:keepLines/>
              <w:suppressAutoHyphens/>
              <w:rPr>
                <w:rFonts w:ascii="Arial" w:hAnsi="Arial" w:cs="Arial"/>
                <w:szCs w:val="16"/>
              </w:rPr>
            </w:pPr>
          </w:p>
        </w:tc>
        <w:tc>
          <w:tcPr>
            <w:tcW w:w="2492" w:type="dxa"/>
            <w:vAlign w:val="center"/>
          </w:tcPr>
          <w:p w14:paraId="43A7C753" w14:textId="77777777" w:rsidR="007C345B" w:rsidRPr="009B04C6" w:rsidRDefault="007C345B" w:rsidP="007C345B">
            <w:pPr>
              <w:pStyle w:val="Table-Text"/>
              <w:keepNext/>
              <w:keepLines/>
              <w:suppressAutoHyphens/>
              <w:rPr>
                <w:rFonts w:ascii="Arial" w:hAnsi="Arial" w:cs="Arial"/>
                <w:szCs w:val="16"/>
              </w:rPr>
            </w:pPr>
          </w:p>
        </w:tc>
        <w:tc>
          <w:tcPr>
            <w:tcW w:w="1440" w:type="dxa"/>
          </w:tcPr>
          <w:p w14:paraId="1696A63A" w14:textId="778559D9" w:rsidR="007C345B" w:rsidRPr="009B04C6" w:rsidRDefault="007C345B" w:rsidP="007C345B">
            <w:pPr>
              <w:pStyle w:val="Table-Text"/>
              <w:keepNext/>
              <w:keepLines/>
              <w:suppressAutoHyphens/>
              <w:rPr>
                <w:rFonts w:ascii="Arial" w:hAnsi="Arial" w:cs="Arial"/>
                <w:szCs w:val="16"/>
              </w:rPr>
            </w:pPr>
            <w:r w:rsidRPr="005E6BE6">
              <w:rPr>
                <w:rFonts w:ascii="Arial" w:hAnsi="Arial" w:cs="Arial"/>
                <w:szCs w:val="16"/>
              </w:rPr>
              <w:t>Yes</w:t>
            </w:r>
          </w:p>
        </w:tc>
      </w:tr>
    </w:tbl>
    <w:p w14:paraId="0F665412" w14:textId="77777777" w:rsidR="0030630D" w:rsidRDefault="0030630D" w:rsidP="0030630D">
      <w:pPr>
        <w:rPr>
          <w:szCs w:val="28"/>
        </w:rPr>
      </w:pPr>
      <w:bookmarkStart w:id="70" w:name="_Toc440563013"/>
    </w:p>
    <w:p w14:paraId="5AFA2E60" w14:textId="1B260F78" w:rsidR="009C7DDC" w:rsidRPr="009B04C6" w:rsidRDefault="009C7DDC" w:rsidP="00FE4DF9">
      <w:pPr>
        <w:pStyle w:val="Heading2"/>
      </w:pPr>
      <w:bookmarkStart w:id="71" w:name="_Toc17440630"/>
      <w:r>
        <w:rPr>
          <w:szCs w:val="24"/>
        </w:rPr>
        <w:t>Image</w:t>
      </w:r>
      <w:r w:rsidRPr="009B04C6">
        <w:t xml:space="preserve"> Types</w:t>
      </w:r>
      <w:bookmarkEnd w:id="62"/>
      <w:bookmarkEnd w:id="70"/>
      <w:bookmarkEnd w:id="71"/>
    </w:p>
    <w:p w14:paraId="4AD206CB" w14:textId="4747F1C5" w:rsidR="009C7DDC" w:rsidRPr="009B04C6" w:rsidRDefault="009C7DDC" w:rsidP="004C4DC0">
      <w:pPr>
        <w:pStyle w:val="Body"/>
      </w:pPr>
      <w:r w:rsidRPr="009B04C6">
        <w:t xml:space="preserve">The following table contains the Illustration Type values that will be configured in </w:t>
      </w:r>
      <w:r>
        <w:t xml:space="preserve">SDL </w:t>
      </w:r>
      <w:proofErr w:type="spellStart"/>
      <w:r w:rsidR="00641024">
        <w:t>Tridion</w:t>
      </w:r>
      <w:proofErr w:type="spellEnd"/>
      <w:r w:rsidR="00641024">
        <w:t xml:space="preserve"> Docs</w:t>
      </w:r>
      <w:r>
        <w:t xml:space="preserve"> Content Manager</w:t>
      </w:r>
      <w:r w:rsidRPr="009B04C6">
        <w:t>.</w:t>
      </w:r>
    </w:p>
    <w:p w14:paraId="765B857D" w14:textId="77777777" w:rsidR="009C7DDC" w:rsidRDefault="009C7DDC" w:rsidP="004C4DC0">
      <w:pPr>
        <w:pStyle w:val="Body"/>
      </w:pPr>
      <w:r w:rsidRPr="009B04C6">
        <w:t xml:space="preserve">This List of Values is linked to the metadata field </w:t>
      </w:r>
      <w:hyperlink w:anchor="FILLUSTRATIONTYPE" w:history="1">
        <w:r w:rsidRPr="00E17FCC">
          <w:rPr>
            <w:rStyle w:val="Hyperlink"/>
          </w:rPr>
          <w:t>FILLUSTRATIONTYPE</w:t>
        </w:r>
      </w:hyperlink>
      <w:r w:rsidRPr="009B04C6">
        <w:t>.</w:t>
      </w:r>
    </w:p>
    <w:p w14:paraId="5B53EB9E" w14:textId="1FB65B60" w:rsidR="00776D73" w:rsidRPr="00776D73" w:rsidRDefault="00776D73" w:rsidP="004C4DC0">
      <w:pPr>
        <w:pStyle w:val="Body"/>
      </w:pPr>
      <w:r w:rsidRPr="00286CB3">
        <w:rPr>
          <w:highlight w:val="yellow"/>
        </w:rPr>
        <w:t>All of the OOB Illustration types should be removed. The existing image template should be changed to type ‘imported’</w:t>
      </w:r>
    </w:p>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2492"/>
        <w:gridCol w:w="1440"/>
      </w:tblGrid>
      <w:tr w:rsidR="009C7DDC" w:rsidRPr="00BB198E" w14:paraId="78AE813C" w14:textId="77777777" w:rsidTr="00F21283">
        <w:trPr>
          <w:tblHeader/>
        </w:trPr>
        <w:tc>
          <w:tcPr>
            <w:tcW w:w="2126" w:type="dxa"/>
            <w:shd w:val="clear" w:color="auto" w:fill="E6E6E6"/>
          </w:tcPr>
          <w:p w14:paraId="669EE797" w14:textId="77777777" w:rsidR="009C7DDC" w:rsidRPr="00BB198E" w:rsidRDefault="009C7DDC" w:rsidP="00F21283">
            <w:pPr>
              <w:pStyle w:val="Table-ColHead"/>
              <w:rPr>
                <w:rFonts w:cs="Arial"/>
                <w:sz w:val="16"/>
                <w:szCs w:val="16"/>
              </w:rPr>
            </w:pPr>
            <w:r w:rsidRPr="00BB198E">
              <w:rPr>
                <w:rFonts w:cs="Arial"/>
                <w:sz w:val="16"/>
                <w:szCs w:val="16"/>
              </w:rPr>
              <w:t>Element Name</w:t>
            </w:r>
          </w:p>
        </w:tc>
        <w:tc>
          <w:tcPr>
            <w:tcW w:w="5355" w:type="dxa"/>
            <w:gridSpan w:val="3"/>
            <w:shd w:val="clear" w:color="auto" w:fill="E6E6E6"/>
          </w:tcPr>
          <w:p w14:paraId="79276DDC" w14:textId="77777777" w:rsidR="009C7DDC" w:rsidRPr="00BB198E" w:rsidRDefault="009C7DDC" w:rsidP="00F21283">
            <w:pPr>
              <w:pStyle w:val="Table-ColHead"/>
              <w:rPr>
                <w:rFonts w:cs="Arial"/>
                <w:bCs/>
                <w:sz w:val="16"/>
                <w:szCs w:val="16"/>
              </w:rPr>
            </w:pPr>
            <w:r w:rsidRPr="00BB198E">
              <w:rPr>
                <w:rFonts w:cs="Arial"/>
                <w:bCs/>
                <w:sz w:val="16"/>
                <w:szCs w:val="16"/>
              </w:rPr>
              <w:t>DILLUSTRATIONTYPE</w:t>
            </w:r>
          </w:p>
        </w:tc>
      </w:tr>
      <w:tr w:rsidR="009C7DDC" w:rsidRPr="00BB198E" w14:paraId="22898F0A" w14:textId="77777777" w:rsidTr="00F21283">
        <w:trPr>
          <w:tblHeader/>
        </w:trPr>
        <w:tc>
          <w:tcPr>
            <w:tcW w:w="2126" w:type="dxa"/>
            <w:shd w:val="clear" w:color="auto" w:fill="E6E6E6"/>
          </w:tcPr>
          <w:p w14:paraId="59A0E5CA"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1423" w:type="dxa"/>
            <w:shd w:val="clear" w:color="auto" w:fill="E6E6E6"/>
          </w:tcPr>
          <w:p w14:paraId="0C9C4E21" w14:textId="77777777" w:rsidR="009C7DDC" w:rsidRPr="00BB198E" w:rsidRDefault="009C7DDC" w:rsidP="00F21283">
            <w:pPr>
              <w:pStyle w:val="Table-ColHead"/>
              <w:rPr>
                <w:rFonts w:cs="Arial"/>
                <w:sz w:val="16"/>
                <w:szCs w:val="16"/>
              </w:rPr>
            </w:pPr>
            <w:r w:rsidRPr="00BB198E">
              <w:rPr>
                <w:rFonts w:cs="Arial"/>
                <w:sz w:val="16"/>
                <w:szCs w:val="16"/>
              </w:rPr>
              <w:t>Default</w:t>
            </w:r>
          </w:p>
        </w:tc>
        <w:tc>
          <w:tcPr>
            <w:tcW w:w="2492" w:type="dxa"/>
            <w:shd w:val="clear" w:color="auto" w:fill="E6E6E6"/>
          </w:tcPr>
          <w:p w14:paraId="636DF000"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440" w:type="dxa"/>
            <w:shd w:val="clear" w:color="auto" w:fill="E6E6E6"/>
          </w:tcPr>
          <w:p w14:paraId="0B9D09B1" w14:textId="77777777" w:rsidR="009C7DDC" w:rsidRPr="00BB198E" w:rsidRDefault="009C7DDC" w:rsidP="00F21283">
            <w:pPr>
              <w:pStyle w:val="Table-ColHead"/>
              <w:rPr>
                <w:rFonts w:cs="Arial"/>
                <w:sz w:val="16"/>
                <w:szCs w:val="16"/>
              </w:rPr>
            </w:pPr>
            <w:r w:rsidRPr="00BB198E">
              <w:rPr>
                <w:rFonts w:cs="Arial"/>
                <w:sz w:val="16"/>
                <w:szCs w:val="16"/>
              </w:rPr>
              <w:t>Custom</w:t>
            </w:r>
          </w:p>
        </w:tc>
      </w:tr>
      <w:tr w:rsidR="009C7DDC" w:rsidRPr="009B04C6" w14:paraId="60B12DEE" w14:textId="77777777" w:rsidTr="00F21283">
        <w:tc>
          <w:tcPr>
            <w:tcW w:w="2126" w:type="dxa"/>
            <w:vAlign w:val="center"/>
          </w:tcPr>
          <w:p w14:paraId="12412DE7" w14:textId="119589E8" w:rsidR="009C7DDC" w:rsidRPr="009B04C6" w:rsidRDefault="00595511" w:rsidP="00F21283">
            <w:pPr>
              <w:suppressAutoHyphens/>
              <w:rPr>
                <w:rFonts w:ascii="Arial" w:hAnsi="Arial" w:cs="Arial"/>
                <w:sz w:val="16"/>
                <w:szCs w:val="16"/>
              </w:rPr>
            </w:pPr>
            <w:r>
              <w:rPr>
                <w:rFonts w:ascii="Arial" w:hAnsi="Arial" w:cs="Arial"/>
                <w:sz w:val="16"/>
                <w:szCs w:val="16"/>
              </w:rPr>
              <w:t xml:space="preserve">Application </w:t>
            </w:r>
            <w:r w:rsidR="00FA257D">
              <w:rPr>
                <w:rFonts w:ascii="Arial" w:hAnsi="Arial" w:cs="Arial"/>
                <w:sz w:val="16"/>
                <w:szCs w:val="16"/>
              </w:rPr>
              <w:t>Schematic</w:t>
            </w:r>
          </w:p>
        </w:tc>
        <w:tc>
          <w:tcPr>
            <w:tcW w:w="1423" w:type="dxa"/>
            <w:vAlign w:val="center"/>
          </w:tcPr>
          <w:p w14:paraId="698AC464" w14:textId="57B83A83" w:rsidR="009C7DDC" w:rsidRPr="009B04C6" w:rsidRDefault="009C7DDC" w:rsidP="00F21283">
            <w:pPr>
              <w:pStyle w:val="Table-Text"/>
              <w:suppressAutoHyphens/>
              <w:rPr>
                <w:rFonts w:ascii="Arial" w:hAnsi="Arial" w:cs="Arial"/>
                <w:szCs w:val="16"/>
              </w:rPr>
            </w:pPr>
          </w:p>
        </w:tc>
        <w:tc>
          <w:tcPr>
            <w:tcW w:w="2492" w:type="dxa"/>
            <w:vAlign w:val="center"/>
          </w:tcPr>
          <w:p w14:paraId="0B9D297E" w14:textId="77777777" w:rsidR="009C7DDC" w:rsidRPr="009B04C6" w:rsidRDefault="009C7DDC" w:rsidP="00F21283">
            <w:pPr>
              <w:suppressAutoHyphens/>
              <w:rPr>
                <w:rFonts w:ascii="Arial" w:hAnsi="Arial" w:cs="Arial"/>
                <w:sz w:val="16"/>
                <w:szCs w:val="16"/>
              </w:rPr>
            </w:pPr>
          </w:p>
        </w:tc>
        <w:tc>
          <w:tcPr>
            <w:tcW w:w="1440" w:type="dxa"/>
            <w:vAlign w:val="center"/>
          </w:tcPr>
          <w:p w14:paraId="274D6F3D" w14:textId="6D4CBD0C" w:rsidR="009C7DDC" w:rsidRPr="009B04C6" w:rsidRDefault="00776D73" w:rsidP="00F21283">
            <w:pPr>
              <w:pStyle w:val="Table-Text"/>
              <w:suppressAutoHyphens/>
              <w:rPr>
                <w:rFonts w:ascii="Arial" w:hAnsi="Arial" w:cs="Arial"/>
                <w:szCs w:val="16"/>
              </w:rPr>
            </w:pPr>
            <w:r>
              <w:rPr>
                <w:rFonts w:ascii="Arial" w:hAnsi="Arial" w:cs="Arial"/>
                <w:szCs w:val="16"/>
              </w:rPr>
              <w:t>Yes</w:t>
            </w:r>
          </w:p>
        </w:tc>
      </w:tr>
      <w:tr w:rsidR="00776D73" w:rsidRPr="009B04C6" w14:paraId="73F49B21" w14:textId="77777777" w:rsidTr="00D65800">
        <w:tc>
          <w:tcPr>
            <w:tcW w:w="2126" w:type="dxa"/>
            <w:vAlign w:val="center"/>
          </w:tcPr>
          <w:p w14:paraId="077FB345" w14:textId="5DF9A977" w:rsidR="00776D73" w:rsidRDefault="00776D73" w:rsidP="00776D73">
            <w:pPr>
              <w:suppressAutoHyphens/>
              <w:rPr>
                <w:rFonts w:ascii="Arial" w:hAnsi="Arial" w:cs="Arial"/>
                <w:sz w:val="16"/>
                <w:szCs w:val="16"/>
              </w:rPr>
            </w:pPr>
            <w:r>
              <w:rPr>
                <w:rFonts w:ascii="Arial" w:hAnsi="Arial" w:cs="Arial"/>
                <w:sz w:val="16"/>
                <w:szCs w:val="16"/>
              </w:rPr>
              <w:t>Simplified Schematic</w:t>
            </w:r>
          </w:p>
        </w:tc>
        <w:tc>
          <w:tcPr>
            <w:tcW w:w="1423" w:type="dxa"/>
            <w:vAlign w:val="center"/>
          </w:tcPr>
          <w:p w14:paraId="490D1763"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16470915" w14:textId="77777777" w:rsidR="00776D73" w:rsidRPr="009B04C6" w:rsidRDefault="00776D73" w:rsidP="00776D73">
            <w:pPr>
              <w:suppressAutoHyphens/>
              <w:rPr>
                <w:rFonts w:ascii="Arial" w:hAnsi="Arial" w:cs="Arial"/>
                <w:sz w:val="16"/>
                <w:szCs w:val="16"/>
              </w:rPr>
            </w:pPr>
          </w:p>
        </w:tc>
        <w:tc>
          <w:tcPr>
            <w:tcW w:w="1440" w:type="dxa"/>
          </w:tcPr>
          <w:p w14:paraId="3E34357C" w14:textId="7E40D2F7" w:rsidR="00776D73" w:rsidRPr="009B04C6" w:rsidRDefault="00776D73" w:rsidP="00776D73">
            <w:pPr>
              <w:pStyle w:val="Table-Text"/>
              <w:tabs>
                <w:tab w:val="left" w:pos="2070"/>
              </w:tabs>
              <w:suppressAutoHyphens/>
              <w:rPr>
                <w:rFonts w:ascii="Arial" w:hAnsi="Arial" w:cs="Arial"/>
                <w:szCs w:val="16"/>
              </w:rPr>
            </w:pPr>
            <w:r w:rsidRPr="00A343CC">
              <w:rPr>
                <w:rFonts w:ascii="Arial" w:hAnsi="Arial" w:cs="Arial"/>
                <w:szCs w:val="16"/>
              </w:rPr>
              <w:t>Yes</w:t>
            </w:r>
          </w:p>
        </w:tc>
      </w:tr>
      <w:tr w:rsidR="00776D73" w:rsidRPr="009B04C6" w14:paraId="4C0DB040" w14:textId="77777777" w:rsidTr="00D65800">
        <w:tc>
          <w:tcPr>
            <w:tcW w:w="2126" w:type="dxa"/>
            <w:vAlign w:val="center"/>
          </w:tcPr>
          <w:p w14:paraId="083BFB33" w14:textId="58DE6D03" w:rsidR="00776D73" w:rsidRPr="009B04C6" w:rsidRDefault="00776D73" w:rsidP="00776D73">
            <w:pPr>
              <w:suppressAutoHyphens/>
              <w:rPr>
                <w:rFonts w:ascii="Arial" w:hAnsi="Arial" w:cs="Arial"/>
                <w:sz w:val="16"/>
                <w:szCs w:val="16"/>
              </w:rPr>
            </w:pPr>
            <w:r>
              <w:rPr>
                <w:rFonts w:ascii="Arial" w:hAnsi="Arial" w:cs="Arial"/>
                <w:sz w:val="16"/>
                <w:szCs w:val="16"/>
              </w:rPr>
              <w:t>Functional Block</w:t>
            </w:r>
          </w:p>
        </w:tc>
        <w:tc>
          <w:tcPr>
            <w:tcW w:w="1423" w:type="dxa"/>
            <w:vAlign w:val="center"/>
          </w:tcPr>
          <w:p w14:paraId="0020910C" w14:textId="51A985EF" w:rsidR="00776D73" w:rsidRPr="009B04C6" w:rsidRDefault="00776D73" w:rsidP="00776D73">
            <w:pPr>
              <w:pStyle w:val="Table-Text"/>
              <w:suppressAutoHyphens/>
              <w:rPr>
                <w:rFonts w:ascii="Arial" w:hAnsi="Arial" w:cs="Arial"/>
                <w:szCs w:val="16"/>
              </w:rPr>
            </w:pPr>
          </w:p>
        </w:tc>
        <w:tc>
          <w:tcPr>
            <w:tcW w:w="2492" w:type="dxa"/>
            <w:vAlign w:val="center"/>
          </w:tcPr>
          <w:p w14:paraId="7C6931B4" w14:textId="77777777" w:rsidR="00776D73" w:rsidRPr="009B04C6" w:rsidRDefault="00776D73" w:rsidP="00776D73">
            <w:pPr>
              <w:suppressAutoHyphens/>
              <w:rPr>
                <w:rFonts w:ascii="Arial" w:hAnsi="Arial" w:cs="Arial"/>
                <w:sz w:val="16"/>
                <w:szCs w:val="16"/>
              </w:rPr>
            </w:pPr>
          </w:p>
        </w:tc>
        <w:tc>
          <w:tcPr>
            <w:tcW w:w="1440" w:type="dxa"/>
          </w:tcPr>
          <w:p w14:paraId="6AA4B702" w14:textId="17EA5C19" w:rsidR="00776D73" w:rsidRPr="009B04C6" w:rsidRDefault="00776D73" w:rsidP="00776D73">
            <w:pPr>
              <w:pStyle w:val="Table-Text"/>
              <w:tabs>
                <w:tab w:val="left" w:pos="2070"/>
              </w:tabs>
              <w:suppressAutoHyphens/>
              <w:rPr>
                <w:rFonts w:ascii="Arial" w:hAnsi="Arial" w:cs="Arial"/>
                <w:szCs w:val="16"/>
              </w:rPr>
            </w:pPr>
            <w:r w:rsidRPr="00A343CC">
              <w:rPr>
                <w:rFonts w:ascii="Arial" w:hAnsi="Arial" w:cs="Arial"/>
                <w:szCs w:val="16"/>
              </w:rPr>
              <w:t>Yes</w:t>
            </w:r>
          </w:p>
        </w:tc>
      </w:tr>
      <w:tr w:rsidR="00776D73" w:rsidRPr="009B04C6" w14:paraId="7D0D27B5" w14:textId="77777777" w:rsidTr="00D65800">
        <w:tc>
          <w:tcPr>
            <w:tcW w:w="2126" w:type="dxa"/>
            <w:vAlign w:val="center"/>
          </w:tcPr>
          <w:p w14:paraId="334ED0F8" w14:textId="6A133B0B" w:rsidR="00776D73" w:rsidRPr="009B04C6" w:rsidRDefault="00776D73" w:rsidP="00776D73">
            <w:pPr>
              <w:suppressAutoHyphens/>
              <w:rPr>
                <w:rFonts w:ascii="Arial" w:hAnsi="Arial" w:cs="Arial"/>
                <w:sz w:val="16"/>
                <w:szCs w:val="16"/>
              </w:rPr>
            </w:pPr>
            <w:r>
              <w:rPr>
                <w:rFonts w:ascii="Arial" w:hAnsi="Arial" w:cs="Arial"/>
                <w:sz w:val="16"/>
                <w:szCs w:val="16"/>
              </w:rPr>
              <w:t>System Block</w:t>
            </w:r>
          </w:p>
        </w:tc>
        <w:tc>
          <w:tcPr>
            <w:tcW w:w="1423" w:type="dxa"/>
            <w:vAlign w:val="center"/>
          </w:tcPr>
          <w:p w14:paraId="71B38851" w14:textId="77777777" w:rsidR="00776D73" w:rsidRDefault="00776D73" w:rsidP="00776D73">
            <w:pPr>
              <w:pStyle w:val="Table-Text"/>
              <w:suppressAutoHyphens/>
              <w:rPr>
                <w:rFonts w:ascii="Arial" w:hAnsi="Arial" w:cs="Arial"/>
                <w:szCs w:val="16"/>
              </w:rPr>
            </w:pPr>
          </w:p>
        </w:tc>
        <w:tc>
          <w:tcPr>
            <w:tcW w:w="2492" w:type="dxa"/>
            <w:vAlign w:val="center"/>
          </w:tcPr>
          <w:p w14:paraId="0F817D8B" w14:textId="77777777" w:rsidR="00776D73" w:rsidRPr="009B04C6" w:rsidRDefault="00776D73" w:rsidP="00776D73">
            <w:pPr>
              <w:suppressAutoHyphens/>
              <w:rPr>
                <w:rFonts w:ascii="Arial" w:hAnsi="Arial" w:cs="Arial"/>
                <w:sz w:val="16"/>
                <w:szCs w:val="16"/>
              </w:rPr>
            </w:pPr>
          </w:p>
        </w:tc>
        <w:tc>
          <w:tcPr>
            <w:tcW w:w="1440" w:type="dxa"/>
          </w:tcPr>
          <w:p w14:paraId="75BA098C" w14:textId="14DBE30E"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7224528D" w14:textId="77777777" w:rsidTr="00D65800">
        <w:tc>
          <w:tcPr>
            <w:tcW w:w="2126" w:type="dxa"/>
            <w:vAlign w:val="center"/>
          </w:tcPr>
          <w:p w14:paraId="4EEBF0FC" w14:textId="215E2A0A" w:rsidR="00776D73" w:rsidRPr="009B04C6" w:rsidRDefault="00776D73" w:rsidP="00776D73">
            <w:pPr>
              <w:suppressAutoHyphens/>
              <w:rPr>
                <w:rFonts w:ascii="Arial" w:hAnsi="Arial" w:cs="Arial"/>
                <w:sz w:val="16"/>
                <w:szCs w:val="16"/>
              </w:rPr>
            </w:pPr>
            <w:r>
              <w:rPr>
                <w:rFonts w:ascii="Arial" w:hAnsi="Arial" w:cs="Arial"/>
                <w:sz w:val="16"/>
                <w:szCs w:val="16"/>
              </w:rPr>
              <w:t>Design Block</w:t>
            </w:r>
          </w:p>
        </w:tc>
        <w:tc>
          <w:tcPr>
            <w:tcW w:w="1423" w:type="dxa"/>
            <w:vAlign w:val="center"/>
          </w:tcPr>
          <w:p w14:paraId="4C88E390" w14:textId="77777777" w:rsidR="00776D73" w:rsidRDefault="00776D73" w:rsidP="00776D73">
            <w:pPr>
              <w:pStyle w:val="Table-Text"/>
              <w:suppressAutoHyphens/>
              <w:rPr>
                <w:rFonts w:ascii="Arial" w:hAnsi="Arial" w:cs="Arial"/>
                <w:szCs w:val="16"/>
              </w:rPr>
            </w:pPr>
          </w:p>
        </w:tc>
        <w:tc>
          <w:tcPr>
            <w:tcW w:w="2492" w:type="dxa"/>
            <w:vAlign w:val="center"/>
          </w:tcPr>
          <w:p w14:paraId="3A8EFA5B" w14:textId="77777777" w:rsidR="00776D73" w:rsidRPr="009B04C6" w:rsidRDefault="00776D73" w:rsidP="00776D73">
            <w:pPr>
              <w:suppressAutoHyphens/>
              <w:rPr>
                <w:rFonts w:ascii="Arial" w:hAnsi="Arial" w:cs="Arial"/>
                <w:sz w:val="16"/>
                <w:szCs w:val="16"/>
              </w:rPr>
            </w:pPr>
          </w:p>
        </w:tc>
        <w:tc>
          <w:tcPr>
            <w:tcW w:w="1440" w:type="dxa"/>
          </w:tcPr>
          <w:p w14:paraId="1A27563E" w14:textId="52A25DDC"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10280E20" w14:textId="77777777" w:rsidTr="00D65800">
        <w:tc>
          <w:tcPr>
            <w:tcW w:w="2126" w:type="dxa"/>
            <w:vAlign w:val="center"/>
          </w:tcPr>
          <w:p w14:paraId="75E28588" w14:textId="05407DBB" w:rsidR="00776D73" w:rsidRPr="009B04C6" w:rsidRDefault="00776D73" w:rsidP="00776D73">
            <w:pPr>
              <w:suppressAutoHyphens/>
              <w:rPr>
                <w:rFonts w:ascii="Arial" w:hAnsi="Arial" w:cs="Arial"/>
                <w:sz w:val="16"/>
                <w:szCs w:val="16"/>
              </w:rPr>
            </w:pPr>
            <w:r>
              <w:rPr>
                <w:rFonts w:ascii="Arial" w:hAnsi="Arial" w:cs="Arial"/>
                <w:sz w:val="16"/>
                <w:szCs w:val="16"/>
              </w:rPr>
              <w:t>Equation</w:t>
            </w:r>
          </w:p>
        </w:tc>
        <w:tc>
          <w:tcPr>
            <w:tcW w:w="1423" w:type="dxa"/>
            <w:vAlign w:val="center"/>
          </w:tcPr>
          <w:p w14:paraId="0E29B4A3" w14:textId="77777777" w:rsidR="00776D73" w:rsidRDefault="00776D73" w:rsidP="00776D73">
            <w:pPr>
              <w:pStyle w:val="Table-Text"/>
              <w:suppressAutoHyphens/>
              <w:rPr>
                <w:rFonts w:ascii="Arial" w:hAnsi="Arial" w:cs="Arial"/>
                <w:szCs w:val="16"/>
              </w:rPr>
            </w:pPr>
          </w:p>
        </w:tc>
        <w:tc>
          <w:tcPr>
            <w:tcW w:w="2492" w:type="dxa"/>
            <w:vAlign w:val="center"/>
          </w:tcPr>
          <w:p w14:paraId="710378D9" w14:textId="77777777" w:rsidR="00776D73" w:rsidRPr="009B04C6" w:rsidRDefault="00776D73" w:rsidP="00776D73">
            <w:pPr>
              <w:suppressAutoHyphens/>
              <w:rPr>
                <w:rFonts w:ascii="Arial" w:hAnsi="Arial" w:cs="Arial"/>
                <w:sz w:val="16"/>
                <w:szCs w:val="16"/>
              </w:rPr>
            </w:pPr>
          </w:p>
        </w:tc>
        <w:tc>
          <w:tcPr>
            <w:tcW w:w="1440" w:type="dxa"/>
          </w:tcPr>
          <w:p w14:paraId="2D402068" w14:textId="39F7AF97"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587A3DFB" w14:textId="77777777" w:rsidTr="00D65800">
        <w:tc>
          <w:tcPr>
            <w:tcW w:w="2126" w:type="dxa"/>
            <w:vAlign w:val="center"/>
          </w:tcPr>
          <w:p w14:paraId="442F7000" w14:textId="77777777" w:rsidR="00776D73" w:rsidRPr="009B04C6" w:rsidRDefault="00776D73" w:rsidP="00776D73">
            <w:pPr>
              <w:suppressAutoHyphens/>
              <w:rPr>
                <w:rFonts w:ascii="Arial" w:hAnsi="Arial" w:cs="Arial"/>
                <w:sz w:val="16"/>
                <w:szCs w:val="16"/>
              </w:rPr>
            </w:pPr>
            <w:r w:rsidRPr="009B04C6">
              <w:rPr>
                <w:rFonts w:ascii="Arial" w:hAnsi="Arial" w:cs="Arial"/>
                <w:sz w:val="16"/>
                <w:szCs w:val="16"/>
              </w:rPr>
              <w:t>Screenshot</w:t>
            </w:r>
          </w:p>
        </w:tc>
        <w:tc>
          <w:tcPr>
            <w:tcW w:w="1423" w:type="dxa"/>
            <w:vAlign w:val="center"/>
          </w:tcPr>
          <w:p w14:paraId="6AE8874A" w14:textId="6F841390" w:rsidR="00776D73" w:rsidRPr="009B04C6" w:rsidRDefault="00776D73" w:rsidP="00776D73">
            <w:pPr>
              <w:pStyle w:val="Table-Text"/>
              <w:suppressAutoHyphens/>
              <w:rPr>
                <w:rFonts w:ascii="Arial" w:hAnsi="Arial" w:cs="Arial"/>
                <w:szCs w:val="16"/>
              </w:rPr>
            </w:pPr>
          </w:p>
        </w:tc>
        <w:tc>
          <w:tcPr>
            <w:tcW w:w="2492" w:type="dxa"/>
            <w:vAlign w:val="center"/>
          </w:tcPr>
          <w:p w14:paraId="759B132C" w14:textId="77777777" w:rsidR="00776D73" w:rsidRPr="009B04C6" w:rsidRDefault="00776D73" w:rsidP="00776D73">
            <w:pPr>
              <w:suppressAutoHyphens/>
              <w:rPr>
                <w:rFonts w:ascii="Arial" w:hAnsi="Arial" w:cs="Arial"/>
                <w:sz w:val="16"/>
                <w:szCs w:val="16"/>
              </w:rPr>
            </w:pPr>
          </w:p>
        </w:tc>
        <w:tc>
          <w:tcPr>
            <w:tcW w:w="1440" w:type="dxa"/>
          </w:tcPr>
          <w:p w14:paraId="593B7166" w14:textId="6E18188E"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5F659A6B" w14:textId="77777777" w:rsidTr="00D65800">
        <w:tc>
          <w:tcPr>
            <w:tcW w:w="2126" w:type="dxa"/>
            <w:vAlign w:val="center"/>
          </w:tcPr>
          <w:p w14:paraId="64A89D8C" w14:textId="236610DA" w:rsidR="00776D73" w:rsidRPr="009B04C6" w:rsidRDefault="00776D73" w:rsidP="00776D73">
            <w:pPr>
              <w:suppressAutoHyphens/>
              <w:rPr>
                <w:rFonts w:ascii="Arial" w:hAnsi="Arial" w:cs="Arial"/>
                <w:sz w:val="16"/>
                <w:szCs w:val="16"/>
              </w:rPr>
            </w:pPr>
            <w:r>
              <w:rPr>
                <w:rFonts w:ascii="Arial" w:hAnsi="Arial" w:cs="Arial"/>
                <w:sz w:val="16"/>
                <w:szCs w:val="16"/>
              </w:rPr>
              <w:t>Pinout Diagram</w:t>
            </w:r>
          </w:p>
        </w:tc>
        <w:tc>
          <w:tcPr>
            <w:tcW w:w="1423" w:type="dxa"/>
            <w:vAlign w:val="center"/>
          </w:tcPr>
          <w:p w14:paraId="33B0FC1F"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27C4F932" w14:textId="77777777" w:rsidR="00776D73" w:rsidRPr="009B04C6" w:rsidRDefault="00776D73" w:rsidP="00776D73">
            <w:pPr>
              <w:suppressAutoHyphens/>
              <w:rPr>
                <w:rFonts w:ascii="Arial" w:hAnsi="Arial" w:cs="Arial"/>
                <w:sz w:val="16"/>
                <w:szCs w:val="16"/>
              </w:rPr>
            </w:pPr>
          </w:p>
        </w:tc>
        <w:tc>
          <w:tcPr>
            <w:tcW w:w="1440" w:type="dxa"/>
          </w:tcPr>
          <w:p w14:paraId="4A98B507" w14:textId="2D730496"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1FF52FDB" w14:textId="77777777" w:rsidTr="00D65800">
        <w:tc>
          <w:tcPr>
            <w:tcW w:w="2126" w:type="dxa"/>
            <w:vAlign w:val="center"/>
          </w:tcPr>
          <w:p w14:paraId="25B707C8" w14:textId="0AD698C7" w:rsidR="00776D73" w:rsidRDefault="00776D73" w:rsidP="00776D73">
            <w:pPr>
              <w:suppressAutoHyphens/>
              <w:rPr>
                <w:rFonts w:ascii="Arial" w:hAnsi="Arial" w:cs="Arial"/>
                <w:sz w:val="16"/>
                <w:szCs w:val="16"/>
              </w:rPr>
            </w:pPr>
            <w:r>
              <w:rPr>
                <w:rFonts w:ascii="Arial" w:hAnsi="Arial" w:cs="Arial"/>
                <w:sz w:val="16"/>
                <w:szCs w:val="16"/>
              </w:rPr>
              <w:t>Package Drawing</w:t>
            </w:r>
          </w:p>
        </w:tc>
        <w:tc>
          <w:tcPr>
            <w:tcW w:w="1423" w:type="dxa"/>
            <w:vAlign w:val="center"/>
          </w:tcPr>
          <w:p w14:paraId="79B25ADF"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4A550756" w14:textId="77777777" w:rsidR="00776D73" w:rsidRPr="009B04C6" w:rsidRDefault="00776D73" w:rsidP="00776D73">
            <w:pPr>
              <w:suppressAutoHyphens/>
              <w:rPr>
                <w:rFonts w:ascii="Arial" w:hAnsi="Arial" w:cs="Arial"/>
                <w:sz w:val="16"/>
                <w:szCs w:val="16"/>
              </w:rPr>
            </w:pPr>
          </w:p>
        </w:tc>
        <w:tc>
          <w:tcPr>
            <w:tcW w:w="1440" w:type="dxa"/>
          </w:tcPr>
          <w:p w14:paraId="3B073E7E" w14:textId="3083B1DB"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7899FF68" w14:textId="77777777" w:rsidTr="00D65800">
        <w:tc>
          <w:tcPr>
            <w:tcW w:w="2126" w:type="dxa"/>
            <w:vAlign w:val="center"/>
          </w:tcPr>
          <w:p w14:paraId="3EBA65CF" w14:textId="0CB972FD" w:rsidR="00776D73" w:rsidRDefault="00776D73" w:rsidP="00776D73">
            <w:pPr>
              <w:suppressAutoHyphens/>
              <w:rPr>
                <w:rFonts w:ascii="Arial" w:hAnsi="Arial" w:cs="Arial"/>
                <w:sz w:val="16"/>
                <w:szCs w:val="16"/>
              </w:rPr>
            </w:pPr>
            <w:r>
              <w:rPr>
                <w:rFonts w:ascii="Arial" w:hAnsi="Arial" w:cs="Arial"/>
                <w:sz w:val="16"/>
                <w:szCs w:val="16"/>
              </w:rPr>
              <w:t>Char Graph</w:t>
            </w:r>
          </w:p>
        </w:tc>
        <w:tc>
          <w:tcPr>
            <w:tcW w:w="1423" w:type="dxa"/>
            <w:vAlign w:val="center"/>
          </w:tcPr>
          <w:p w14:paraId="0FE0858D"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33703369" w14:textId="77777777" w:rsidR="00776D73" w:rsidRPr="009B04C6" w:rsidRDefault="00776D73" w:rsidP="00776D73">
            <w:pPr>
              <w:suppressAutoHyphens/>
              <w:rPr>
                <w:rFonts w:ascii="Arial" w:hAnsi="Arial" w:cs="Arial"/>
                <w:sz w:val="16"/>
                <w:szCs w:val="16"/>
              </w:rPr>
            </w:pPr>
          </w:p>
        </w:tc>
        <w:tc>
          <w:tcPr>
            <w:tcW w:w="1440" w:type="dxa"/>
          </w:tcPr>
          <w:p w14:paraId="72711E08" w14:textId="474ADD59"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71F6E819" w14:textId="77777777" w:rsidTr="00D65800">
        <w:tc>
          <w:tcPr>
            <w:tcW w:w="2126" w:type="dxa"/>
            <w:vAlign w:val="center"/>
          </w:tcPr>
          <w:p w14:paraId="61A660E4" w14:textId="0AD91043" w:rsidR="00776D73" w:rsidRDefault="00776D73" w:rsidP="00776D73">
            <w:pPr>
              <w:suppressAutoHyphens/>
              <w:rPr>
                <w:rFonts w:ascii="Arial" w:hAnsi="Arial" w:cs="Arial"/>
                <w:sz w:val="16"/>
                <w:szCs w:val="16"/>
              </w:rPr>
            </w:pPr>
            <w:r>
              <w:rPr>
                <w:rFonts w:ascii="Arial" w:hAnsi="Arial" w:cs="Arial"/>
                <w:sz w:val="16"/>
                <w:szCs w:val="16"/>
              </w:rPr>
              <w:t>Timing Diagram</w:t>
            </w:r>
          </w:p>
        </w:tc>
        <w:tc>
          <w:tcPr>
            <w:tcW w:w="1423" w:type="dxa"/>
            <w:vAlign w:val="center"/>
          </w:tcPr>
          <w:p w14:paraId="46DFE39E"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162C079B" w14:textId="77777777" w:rsidR="00776D73" w:rsidRPr="009B04C6" w:rsidRDefault="00776D73" w:rsidP="00776D73">
            <w:pPr>
              <w:suppressAutoHyphens/>
              <w:rPr>
                <w:rFonts w:ascii="Arial" w:hAnsi="Arial" w:cs="Arial"/>
                <w:sz w:val="16"/>
                <w:szCs w:val="16"/>
              </w:rPr>
            </w:pPr>
          </w:p>
        </w:tc>
        <w:tc>
          <w:tcPr>
            <w:tcW w:w="1440" w:type="dxa"/>
          </w:tcPr>
          <w:p w14:paraId="322C8BAB" w14:textId="1E1A816A"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0142C513" w14:textId="77777777" w:rsidTr="00D65800">
        <w:tc>
          <w:tcPr>
            <w:tcW w:w="2126" w:type="dxa"/>
            <w:vAlign w:val="center"/>
          </w:tcPr>
          <w:p w14:paraId="1AA5CACC" w14:textId="5530C9CC" w:rsidR="00776D73" w:rsidRDefault="00776D73" w:rsidP="00776D73">
            <w:pPr>
              <w:suppressAutoHyphens/>
              <w:rPr>
                <w:rFonts w:ascii="Arial" w:hAnsi="Arial" w:cs="Arial"/>
                <w:sz w:val="16"/>
                <w:szCs w:val="16"/>
              </w:rPr>
            </w:pPr>
            <w:r>
              <w:rPr>
                <w:rFonts w:ascii="Arial" w:hAnsi="Arial" w:cs="Arial"/>
                <w:sz w:val="16"/>
                <w:szCs w:val="16"/>
              </w:rPr>
              <w:t>Switching Diagram</w:t>
            </w:r>
          </w:p>
        </w:tc>
        <w:tc>
          <w:tcPr>
            <w:tcW w:w="1423" w:type="dxa"/>
            <w:vAlign w:val="center"/>
          </w:tcPr>
          <w:p w14:paraId="6561AEC7"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6F7AEABF" w14:textId="77777777" w:rsidR="00776D73" w:rsidRPr="009B04C6" w:rsidRDefault="00776D73" w:rsidP="00776D73">
            <w:pPr>
              <w:suppressAutoHyphens/>
              <w:rPr>
                <w:rFonts w:ascii="Arial" w:hAnsi="Arial" w:cs="Arial"/>
                <w:sz w:val="16"/>
                <w:szCs w:val="16"/>
              </w:rPr>
            </w:pPr>
          </w:p>
        </w:tc>
        <w:tc>
          <w:tcPr>
            <w:tcW w:w="1440" w:type="dxa"/>
          </w:tcPr>
          <w:p w14:paraId="598C9526" w14:textId="79E3906D"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2A6C8A1E" w14:textId="77777777" w:rsidTr="00D65800">
        <w:tc>
          <w:tcPr>
            <w:tcW w:w="2126" w:type="dxa"/>
            <w:vAlign w:val="center"/>
          </w:tcPr>
          <w:p w14:paraId="11B72AC4" w14:textId="79DA64F1" w:rsidR="00776D73" w:rsidRDefault="00776D73" w:rsidP="00776D73">
            <w:pPr>
              <w:suppressAutoHyphens/>
              <w:rPr>
                <w:rFonts w:ascii="Arial" w:hAnsi="Arial" w:cs="Arial"/>
                <w:sz w:val="16"/>
                <w:szCs w:val="16"/>
              </w:rPr>
            </w:pPr>
            <w:r>
              <w:rPr>
                <w:rFonts w:ascii="Arial" w:hAnsi="Arial" w:cs="Arial"/>
                <w:sz w:val="16"/>
                <w:szCs w:val="16"/>
              </w:rPr>
              <w:t>Wave Form</w:t>
            </w:r>
          </w:p>
        </w:tc>
        <w:tc>
          <w:tcPr>
            <w:tcW w:w="1423" w:type="dxa"/>
            <w:vAlign w:val="center"/>
          </w:tcPr>
          <w:p w14:paraId="3AF05D39"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32351A24" w14:textId="77777777" w:rsidR="00776D73" w:rsidRPr="009B04C6" w:rsidRDefault="00776D73" w:rsidP="00776D73">
            <w:pPr>
              <w:suppressAutoHyphens/>
              <w:rPr>
                <w:rFonts w:ascii="Arial" w:hAnsi="Arial" w:cs="Arial"/>
                <w:sz w:val="16"/>
                <w:szCs w:val="16"/>
              </w:rPr>
            </w:pPr>
          </w:p>
        </w:tc>
        <w:tc>
          <w:tcPr>
            <w:tcW w:w="1440" w:type="dxa"/>
          </w:tcPr>
          <w:p w14:paraId="3A38A707" w14:textId="2A28AC65"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6B6B1CE7" w14:textId="77777777" w:rsidTr="00D65800">
        <w:tc>
          <w:tcPr>
            <w:tcW w:w="2126" w:type="dxa"/>
            <w:vAlign w:val="center"/>
          </w:tcPr>
          <w:p w14:paraId="40559364" w14:textId="0740C03C" w:rsidR="00776D73" w:rsidRDefault="00776D73" w:rsidP="00776D73">
            <w:pPr>
              <w:suppressAutoHyphens/>
              <w:rPr>
                <w:rFonts w:ascii="Arial" w:hAnsi="Arial" w:cs="Arial"/>
                <w:sz w:val="16"/>
                <w:szCs w:val="16"/>
              </w:rPr>
            </w:pPr>
            <w:r>
              <w:rPr>
                <w:rFonts w:ascii="Arial" w:hAnsi="Arial" w:cs="Arial"/>
                <w:sz w:val="16"/>
                <w:szCs w:val="16"/>
              </w:rPr>
              <w:t>Imported</w:t>
            </w:r>
          </w:p>
        </w:tc>
        <w:tc>
          <w:tcPr>
            <w:tcW w:w="1423" w:type="dxa"/>
            <w:vAlign w:val="center"/>
          </w:tcPr>
          <w:p w14:paraId="2E04341A" w14:textId="5A1B6A14" w:rsidR="00776D73" w:rsidRPr="009B04C6" w:rsidRDefault="00776D73" w:rsidP="00776D73">
            <w:pPr>
              <w:pStyle w:val="Table-Text"/>
              <w:suppressAutoHyphens/>
              <w:rPr>
                <w:rFonts w:ascii="Arial" w:hAnsi="Arial" w:cs="Arial"/>
                <w:szCs w:val="16"/>
              </w:rPr>
            </w:pPr>
            <w:r>
              <w:rPr>
                <w:rFonts w:ascii="Arial" w:hAnsi="Arial" w:cs="Arial"/>
                <w:szCs w:val="16"/>
              </w:rPr>
              <w:t>x</w:t>
            </w:r>
          </w:p>
        </w:tc>
        <w:tc>
          <w:tcPr>
            <w:tcW w:w="2492" w:type="dxa"/>
            <w:vAlign w:val="center"/>
          </w:tcPr>
          <w:p w14:paraId="724F9BF0" w14:textId="77777777" w:rsidR="00776D73" w:rsidRPr="009B04C6" w:rsidRDefault="00776D73" w:rsidP="00776D73">
            <w:pPr>
              <w:suppressAutoHyphens/>
              <w:rPr>
                <w:rFonts w:ascii="Arial" w:hAnsi="Arial" w:cs="Arial"/>
                <w:sz w:val="16"/>
                <w:szCs w:val="16"/>
              </w:rPr>
            </w:pPr>
          </w:p>
        </w:tc>
        <w:tc>
          <w:tcPr>
            <w:tcW w:w="1440" w:type="dxa"/>
          </w:tcPr>
          <w:p w14:paraId="731E45DD" w14:textId="756A6FD6"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5D870FCE" w14:textId="77777777" w:rsidTr="00D65800">
        <w:tc>
          <w:tcPr>
            <w:tcW w:w="2126" w:type="dxa"/>
            <w:vAlign w:val="center"/>
          </w:tcPr>
          <w:p w14:paraId="039A0BEA" w14:textId="19F3E87C" w:rsidR="00776D73" w:rsidRDefault="00776D73" w:rsidP="00776D73">
            <w:pPr>
              <w:suppressAutoHyphens/>
              <w:rPr>
                <w:rFonts w:ascii="Arial" w:hAnsi="Arial" w:cs="Arial"/>
                <w:sz w:val="16"/>
                <w:szCs w:val="16"/>
              </w:rPr>
            </w:pPr>
            <w:r>
              <w:rPr>
                <w:rFonts w:ascii="Arial" w:hAnsi="Arial" w:cs="Arial"/>
                <w:sz w:val="16"/>
                <w:szCs w:val="16"/>
              </w:rPr>
              <w:t>Eye Chart</w:t>
            </w:r>
          </w:p>
        </w:tc>
        <w:tc>
          <w:tcPr>
            <w:tcW w:w="1423" w:type="dxa"/>
            <w:vAlign w:val="center"/>
          </w:tcPr>
          <w:p w14:paraId="47C7B2C6"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53223A8F" w14:textId="77777777" w:rsidR="00776D73" w:rsidRPr="009B04C6" w:rsidRDefault="00776D73" w:rsidP="00776D73">
            <w:pPr>
              <w:suppressAutoHyphens/>
              <w:rPr>
                <w:rFonts w:ascii="Arial" w:hAnsi="Arial" w:cs="Arial"/>
                <w:sz w:val="16"/>
                <w:szCs w:val="16"/>
              </w:rPr>
            </w:pPr>
          </w:p>
        </w:tc>
        <w:tc>
          <w:tcPr>
            <w:tcW w:w="1440" w:type="dxa"/>
          </w:tcPr>
          <w:p w14:paraId="632D579D" w14:textId="0F515A15"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153E7F18" w14:textId="77777777" w:rsidTr="00D65800">
        <w:tc>
          <w:tcPr>
            <w:tcW w:w="2126" w:type="dxa"/>
            <w:vAlign w:val="center"/>
          </w:tcPr>
          <w:p w14:paraId="7E419A53" w14:textId="143BD60D" w:rsidR="00776D73" w:rsidRDefault="00776D73" w:rsidP="00776D73">
            <w:pPr>
              <w:suppressAutoHyphens/>
              <w:rPr>
                <w:rFonts w:ascii="Arial" w:hAnsi="Arial" w:cs="Arial"/>
                <w:sz w:val="16"/>
                <w:szCs w:val="16"/>
              </w:rPr>
            </w:pPr>
            <w:r>
              <w:rPr>
                <w:rFonts w:ascii="Arial" w:hAnsi="Arial" w:cs="Arial"/>
                <w:sz w:val="16"/>
                <w:szCs w:val="16"/>
              </w:rPr>
              <w:t>Smith Chart</w:t>
            </w:r>
          </w:p>
        </w:tc>
        <w:tc>
          <w:tcPr>
            <w:tcW w:w="1423" w:type="dxa"/>
            <w:vAlign w:val="center"/>
          </w:tcPr>
          <w:p w14:paraId="35CA52C5"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2DD629B5" w14:textId="77777777" w:rsidR="00776D73" w:rsidRPr="009B04C6" w:rsidRDefault="00776D73" w:rsidP="00776D73">
            <w:pPr>
              <w:suppressAutoHyphens/>
              <w:rPr>
                <w:rFonts w:ascii="Arial" w:hAnsi="Arial" w:cs="Arial"/>
                <w:sz w:val="16"/>
                <w:szCs w:val="16"/>
              </w:rPr>
            </w:pPr>
          </w:p>
        </w:tc>
        <w:tc>
          <w:tcPr>
            <w:tcW w:w="1440" w:type="dxa"/>
          </w:tcPr>
          <w:p w14:paraId="0C0ACBF0" w14:textId="3EF99C7D"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42739537" w14:textId="77777777" w:rsidTr="00D65800">
        <w:tc>
          <w:tcPr>
            <w:tcW w:w="2126" w:type="dxa"/>
            <w:vAlign w:val="center"/>
          </w:tcPr>
          <w:p w14:paraId="39974A35" w14:textId="287B251E" w:rsidR="00776D73" w:rsidRDefault="00776D73" w:rsidP="00776D73">
            <w:pPr>
              <w:suppressAutoHyphens/>
              <w:rPr>
                <w:rFonts w:ascii="Arial" w:hAnsi="Arial" w:cs="Arial"/>
                <w:sz w:val="16"/>
                <w:szCs w:val="16"/>
              </w:rPr>
            </w:pPr>
            <w:r>
              <w:rPr>
                <w:rFonts w:ascii="Arial" w:hAnsi="Arial" w:cs="Arial"/>
                <w:sz w:val="16"/>
                <w:szCs w:val="16"/>
              </w:rPr>
              <w:t>Flow Chart</w:t>
            </w:r>
          </w:p>
        </w:tc>
        <w:tc>
          <w:tcPr>
            <w:tcW w:w="1423" w:type="dxa"/>
            <w:vAlign w:val="center"/>
          </w:tcPr>
          <w:p w14:paraId="7C06A453"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25DAF286" w14:textId="77777777" w:rsidR="00776D73" w:rsidRPr="009B04C6" w:rsidRDefault="00776D73" w:rsidP="00776D73">
            <w:pPr>
              <w:suppressAutoHyphens/>
              <w:rPr>
                <w:rFonts w:ascii="Arial" w:hAnsi="Arial" w:cs="Arial"/>
                <w:sz w:val="16"/>
                <w:szCs w:val="16"/>
              </w:rPr>
            </w:pPr>
          </w:p>
        </w:tc>
        <w:tc>
          <w:tcPr>
            <w:tcW w:w="1440" w:type="dxa"/>
          </w:tcPr>
          <w:p w14:paraId="5B96C795" w14:textId="08F53E7B"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5FD66F51" w14:textId="77777777" w:rsidTr="00D65800">
        <w:tc>
          <w:tcPr>
            <w:tcW w:w="2126" w:type="dxa"/>
            <w:vAlign w:val="center"/>
          </w:tcPr>
          <w:p w14:paraId="53462605" w14:textId="568F67B8" w:rsidR="00776D73" w:rsidRDefault="00776D73" w:rsidP="00776D73">
            <w:pPr>
              <w:suppressAutoHyphens/>
              <w:rPr>
                <w:rFonts w:ascii="Arial" w:hAnsi="Arial" w:cs="Arial"/>
                <w:sz w:val="16"/>
                <w:szCs w:val="16"/>
              </w:rPr>
            </w:pPr>
            <w:r>
              <w:rPr>
                <w:rFonts w:ascii="Arial" w:hAnsi="Arial" w:cs="Arial"/>
                <w:sz w:val="16"/>
                <w:szCs w:val="16"/>
              </w:rPr>
              <w:t>Bode Diagram</w:t>
            </w:r>
          </w:p>
        </w:tc>
        <w:tc>
          <w:tcPr>
            <w:tcW w:w="1423" w:type="dxa"/>
            <w:vAlign w:val="center"/>
          </w:tcPr>
          <w:p w14:paraId="452D7E5C"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7D556284" w14:textId="77777777" w:rsidR="00776D73" w:rsidRPr="009B04C6" w:rsidRDefault="00776D73" w:rsidP="00776D73">
            <w:pPr>
              <w:suppressAutoHyphens/>
              <w:rPr>
                <w:rFonts w:ascii="Arial" w:hAnsi="Arial" w:cs="Arial"/>
                <w:sz w:val="16"/>
                <w:szCs w:val="16"/>
              </w:rPr>
            </w:pPr>
          </w:p>
        </w:tc>
        <w:tc>
          <w:tcPr>
            <w:tcW w:w="1440" w:type="dxa"/>
          </w:tcPr>
          <w:p w14:paraId="4FB14CA6" w14:textId="436AAAB5"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0BCE3015" w14:textId="77777777" w:rsidTr="00D65800">
        <w:tc>
          <w:tcPr>
            <w:tcW w:w="2126" w:type="dxa"/>
            <w:vAlign w:val="center"/>
          </w:tcPr>
          <w:p w14:paraId="08281304" w14:textId="295E50C8" w:rsidR="00776D73" w:rsidRDefault="00776D73" w:rsidP="00776D73">
            <w:pPr>
              <w:suppressAutoHyphens/>
              <w:rPr>
                <w:rFonts w:ascii="Arial" w:hAnsi="Arial" w:cs="Arial"/>
                <w:sz w:val="16"/>
                <w:szCs w:val="16"/>
              </w:rPr>
            </w:pPr>
            <w:r>
              <w:rPr>
                <w:rFonts w:ascii="Arial" w:hAnsi="Arial" w:cs="Arial"/>
                <w:sz w:val="16"/>
                <w:szCs w:val="16"/>
              </w:rPr>
              <w:t>Board Photo</w:t>
            </w:r>
          </w:p>
        </w:tc>
        <w:tc>
          <w:tcPr>
            <w:tcW w:w="1423" w:type="dxa"/>
            <w:vAlign w:val="center"/>
          </w:tcPr>
          <w:p w14:paraId="046E3A27"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13B99867" w14:textId="77777777" w:rsidR="00776D73" w:rsidRPr="009B04C6" w:rsidRDefault="00776D73" w:rsidP="00776D73">
            <w:pPr>
              <w:suppressAutoHyphens/>
              <w:rPr>
                <w:rFonts w:ascii="Arial" w:hAnsi="Arial" w:cs="Arial"/>
                <w:sz w:val="16"/>
                <w:szCs w:val="16"/>
              </w:rPr>
            </w:pPr>
          </w:p>
        </w:tc>
        <w:tc>
          <w:tcPr>
            <w:tcW w:w="1440" w:type="dxa"/>
          </w:tcPr>
          <w:p w14:paraId="52185DAA" w14:textId="6E23BA2B"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3361F68B" w14:textId="77777777" w:rsidTr="00D65800">
        <w:tc>
          <w:tcPr>
            <w:tcW w:w="2126" w:type="dxa"/>
            <w:vAlign w:val="center"/>
          </w:tcPr>
          <w:p w14:paraId="0ABD105B" w14:textId="2B616907" w:rsidR="00776D73" w:rsidRDefault="00776D73" w:rsidP="00776D73">
            <w:pPr>
              <w:suppressAutoHyphens/>
              <w:rPr>
                <w:rFonts w:ascii="Arial" w:hAnsi="Arial" w:cs="Arial"/>
                <w:sz w:val="16"/>
                <w:szCs w:val="16"/>
              </w:rPr>
            </w:pPr>
            <w:r>
              <w:rPr>
                <w:rFonts w:ascii="Arial" w:hAnsi="Arial" w:cs="Arial"/>
                <w:sz w:val="16"/>
                <w:szCs w:val="16"/>
              </w:rPr>
              <w:t>Board Layer</w:t>
            </w:r>
          </w:p>
        </w:tc>
        <w:tc>
          <w:tcPr>
            <w:tcW w:w="1423" w:type="dxa"/>
            <w:vAlign w:val="center"/>
          </w:tcPr>
          <w:p w14:paraId="12293333"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519DF196" w14:textId="77777777" w:rsidR="00776D73" w:rsidRPr="009B04C6" w:rsidRDefault="00776D73" w:rsidP="00776D73">
            <w:pPr>
              <w:suppressAutoHyphens/>
              <w:rPr>
                <w:rFonts w:ascii="Arial" w:hAnsi="Arial" w:cs="Arial"/>
                <w:sz w:val="16"/>
                <w:szCs w:val="16"/>
              </w:rPr>
            </w:pPr>
          </w:p>
        </w:tc>
        <w:tc>
          <w:tcPr>
            <w:tcW w:w="1440" w:type="dxa"/>
          </w:tcPr>
          <w:p w14:paraId="3349DAF7" w14:textId="6BA9EA58"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31023812" w14:textId="77777777" w:rsidTr="00D65800">
        <w:tc>
          <w:tcPr>
            <w:tcW w:w="2126" w:type="dxa"/>
            <w:vAlign w:val="center"/>
          </w:tcPr>
          <w:p w14:paraId="7A6EF3CA" w14:textId="2490CF8F" w:rsidR="00776D73" w:rsidRDefault="00776D73" w:rsidP="00776D73">
            <w:pPr>
              <w:suppressAutoHyphens/>
              <w:rPr>
                <w:rFonts w:ascii="Arial" w:hAnsi="Arial" w:cs="Arial"/>
                <w:sz w:val="16"/>
                <w:szCs w:val="16"/>
              </w:rPr>
            </w:pPr>
            <w:r>
              <w:rPr>
                <w:rFonts w:ascii="Arial" w:hAnsi="Arial" w:cs="Arial"/>
                <w:sz w:val="16"/>
                <w:szCs w:val="16"/>
              </w:rPr>
              <w:t>Board Drawing</w:t>
            </w:r>
          </w:p>
        </w:tc>
        <w:tc>
          <w:tcPr>
            <w:tcW w:w="1423" w:type="dxa"/>
            <w:vAlign w:val="center"/>
          </w:tcPr>
          <w:p w14:paraId="0D8B8DF0"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3DD0E5E9" w14:textId="77777777" w:rsidR="00776D73" w:rsidRPr="009B04C6" w:rsidRDefault="00776D73" w:rsidP="00776D73">
            <w:pPr>
              <w:suppressAutoHyphens/>
              <w:rPr>
                <w:rFonts w:ascii="Arial" w:hAnsi="Arial" w:cs="Arial"/>
                <w:sz w:val="16"/>
                <w:szCs w:val="16"/>
              </w:rPr>
            </w:pPr>
          </w:p>
        </w:tc>
        <w:tc>
          <w:tcPr>
            <w:tcW w:w="1440" w:type="dxa"/>
          </w:tcPr>
          <w:p w14:paraId="1210FE8E" w14:textId="7090335E"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r w:rsidR="00776D73" w:rsidRPr="009B04C6" w14:paraId="6946317B" w14:textId="77777777" w:rsidTr="00D65800">
        <w:tc>
          <w:tcPr>
            <w:tcW w:w="2126" w:type="dxa"/>
            <w:vAlign w:val="center"/>
          </w:tcPr>
          <w:p w14:paraId="1055E612" w14:textId="1C1D2BAE" w:rsidR="00776D73" w:rsidRDefault="00776D73" w:rsidP="00776D73">
            <w:pPr>
              <w:suppressAutoHyphens/>
              <w:rPr>
                <w:rFonts w:ascii="Arial" w:hAnsi="Arial" w:cs="Arial"/>
                <w:sz w:val="16"/>
                <w:szCs w:val="16"/>
              </w:rPr>
            </w:pPr>
            <w:r>
              <w:rPr>
                <w:rFonts w:ascii="Arial" w:hAnsi="Arial" w:cs="Arial"/>
                <w:sz w:val="16"/>
                <w:szCs w:val="16"/>
              </w:rPr>
              <w:t>Layout Diagram</w:t>
            </w:r>
          </w:p>
        </w:tc>
        <w:tc>
          <w:tcPr>
            <w:tcW w:w="1423" w:type="dxa"/>
            <w:vAlign w:val="center"/>
          </w:tcPr>
          <w:p w14:paraId="4A67EEC5" w14:textId="77777777" w:rsidR="00776D73" w:rsidRPr="009B04C6" w:rsidRDefault="00776D73" w:rsidP="00776D73">
            <w:pPr>
              <w:pStyle w:val="Table-Text"/>
              <w:suppressAutoHyphens/>
              <w:rPr>
                <w:rFonts w:ascii="Arial" w:hAnsi="Arial" w:cs="Arial"/>
                <w:szCs w:val="16"/>
              </w:rPr>
            </w:pPr>
          </w:p>
        </w:tc>
        <w:tc>
          <w:tcPr>
            <w:tcW w:w="2492" w:type="dxa"/>
            <w:vAlign w:val="center"/>
          </w:tcPr>
          <w:p w14:paraId="103FD82E" w14:textId="77777777" w:rsidR="00776D73" w:rsidRPr="009B04C6" w:rsidRDefault="00776D73" w:rsidP="00776D73">
            <w:pPr>
              <w:suppressAutoHyphens/>
              <w:rPr>
                <w:rFonts w:ascii="Arial" w:hAnsi="Arial" w:cs="Arial"/>
                <w:sz w:val="16"/>
                <w:szCs w:val="16"/>
              </w:rPr>
            </w:pPr>
          </w:p>
        </w:tc>
        <w:tc>
          <w:tcPr>
            <w:tcW w:w="1440" w:type="dxa"/>
          </w:tcPr>
          <w:p w14:paraId="7C5523AA" w14:textId="670F91A9" w:rsidR="00776D73" w:rsidRPr="009B04C6" w:rsidRDefault="00776D73" w:rsidP="00776D73">
            <w:pPr>
              <w:pStyle w:val="Table-Text"/>
              <w:suppressAutoHyphens/>
              <w:rPr>
                <w:rFonts w:ascii="Arial" w:hAnsi="Arial" w:cs="Arial"/>
                <w:szCs w:val="16"/>
              </w:rPr>
            </w:pPr>
            <w:r w:rsidRPr="00A343CC">
              <w:rPr>
                <w:rFonts w:ascii="Arial" w:hAnsi="Arial" w:cs="Arial"/>
                <w:szCs w:val="16"/>
              </w:rPr>
              <w:t>Yes</w:t>
            </w:r>
          </w:p>
        </w:tc>
      </w:tr>
    </w:tbl>
    <w:p w14:paraId="0FC0C3BD" w14:textId="77777777" w:rsidR="009C7DDC" w:rsidRPr="009B04C6" w:rsidRDefault="009C7DDC" w:rsidP="00FE4DF9">
      <w:pPr>
        <w:pStyle w:val="Heading2"/>
      </w:pPr>
      <w:bookmarkStart w:id="72" w:name="_Languages"/>
      <w:bookmarkStart w:id="73" w:name="_Toc440563014"/>
      <w:bookmarkStart w:id="74" w:name="_Toc17440631"/>
      <w:bookmarkStart w:id="75" w:name="_Toc172454444"/>
      <w:bookmarkEnd w:id="72"/>
      <w:r w:rsidRPr="009B04C6">
        <w:t>Library</w:t>
      </w:r>
      <w:r>
        <w:t xml:space="preserve"> </w:t>
      </w:r>
      <w:r w:rsidRPr="00FE4DF9">
        <w:t>topic</w:t>
      </w:r>
      <w:r w:rsidRPr="009B04C6">
        <w:t xml:space="preserve"> Types</w:t>
      </w:r>
      <w:bookmarkEnd w:id="73"/>
      <w:bookmarkEnd w:id="74"/>
    </w:p>
    <w:p w14:paraId="7121DD6F" w14:textId="285FF3CE" w:rsidR="009C7DDC" w:rsidRPr="009B04C6" w:rsidRDefault="009C7DDC" w:rsidP="004C4DC0">
      <w:pPr>
        <w:pStyle w:val="Body"/>
      </w:pPr>
      <w:r w:rsidRPr="009B04C6">
        <w:t xml:space="preserve">The following table contains the library types that will be configured in </w:t>
      </w:r>
      <w:r>
        <w:t xml:space="preserve">SDL </w:t>
      </w:r>
      <w:proofErr w:type="spellStart"/>
      <w:r w:rsidR="00641024">
        <w:t>Tridion</w:t>
      </w:r>
      <w:proofErr w:type="spellEnd"/>
      <w:r w:rsidR="00641024">
        <w:t xml:space="preserve"> Docs</w:t>
      </w:r>
      <w:r>
        <w:t xml:space="preserve"> Content Manager</w:t>
      </w:r>
      <w:r w:rsidRPr="009B04C6">
        <w:t xml:space="preserve"> for variables and reusable text and graphics.</w:t>
      </w:r>
    </w:p>
    <w:p w14:paraId="3B38D8DF" w14:textId="77777777" w:rsidR="009C7DDC" w:rsidRDefault="009C7DDC" w:rsidP="004C4DC0">
      <w:pPr>
        <w:pStyle w:val="Body"/>
      </w:pPr>
      <w:r w:rsidRPr="009B04C6">
        <w:t xml:space="preserve">This List of Values is linked to the metadata field </w:t>
      </w:r>
      <w:hyperlink w:anchor="FLIBRARYTYPE" w:history="1">
        <w:r w:rsidRPr="00E17FCC">
          <w:rPr>
            <w:rStyle w:val="Hyperlink"/>
          </w:rPr>
          <w:t>FLIBRARYTYPE</w:t>
        </w:r>
      </w:hyperlink>
      <w:r w:rsidRPr="009B04C6">
        <w:t>.</w:t>
      </w:r>
    </w:p>
    <w:p w14:paraId="02F824D0" w14:textId="5289F3C3" w:rsidR="00776D73" w:rsidRDefault="00776D73" w:rsidP="004C4DC0">
      <w:pPr>
        <w:pStyle w:val="Body"/>
        <w:rPr>
          <w:ins w:id="76" w:author="Breeding, Todd" w:date="2019-09-06T09:48:00Z"/>
        </w:rPr>
      </w:pPr>
      <w:r w:rsidRPr="00286CB3">
        <w:rPr>
          <w:highlight w:val="yellow"/>
        </w:rPr>
        <w:t>Create for the custom basic Libraries a template. Use the ‘Reference’ DTD</w:t>
      </w:r>
    </w:p>
    <w:p w14:paraId="4374655C" w14:textId="19156211" w:rsidR="002B546F" w:rsidRPr="00776D73" w:rsidRDefault="002B546F" w:rsidP="004C4DC0">
      <w:pPr>
        <w:pStyle w:val="Body"/>
      </w:pPr>
      <w:ins w:id="77" w:author="Breeding, Todd" w:date="2019-09-06T09:48:00Z">
        <w:r>
          <w:t>All bas</w:t>
        </w:r>
      </w:ins>
      <w:ins w:id="78" w:author="Breeding, Todd" w:date="2019-09-06T09:49:00Z">
        <w:r>
          <w:t>ed on reference topic</w:t>
        </w:r>
      </w:ins>
    </w:p>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2492"/>
        <w:gridCol w:w="1440"/>
      </w:tblGrid>
      <w:tr w:rsidR="009C7DDC" w:rsidRPr="00BB198E" w14:paraId="51170E83" w14:textId="77777777" w:rsidTr="00F21283">
        <w:trPr>
          <w:tblHeader/>
        </w:trPr>
        <w:tc>
          <w:tcPr>
            <w:tcW w:w="2126" w:type="dxa"/>
            <w:shd w:val="clear" w:color="auto" w:fill="E6E6E6"/>
          </w:tcPr>
          <w:p w14:paraId="75A9E5D5" w14:textId="77777777" w:rsidR="009C7DDC" w:rsidRPr="00BB198E" w:rsidRDefault="009C7DDC" w:rsidP="00F21283">
            <w:pPr>
              <w:pStyle w:val="Table-ColHead"/>
              <w:rPr>
                <w:rFonts w:cs="Arial"/>
                <w:sz w:val="16"/>
                <w:szCs w:val="16"/>
              </w:rPr>
            </w:pPr>
            <w:r w:rsidRPr="00BB198E">
              <w:rPr>
                <w:rFonts w:cs="Arial"/>
                <w:sz w:val="16"/>
                <w:szCs w:val="16"/>
              </w:rPr>
              <w:lastRenderedPageBreak/>
              <w:t>Element Name</w:t>
            </w:r>
          </w:p>
        </w:tc>
        <w:tc>
          <w:tcPr>
            <w:tcW w:w="5355" w:type="dxa"/>
            <w:gridSpan w:val="3"/>
            <w:shd w:val="clear" w:color="auto" w:fill="E6E6E6"/>
          </w:tcPr>
          <w:p w14:paraId="11E31E88" w14:textId="77777777" w:rsidR="009C7DDC" w:rsidRPr="00BB198E" w:rsidRDefault="009C7DDC" w:rsidP="00F21283">
            <w:pPr>
              <w:pStyle w:val="Table-ColHead"/>
              <w:rPr>
                <w:rFonts w:cs="Arial"/>
                <w:bCs/>
                <w:sz w:val="16"/>
                <w:szCs w:val="16"/>
              </w:rPr>
            </w:pPr>
            <w:r w:rsidRPr="00BB198E">
              <w:rPr>
                <w:rFonts w:cs="Arial"/>
                <w:bCs/>
                <w:sz w:val="16"/>
                <w:szCs w:val="16"/>
              </w:rPr>
              <w:t>DLIBRARYTYPE</w:t>
            </w:r>
          </w:p>
        </w:tc>
      </w:tr>
      <w:tr w:rsidR="009C7DDC" w:rsidRPr="00BB198E" w14:paraId="3E6DF37B" w14:textId="77777777" w:rsidTr="00F21283">
        <w:trPr>
          <w:tblHeader/>
        </w:trPr>
        <w:tc>
          <w:tcPr>
            <w:tcW w:w="2126" w:type="dxa"/>
            <w:shd w:val="clear" w:color="auto" w:fill="E6E6E6"/>
          </w:tcPr>
          <w:p w14:paraId="7C949FE3"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1423" w:type="dxa"/>
            <w:shd w:val="clear" w:color="auto" w:fill="E6E6E6"/>
          </w:tcPr>
          <w:p w14:paraId="6CC6C1AC" w14:textId="77777777" w:rsidR="009C7DDC" w:rsidRPr="00BB198E" w:rsidRDefault="009C7DDC" w:rsidP="00F21283">
            <w:pPr>
              <w:pStyle w:val="Table-ColHead"/>
              <w:jc w:val="center"/>
              <w:rPr>
                <w:rFonts w:cs="Arial"/>
                <w:sz w:val="16"/>
                <w:szCs w:val="16"/>
              </w:rPr>
            </w:pPr>
            <w:r w:rsidRPr="00BB198E">
              <w:rPr>
                <w:rFonts w:cs="Arial"/>
                <w:sz w:val="16"/>
                <w:szCs w:val="16"/>
              </w:rPr>
              <w:t>Default</w:t>
            </w:r>
          </w:p>
        </w:tc>
        <w:tc>
          <w:tcPr>
            <w:tcW w:w="2492" w:type="dxa"/>
            <w:shd w:val="clear" w:color="auto" w:fill="E6E6E6"/>
          </w:tcPr>
          <w:p w14:paraId="2000C737"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440" w:type="dxa"/>
            <w:shd w:val="clear" w:color="auto" w:fill="E6E6E6"/>
          </w:tcPr>
          <w:p w14:paraId="58E759D4" w14:textId="77777777" w:rsidR="009C7DDC" w:rsidRPr="00BB198E" w:rsidRDefault="009C7DDC" w:rsidP="00F21283">
            <w:pPr>
              <w:pStyle w:val="Table-ColHead"/>
              <w:jc w:val="center"/>
              <w:rPr>
                <w:rFonts w:cs="Arial"/>
                <w:sz w:val="16"/>
                <w:szCs w:val="16"/>
              </w:rPr>
            </w:pPr>
            <w:r w:rsidRPr="00BB198E">
              <w:rPr>
                <w:rFonts w:cs="Arial"/>
                <w:sz w:val="16"/>
                <w:szCs w:val="16"/>
              </w:rPr>
              <w:t>Custom</w:t>
            </w:r>
          </w:p>
        </w:tc>
      </w:tr>
      <w:tr w:rsidR="009C7DDC" w:rsidRPr="009B04C6" w14:paraId="58163C38" w14:textId="77777777" w:rsidTr="00F21283">
        <w:tc>
          <w:tcPr>
            <w:tcW w:w="2126" w:type="dxa"/>
          </w:tcPr>
          <w:p w14:paraId="1B228AE1" w14:textId="7ECAC1A9" w:rsidR="009C7DDC" w:rsidRPr="00CB1C9A" w:rsidRDefault="009C7DDC" w:rsidP="00F21283">
            <w:pPr>
              <w:pStyle w:val="Table-Text"/>
              <w:suppressAutoHyphens/>
              <w:rPr>
                <w:rFonts w:ascii="Arial" w:hAnsi="Arial"/>
              </w:rPr>
            </w:pPr>
            <w:r w:rsidRPr="00CB1C9A">
              <w:rPr>
                <w:rFonts w:ascii="Arial" w:hAnsi="Arial"/>
              </w:rPr>
              <w:t>Cautions</w:t>
            </w:r>
            <w:ins w:id="79" w:author="Breeding, Todd" w:date="2019-09-06T09:48:00Z">
              <w:r w:rsidR="002B546F">
                <w:rPr>
                  <w:rFonts w:ascii="Arial" w:hAnsi="Arial"/>
                </w:rPr>
                <w:t xml:space="preserve"> </w:t>
              </w:r>
            </w:ins>
          </w:p>
        </w:tc>
        <w:tc>
          <w:tcPr>
            <w:tcW w:w="1423" w:type="dxa"/>
          </w:tcPr>
          <w:p w14:paraId="1736A15F" w14:textId="38EF712D" w:rsidR="009C7DDC" w:rsidRPr="009B04C6" w:rsidRDefault="009C7DDC" w:rsidP="00F21283">
            <w:pPr>
              <w:pStyle w:val="Table-Text"/>
              <w:suppressAutoHyphens/>
              <w:jc w:val="center"/>
              <w:rPr>
                <w:rFonts w:ascii="Arial" w:hAnsi="Arial" w:cs="Arial"/>
                <w:szCs w:val="16"/>
              </w:rPr>
            </w:pPr>
          </w:p>
        </w:tc>
        <w:tc>
          <w:tcPr>
            <w:tcW w:w="2492" w:type="dxa"/>
          </w:tcPr>
          <w:p w14:paraId="25D985DE" w14:textId="77777777" w:rsidR="009C7DDC" w:rsidRPr="009B04C6" w:rsidRDefault="009C7DDC" w:rsidP="00F21283">
            <w:pPr>
              <w:pStyle w:val="Table-Text"/>
              <w:suppressAutoHyphens/>
              <w:rPr>
                <w:rFonts w:ascii="Arial" w:hAnsi="Arial" w:cs="Arial"/>
                <w:szCs w:val="16"/>
              </w:rPr>
            </w:pPr>
          </w:p>
        </w:tc>
        <w:tc>
          <w:tcPr>
            <w:tcW w:w="1440" w:type="dxa"/>
          </w:tcPr>
          <w:p w14:paraId="24F14CA6" w14:textId="31DC43EC" w:rsidR="009C7DDC" w:rsidRPr="00CB1C9A" w:rsidRDefault="00776D73" w:rsidP="00F21283">
            <w:pPr>
              <w:pStyle w:val="Table-Text"/>
              <w:suppressAutoHyphens/>
              <w:jc w:val="center"/>
              <w:rPr>
                <w:rFonts w:ascii="Arial" w:hAnsi="Arial"/>
              </w:rPr>
            </w:pPr>
            <w:r>
              <w:rPr>
                <w:rFonts w:ascii="Arial" w:hAnsi="Arial"/>
              </w:rPr>
              <w:t>No</w:t>
            </w:r>
          </w:p>
        </w:tc>
      </w:tr>
      <w:tr w:rsidR="00776D73" w:rsidRPr="009B04C6" w14:paraId="6942335F" w14:textId="77777777" w:rsidTr="00F21283">
        <w:tc>
          <w:tcPr>
            <w:tcW w:w="2126" w:type="dxa"/>
          </w:tcPr>
          <w:p w14:paraId="681107DC" w14:textId="77777777" w:rsidR="00776D73" w:rsidRPr="009B04C6" w:rsidRDefault="00776D73" w:rsidP="00776D73">
            <w:pPr>
              <w:pStyle w:val="Table-Text"/>
              <w:suppressAutoHyphens/>
              <w:rPr>
                <w:rFonts w:ascii="Arial" w:hAnsi="Arial" w:cs="Arial"/>
                <w:szCs w:val="16"/>
              </w:rPr>
            </w:pPr>
            <w:r w:rsidRPr="009B04C6">
              <w:rPr>
                <w:rFonts w:ascii="Arial" w:hAnsi="Arial" w:cs="Arial"/>
                <w:szCs w:val="16"/>
              </w:rPr>
              <w:t>Images</w:t>
            </w:r>
          </w:p>
        </w:tc>
        <w:tc>
          <w:tcPr>
            <w:tcW w:w="1423" w:type="dxa"/>
          </w:tcPr>
          <w:p w14:paraId="706762C1" w14:textId="54D59A8C" w:rsidR="00776D73" w:rsidRPr="009B04C6" w:rsidRDefault="00776D73" w:rsidP="00776D73">
            <w:pPr>
              <w:pStyle w:val="Table-Text"/>
              <w:suppressAutoHyphens/>
              <w:jc w:val="center"/>
              <w:rPr>
                <w:rFonts w:ascii="Arial" w:hAnsi="Arial" w:cs="Arial"/>
                <w:szCs w:val="16"/>
              </w:rPr>
            </w:pPr>
          </w:p>
        </w:tc>
        <w:tc>
          <w:tcPr>
            <w:tcW w:w="2492" w:type="dxa"/>
          </w:tcPr>
          <w:p w14:paraId="49446C2A" w14:textId="77777777" w:rsidR="00776D73" w:rsidRPr="009B04C6" w:rsidRDefault="00776D73" w:rsidP="00776D73">
            <w:pPr>
              <w:pStyle w:val="Table-Text"/>
              <w:tabs>
                <w:tab w:val="left" w:pos="2070"/>
              </w:tabs>
              <w:suppressAutoHyphens/>
              <w:rPr>
                <w:rFonts w:ascii="Arial" w:hAnsi="Arial" w:cs="Arial"/>
                <w:szCs w:val="16"/>
              </w:rPr>
            </w:pPr>
          </w:p>
        </w:tc>
        <w:tc>
          <w:tcPr>
            <w:tcW w:w="1440" w:type="dxa"/>
          </w:tcPr>
          <w:p w14:paraId="60F67061" w14:textId="12A29792" w:rsidR="00776D73" w:rsidRPr="009B04C6" w:rsidRDefault="00776D73" w:rsidP="00776D73">
            <w:pPr>
              <w:pStyle w:val="Table-Text"/>
              <w:tabs>
                <w:tab w:val="left" w:pos="2070"/>
              </w:tabs>
              <w:suppressAutoHyphens/>
              <w:jc w:val="center"/>
              <w:rPr>
                <w:rFonts w:ascii="Arial" w:hAnsi="Arial" w:cs="Arial"/>
                <w:szCs w:val="16"/>
              </w:rPr>
            </w:pPr>
            <w:r w:rsidRPr="006F450F">
              <w:rPr>
                <w:rFonts w:ascii="Arial" w:hAnsi="Arial"/>
              </w:rPr>
              <w:t>No</w:t>
            </w:r>
          </w:p>
        </w:tc>
      </w:tr>
      <w:tr w:rsidR="00776D73" w:rsidRPr="009B04C6" w14:paraId="454CF332" w14:textId="77777777" w:rsidTr="00F21283">
        <w:tc>
          <w:tcPr>
            <w:tcW w:w="2126" w:type="dxa"/>
          </w:tcPr>
          <w:p w14:paraId="2BB9A033" w14:textId="33C3B971" w:rsidR="00776D73" w:rsidRPr="009B04C6" w:rsidRDefault="00776D73" w:rsidP="00776D73">
            <w:pPr>
              <w:pStyle w:val="Table-Text"/>
              <w:suppressAutoHyphens/>
              <w:rPr>
                <w:rFonts w:ascii="Arial" w:hAnsi="Arial" w:cs="Arial"/>
                <w:szCs w:val="16"/>
              </w:rPr>
            </w:pPr>
            <w:r>
              <w:rPr>
                <w:rFonts w:ascii="Arial" w:hAnsi="Arial" w:cs="Arial"/>
                <w:szCs w:val="16"/>
              </w:rPr>
              <w:t>Warnings</w:t>
            </w:r>
          </w:p>
        </w:tc>
        <w:tc>
          <w:tcPr>
            <w:tcW w:w="1423" w:type="dxa"/>
          </w:tcPr>
          <w:p w14:paraId="0B439275" w14:textId="2196C67A" w:rsidR="00776D73" w:rsidRPr="009B04C6" w:rsidRDefault="00776D73" w:rsidP="00776D73">
            <w:pPr>
              <w:pStyle w:val="Table-Text"/>
              <w:suppressAutoHyphens/>
              <w:jc w:val="center"/>
              <w:rPr>
                <w:rFonts w:ascii="Arial" w:hAnsi="Arial" w:cs="Arial"/>
                <w:szCs w:val="16"/>
              </w:rPr>
            </w:pPr>
          </w:p>
        </w:tc>
        <w:tc>
          <w:tcPr>
            <w:tcW w:w="2492" w:type="dxa"/>
          </w:tcPr>
          <w:p w14:paraId="3A564262" w14:textId="77777777" w:rsidR="00776D73" w:rsidRPr="009B04C6" w:rsidRDefault="00776D73" w:rsidP="00776D73">
            <w:pPr>
              <w:pStyle w:val="Table-Text"/>
              <w:suppressAutoHyphens/>
              <w:rPr>
                <w:rFonts w:ascii="Arial" w:hAnsi="Arial" w:cs="Arial"/>
                <w:szCs w:val="16"/>
              </w:rPr>
            </w:pPr>
          </w:p>
        </w:tc>
        <w:tc>
          <w:tcPr>
            <w:tcW w:w="1440" w:type="dxa"/>
          </w:tcPr>
          <w:p w14:paraId="1A3D8611" w14:textId="029D87F2" w:rsidR="00776D73" w:rsidRPr="009B04C6" w:rsidRDefault="00776D73" w:rsidP="00776D73">
            <w:pPr>
              <w:pStyle w:val="Table-Text"/>
              <w:suppressAutoHyphens/>
              <w:jc w:val="center"/>
              <w:rPr>
                <w:rFonts w:ascii="Arial" w:hAnsi="Arial" w:cs="Arial"/>
                <w:szCs w:val="16"/>
              </w:rPr>
            </w:pPr>
            <w:r w:rsidRPr="006F450F">
              <w:rPr>
                <w:rFonts w:ascii="Arial" w:hAnsi="Arial"/>
              </w:rPr>
              <w:t>No</w:t>
            </w:r>
          </w:p>
        </w:tc>
      </w:tr>
      <w:tr w:rsidR="009C7DDC" w:rsidRPr="009B04C6" w14:paraId="6031B380" w14:textId="77777777" w:rsidTr="00F21283">
        <w:tc>
          <w:tcPr>
            <w:tcW w:w="2126" w:type="dxa"/>
          </w:tcPr>
          <w:p w14:paraId="341AA7C5" w14:textId="76ADE28A" w:rsidR="009C7DDC" w:rsidRPr="009B04C6" w:rsidRDefault="00F84FCD" w:rsidP="00F21283">
            <w:pPr>
              <w:pStyle w:val="Table-Text"/>
              <w:suppressAutoHyphens/>
              <w:rPr>
                <w:rFonts w:ascii="Arial" w:hAnsi="Arial" w:cs="Arial"/>
                <w:szCs w:val="16"/>
              </w:rPr>
            </w:pPr>
            <w:r>
              <w:rPr>
                <w:rFonts w:ascii="Arial" w:hAnsi="Arial" w:cs="Arial"/>
                <w:szCs w:val="16"/>
              </w:rPr>
              <w:t>Notes</w:t>
            </w:r>
          </w:p>
        </w:tc>
        <w:tc>
          <w:tcPr>
            <w:tcW w:w="1423" w:type="dxa"/>
          </w:tcPr>
          <w:p w14:paraId="7DA30BE7" w14:textId="77777777" w:rsidR="009C7DDC" w:rsidRPr="009B04C6" w:rsidRDefault="009C7DDC" w:rsidP="00F21283">
            <w:pPr>
              <w:pStyle w:val="Table-Text"/>
              <w:suppressAutoHyphens/>
              <w:jc w:val="center"/>
              <w:rPr>
                <w:rFonts w:ascii="Arial" w:hAnsi="Arial" w:cs="Arial"/>
                <w:szCs w:val="16"/>
              </w:rPr>
            </w:pPr>
          </w:p>
        </w:tc>
        <w:tc>
          <w:tcPr>
            <w:tcW w:w="2492" w:type="dxa"/>
          </w:tcPr>
          <w:p w14:paraId="730C86DD" w14:textId="77777777" w:rsidR="009C7DDC" w:rsidRPr="009B04C6" w:rsidRDefault="009C7DDC" w:rsidP="00F21283">
            <w:pPr>
              <w:pStyle w:val="Table-Text"/>
              <w:suppressAutoHyphens/>
              <w:rPr>
                <w:rFonts w:ascii="Arial" w:hAnsi="Arial" w:cs="Arial"/>
                <w:szCs w:val="16"/>
              </w:rPr>
            </w:pPr>
          </w:p>
        </w:tc>
        <w:tc>
          <w:tcPr>
            <w:tcW w:w="1440" w:type="dxa"/>
          </w:tcPr>
          <w:p w14:paraId="429EC67E" w14:textId="70750276" w:rsidR="009C7DDC" w:rsidRPr="009B04C6" w:rsidRDefault="00776D73" w:rsidP="00F21283">
            <w:pPr>
              <w:pStyle w:val="Table-Text"/>
              <w:suppressAutoHyphens/>
              <w:jc w:val="center"/>
              <w:rPr>
                <w:rFonts w:ascii="Arial" w:hAnsi="Arial" w:cs="Arial"/>
                <w:szCs w:val="16"/>
              </w:rPr>
            </w:pPr>
            <w:r>
              <w:rPr>
                <w:rFonts w:ascii="Arial" w:hAnsi="Arial"/>
              </w:rPr>
              <w:t>No</w:t>
            </w:r>
          </w:p>
        </w:tc>
      </w:tr>
      <w:tr w:rsidR="00F84FCD" w:rsidRPr="009B04C6" w14:paraId="1DA355BF" w14:textId="77777777" w:rsidTr="00F21283">
        <w:tc>
          <w:tcPr>
            <w:tcW w:w="2126" w:type="dxa"/>
          </w:tcPr>
          <w:p w14:paraId="5CD3F4B2" w14:textId="613BD861" w:rsidR="00F84FCD" w:rsidRDefault="00F84FCD" w:rsidP="00F21283">
            <w:pPr>
              <w:pStyle w:val="Table-Text"/>
              <w:suppressAutoHyphens/>
              <w:rPr>
                <w:rFonts w:ascii="Arial" w:hAnsi="Arial" w:cs="Arial"/>
                <w:szCs w:val="16"/>
              </w:rPr>
            </w:pPr>
            <w:r>
              <w:rPr>
                <w:rFonts w:ascii="Arial" w:hAnsi="Arial" w:cs="Arial"/>
                <w:szCs w:val="16"/>
              </w:rPr>
              <w:t>Disclaimers</w:t>
            </w:r>
          </w:p>
        </w:tc>
        <w:tc>
          <w:tcPr>
            <w:tcW w:w="1423" w:type="dxa"/>
          </w:tcPr>
          <w:p w14:paraId="4A5F3B5D" w14:textId="77777777" w:rsidR="00F84FCD" w:rsidRPr="009B04C6" w:rsidRDefault="00F84FCD" w:rsidP="00F21283">
            <w:pPr>
              <w:pStyle w:val="Table-Text"/>
              <w:suppressAutoHyphens/>
              <w:jc w:val="center"/>
              <w:rPr>
                <w:rFonts w:ascii="Arial" w:hAnsi="Arial" w:cs="Arial"/>
                <w:szCs w:val="16"/>
              </w:rPr>
            </w:pPr>
          </w:p>
        </w:tc>
        <w:tc>
          <w:tcPr>
            <w:tcW w:w="2492" w:type="dxa"/>
          </w:tcPr>
          <w:p w14:paraId="42752B70" w14:textId="77777777" w:rsidR="00F84FCD" w:rsidRPr="009B04C6" w:rsidRDefault="00F84FCD" w:rsidP="00F21283">
            <w:pPr>
              <w:pStyle w:val="Table-Text"/>
              <w:suppressAutoHyphens/>
              <w:rPr>
                <w:rFonts w:ascii="Arial" w:hAnsi="Arial" w:cs="Arial"/>
                <w:szCs w:val="16"/>
              </w:rPr>
            </w:pPr>
          </w:p>
        </w:tc>
        <w:tc>
          <w:tcPr>
            <w:tcW w:w="1440" w:type="dxa"/>
          </w:tcPr>
          <w:p w14:paraId="24103A8F" w14:textId="53EC67DF" w:rsidR="00F84FCD" w:rsidRPr="009B04C6" w:rsidRDefault="00776D73" w:rsidP="00F21283">
            <w:pPr>
              <w:pStyle w:val="Table-Text"/>
              <w:suppressAutoHyphens/>
              <w:jc w:val="center"/>
              <w:rPr>
                <w:rFonts w:ascii="Arial" w:hAnsi="Arial" w:cs="Arial"/>
                <w:szCs w:val="16"/>
              </w:rPr>
            </w:pPr>
            <w:r>
              <w:rPr>
                <w:rFonts w:ascii="Arial" w:hAnsi="Arial" w:cs="Arial"/>
                <w:szCs w:val="16"/>
              </w:rPr>
              <w:t>Yes</w:t>
            </w:r>
          </w:p>
        </w:tc>
      </w:tr>
      <w:tr w:rsidR="00F84FCD" w:rsidRPr="009B04C6" w14:paraId="324BD068" w14:textId="77777777" w:rsidTr="00F21283">
        <w:tc>
          <w:tcPr>
            <w:tcW w:w="2126" w:type="dxa"/>
          </w:tcPr>
          <w:p w14:paraId="415A5C6F" w14:textId="4ED0790F" w:rsidR="00F84FCD" w:rsidRDefault="00F84FCD" w:rsidP="00F21283">
            <w:pPr>
              <w:pStyle w:val="Table-Text"/>
              <w:suppressAutoHyphens/>
              <w:rPr>
                <w:rFonts w:ascii="Arial" w:hAnsi="Arial" w:cs="Arial"/>
                <w:szCs w:val="16"/>
              </w:rPr>
            </w:pPr>
            <w:r>
              <w:rPr>
                <w:rFonts w:ascii="Arial" w:hAnsi="Arial" w:cs="Arial"/>
                <w:szCs w:val="16"/>
              </w:rPr>
              <w:t>Notices</w:t>
            </w:r>
          </w:p>
        </w:tc>
        <w:tc>
          <w:tcPr>
            <w:tcW w:w="1423" w:type="dxa"/>
          </w:tcPr>
          <w:p w14:paraId="4298F281" w14:textId="77777777" w:rsidR="00F84FCD" w:rsidRPr="009B04C6" w:rsidRDefault="00F84FCD" w:rsidP="00F21283">
            <w:pPr>
              <w:pStyle w:val="Table-Text"/>
              <w:suppressAutoHyphens/>
              <w:jc w:val="center"/>
              <w:rPr>
                <w:rFonts w:ascii="Arial" w:hAnsi="Arial" w:cs="Arial"/>
                <w:szCs w:val="16"/>
              </w:rPr>
            </w:pPr>
          </w:p>
        </w:tc>
        <w:tc>
          <w:tcPr>
            <w:tcW w:w="2492" w:type="dxa"/>
          </w:tcPr>
          <w:p w14:paraId="009C1316" w14:textId="77777777" w:rsidR="00F84FCD" w:rsidRPr="009B04C6" w:rsidRDefault="00F84FCD" w:rsidP="00F21283">
            <w:pPr>
              <w:pStyle w:val="Table-Text"/>
              <w:suppressAutoHyphens/>
              <w:rPr>
                <w:rFonts w:ascii="Arial" w:hAnsi="Arial" w:cs="Arial"/>
                <w:szCs w:val="16"/>
              </w:rPr>
            </w:pPr>
          </w:p>
        </w:tc>
        <w:tc>
          <w:tcPr>
            <w:tcW w:w="1440" w:type="dxa"/>
          </w:tcPr>
          <w:p w14:paraId="7E94ECC2" w14:textId="27635225" w:rsidR="00F84FCD" w:rsidRPr="009B04C6" w:rsidRDefault="00776D73" w:rsidP="00F21283">
            <w:pPr>
              <w:pStyle w:val="Table-Text"/>
              <w:suppressAutoHyphens/>
              <w:jc w:val="center"/>
              <w:rPr>
                <w:rFonts w:ascii="Arial" w:hAnsi="Arial" w:cs="Arial"/>
                <w:szCs w:val="16"/>
              </w:rPr>
            </w:pPr>
            <w:r>
              <w:rPr>
                <w:rFonts w:ascii="Arial" w:hAnsi="Arial" w:cs="Arial"/>
                <w:szCs w:val="16"/>
              </w:rPr>
              <w:t>Yes</w:t>
            </w:r>
          </w:p>
        </w:tc>
      </w:tr>
      <w:tr w:rsidR="000447D7" w:rsidRPr="009B04C6" w14:paraId="218963A2" w14:textId="77777777" w:rsidTr="00F21283">
        <w:tc>
          <w:tcPr>
            <w:tcW w:w="2126" w:type="dxa"/>
          </w:tcPr>
          <w:p w14:paraId="78E04EF9" w14:textId="2EBFEF02" w:rsidR="000447D7" w:rsidRDefault="000447D7" w:rsidP="00F21283">
            <w:pPr>
              <w:pStyle w:val="Table-Text"/>
              <w:suppressAutoHyphens/>
              <w:rPr>
                <w:rFonts w:ascii="Arial" w:hAnsi="Arial" w:cs="Arial"/>
                <w:szCs w:val="16"/>
              </w:rPr>
            </w:pPr>
            <w:r>
              <w:rPr>
                <w:rFonts w:ascii="Arial" w:hAnsi="Arial" w:cs="Arial"/>
                <w:szCs w:val="16"/>
              </w:rPr>
              <w:t>Variables</w:t>
            </w:r>
          </w:p>
        </w:tc>
        <w:tc>
          <w:tcPr>
            <w:tcW w:w="1423" w:type="dxa"/>
          </w:tcPr>
          <w:p w14:paraId="50429473" w14:textId="77777777" w:rsidR="000447D7" w:rsidRPr="009B04C6" w:rsidRDefault="000447D7" w:rsidP="00F21283">
            <w:pPr>
              <w:pStyle w:val="Table-Text"/>
              <w:suppressAutoHyphens/>
              <w:jc w:val="center"/>
              <w:rPr>
                <w:rFonts w:ascii="Arial" w:hAnsi="Arial" w:cs="Arial"/>
                <w:szCs w:val="16"/>
              </w:rPr>
            </w:pPr>
          </w:p>
        </w:tc>
        <w:tc>
          <w:tcPr>
            <w:tcW w:w="2492" w:type="dxa"/>
          </w:tcPr>
          <w:p w14:paraId="2545F27F" w14:textId="77777777" w:rsidR="000447D7" w:rsidRPr="009B04C6" w:rsidRDefault="000447D7" w:rsidP="00F21283">
            <w:pPr>
              <w:pStyle w:val="Table-Text"/>
              <w:suppressAutoHyphens/>
              <w:rPr>
                <w:rFonts w:ascii="Arial" w:hAnsi="Arial" w:cs="Arial"/>
                <w:szCs w:val="16"/>
              </w:rPr>
            </w:pPr>
          </w:p>
        </w:tc>
        <w:tc>
          <w:tcPr>
            <w:tcW w:w="1440" w:type="dxa"/>
          </w:tcPr>
          <w:p w14:paraId="0774A923" w14:textId="28530CBE" w:rsidR="000447D7" w:rsidRPr="009B04C6" w:rsidRDefault="00776D73" w:rsidP="00F21283">
            <w:pPr>
              <w:pStyle w:val="Table-Text"/>
              <w:suppressAutoHyphens/>
              <w:jc w:val="center"/>
              <w:rPr>
                <w:rFonts w:ascii="Arial" w:hAnsi="Arial" w:cs="Arial"/>
                <w:szCs w:val="16"/>
              </w:rPr>
            </w:pPr>
            <w:r>
              <w:rPr>
                <w:rFonts w:ascii="Arial" w:hAnsi="Arial" w:cs="Arial"/>
                <w:szCs w:val="16"/>
              </w:rPr>
              <w:t>Yes</w:t>
            </w:r>
          </w:p>
        </w:tc>
      </w:tr>
      <w:tr w:rsidR="00054324" w:rsidRPr="009B04C6" w14:paraId="7D288B83" w14:textId="77777777" w:rsidTr="00F21283">
        <w:tc>
          <w:tcPr>
            <w:tcW w:w="2126" w:type="dxa"/>
          </w:tcPr>
          <w:p w14:paraId="4285951D" w14:textId="32DD73F8" w:rsidR="00054324" w:rsidRDefault="00054324" w:rsidP="00F21283">
            <w:pPr>
              <w:pStyle w:val="Table-Text"/>
              <w:suppressAutoHyphens/>
              <w:rPr>
                <w:rFonts w:ascii="Arial" w:hAnsi="Arial" w:cs="Arial"/>
                <w:szCs w:val="16"/>
              </w:rPr>
            </w:pPr>
            <w:r>
              <w:rPr>
                <w:rFonts w:ascii="Arial" w:hAnsi="Arial" w:cs="Arial"/>
                <w:szCs w:val="16"/>
              </w:rPr>
              <w:t>Boiler</w:t>
            </w:r>
            <w:r w:rsidR="006E2BB5">
              <w:rPr>
                <w:rFonts w:ascii="Arial" w:hAnsi="Arial" w:cs="Arial"/>
                <w:szCs w:val="16"/>
              </w:rPr>
              <w:t xml:space="preserve"> Plate Paras</w:t>
            </w:r>
          </w:p>
        </w:tc>
        <w:tc>
          <w:tcPr>
            <w:tcW w:w="1423" w:type="dxa"/>
          </w:tcPr>
          <w:p w14:paraId="19B664C3" w14:textId="77777777" w:rsidR="00054324" w:rsidRPr="009B04C6" w:rsidRDefault="00054324" w:rsidP="00F21283">
            <w:pPr>
              <w:pStyle w:val="Table-Text"/>
              <w:suppressAutoHyphens/>
              <w:jc w:val="center"/>
              <w:rPr>
                <w:rFonts w:ascii="Arial" w:hAnsi="Arial" w:cs="Arial"/>
                <w:szCs w:val="16"/>
              </w:rPr>
            </w:pPr>
          </w:p>
        </w:tc>
        <w:tc>
          <w:tcPr>
            <w:tcW w:w="2492" w:type="dxa"/>
          </w:tcPr>
          <w:p w14:paraId="05443D8C" w14:textId="77777777" w:rsidR="00054324" w:rsidRPr="009B04C6" w:rsidRDefault="00054324" w:rsidP="00F21283">
            <w:pPr>
              <w:pStyle w:val="Table-Text"/>
              <w:suppressAutoHyphens/>
              <w:rPr>
                <w:rFonts w:ascii="Arial" w:hAnsi="Arial" w:cs="Arial"/>
                <w:szCs w:val="16"/>
              </w:rPr>
            </w:pPr>
          </w:p>
        </w:tc>
        <w:tc>
          <w:tcPr>
            <w:tcW w:w="1440" w:type="dxa"/>
          </w:tcPr>
          <w:p w14:paraId="25F9D9E2" w14:textId="151C8A73" w:rsidR="00054324" w:rsidRPr="009B04C6" w:rsidRDefault="00776D73" w:rsidP="00F21283">
            <w:pPr>
              <w:pStyle w:val="Table-Text"/>
              <w:suppressAutoHyphens/>
              <w:jc w:val="center"/>
              <w:rPr>
                <w:rFonts w:ascii="Arial" w:hAnsi="Arial" w:cs="Arial"/>
                <w:szCs w:val="16"/>
              </w:rPr>
            </w:pPr>
            <w:r>
              <w:rPr>
                <w:rFonts w:ascii="Arial" w:hAnsi="Arial" w:cs="Arial"/>
                <w:szCs w:val="16"/>
              </w:rPr>
              <w:t>Yes</w:t>
            </w:r>
          </w:p>
        </w:tc>
      </w:tr>
    </w:tbl>
    <w:p w14:paraId="007D3BB7" w14:textId="77777777" w:rsidR="009C7DDC" w:rsidRPr="009B04C6" w:rsidRDefault="009C7DDC" w:rsidP="00FE4DF9">
      <w:pPr>
        <w:pStyle w:val="Heading2"/>
      </w:pPr>
      <w:bookmarkStart w:id="80" w:name="_Toc151782999"/>
      <w:bookmarkStart w:id="81" w:name="_Toc151786323"/>
      <w:bookmarkStart w:id="82" w:name="_Toc151783003"/>
      <w:bookmarkStart w:id="83" w:name="_Toc151786327"/>
      <w:bookmarkStart w:id="84" w:name="_Toc151783007"/>
      <w:bookmarkStart w:id="85" w:name="_Toc151786331"/>
      <w:bookmarkStart w:id="86" w:name="_Toc172454446"/>
      <w:bookmarkStart w:id="87" w:name="_Toc440563015"/>
      <w:bookmarkStart w:id="88" w:name="_Toc17440632"/>
      <w:bookmarkEnd w:id="80"/>
      <w:bookmarkEnd w:id="81"/>
      <w:bookmarkEnd w:id="82"/>
      <w:bookmarkEnd w:id="83"/>
      <w:bookmarkEnd w:id="84"/>
      <w:bookmarkEnd w:id="85"/>
      <w:r w:rsidRPr="009B04C6">
        <w:t>Map Types</w:t>
      </w:r>
      <w:bookmarkEnd w:id="86"/>
      <w:bookmarkEnd w:id="87"/>
      <w:bookmarkEnd w:id="88"/>
    </w:p>
    <w:p w14:paraId="5F688E81" w14:textId="4E07022A" w:rsidR="009C7DDC" w:rsidRPr="009B04C6" w:rsidRDefault="009C7DDC" w:rsidP="004C4DC0">
      <w:pPr>
        <w:pStyle w:val="Body"/>
      </w:pPr>
      <w:r w:rsidRPr="009B04C6">
        <w:t xml:space="preserve">The following table contains the map types that will be configured in </w:t>
      </w:r>
      <w:r>
        <w:t xml:space="preserve">SDL </w:t>
      </w:r>
      <w:proofErr w:type="spellStart"/>
      <w:r w:rsidR="00641024">
        <w:t>Tridion</w:t>
      </w:r>
      <w:proofErr w:type="spellEnd"/>
      <w:r w:rsidR="00641024">
        <w:t xml:space="preserve"> Docs</w:t>
      </w:r>
      <w:r>
        <w:t xml:space="preserve"> Content Manager</w:t>
      </w:r>
      <w:r w:rsidRPr="009B04C6">
        <w:t xml:space="preserve">. </w:t>
      </w:r>
    </w:p>
    <w:p w14:paraId="492FDF74" w14:textId="77777777" w:rsidR="009C7DDC" w:rsidRPr="009B04C6" w:rsidRDefault="009C7DDC" w:rsidP="004C4DC0">
      <w:pPr>
        <w:pStyle w:val="Body"/>
      </w:pPr>
      <w:r w:rsidRPr="009B04C6">
        <w:t xml:space="preserve">This List of Values is linked to the metadata field </w:t>
      </w:r>
      <w:hyperlink w:anchor="FMASTERTYPE" w:history="1">
        <w:r w:rsidRPr="00E17FCC">
          <w:rPr>
            <w:rStyle w:val="Hyperlink"/>
          </w:rPr>
          <w:t>FMASTERTYPE</w:t>
        </w:r>
      </w:hyperlink>
      <w:r w:rsidRPr="009B04C6">
        <w:t>.</w:t>
      </w:r>
    </w:p>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2492"/>
        <w:gridCol w:w="1440"/>
      </w:tblGrid>
      <w:tr w:rsidR="009C7DDC" w:rsidRPr="00BB198E" w14:paraId="1FE09768" w14:textId="77777777" w:rsidTr="00F21283">
        <w:trPr>
          <w:tblHeader/>
        </w:trPr>
        <w:tc>
          <w:tcPr>
            <w:tcW w:w="2126" w:type="dxa"/>
            <w:shd w:val="clear" w:color="auto" w:fill="E6E6E6"/>
          </w:tcPr>
          <w:p w14:paraId="20C45962" w14:textId="77777777" w:rsidR="009C7DDC" w:rsidRPr="00BB198E" w:rsidRDefault="009C7DDC" w:rsidP="00F21283">
            <w:pPr>
              <w:pStyle w:val="Table-ColHead"/>
              <w:rPr>
                <w:rFonts w:cs="Arial"/>
                <w:sz w:val="16"/>
                <w:szCs w:val="16"/>
              </w:rPr>
            </w:pPr>
            <w:r w:rsidRPr="00BB198E">
              <w:rPr>
                <w:rFonts w:cs="Arial"/>
                <w:sz w:val="16"/>
                <w:szCs w:val="16"/>
              </w:rPr>
              <w:t>Element Name</w:t>
            </w:r>
          </w:p>
        </w:tc>
        <w:tc>
          <w:tcPr>
            <w:tcW w:w="5355" w:type="dxa"/>
            <w:gridSpan w:val="3"/>
            <w:shd w:val="clear" w:color="auto" w:fill="E6E6E6"/>
          </w:tcPr>
          <w:p w14:paraId="27A5D4C7" w14:textId="77777777" w:rsidR="009C7DDC" w:rsidRPr="00BB198E" w:rsidRDefault="009C7DDC" w:rsidP="00F21283">
            <w:pPr>
              <w:pStyle w:val="Table-ColHead"/>
              <w:rPr>
                <w:rFonts w:cs="Arial"/>
                <w:bCs/>
                <w:sz w:val="16"/>
                <w:szCs w:val="16"/>
              </w:rPr>
            </w:pPr>
            <w:r w:rsidRPr="00BB198E">
              <w:rPr>
                <w:rFonts w:cs="Arial"/>
                <w:bCs/>
                <w:sz w:val="16"/>
                <w:szCs w:val="16"/>
              </w:rPr>
              <w:t>DMASTERTYPE</w:t>
            </w:r>
          </w:p>
        </w:tc>
      </w:tr>
      <w:tr w:rsidR="009C7DDC" w:rsidRPr="00BB198E" w14:paraId="6701BD5B" w14:textId="77777777" w:rsidTr="00F21283">
        <w:trPr>
          <w:tblHeader/>
        </w:trPr>
        <w:tc>
          <w:tcPr>
            <w:tcW w:w="2126" w:type="dxa"/>
            <w:shd w:val="clear" w:color="auto" w:fill="E6E6E6"/>
          </w:tcPr>
          <w:p w14:paraId="061D44B4"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1423" w:type="dxa"/>
            <w:shd w:val="clear" w:color="auto" w:fill="E6E6E6"/>
          </w:tcPr>
          <w:p w14:paraId="2BE171A7" w14:textId="77777777" w:rsidR="009C7DDC" w:rsidRPr="00BB198E" w:rsidRDefault="009C7DDC" w:rsidP="00F21283">
            <w:pPr>
              <w:pStyle w:val="Table-ColHead"/>
              <w:jc w:val="center"/>
              <w:rPr>
                <w:rFonts w:cs="Arial"/>
                <w:sz w:val="16"/>
                <w:szCs w:val="16"/>
              </w:rPr>
            </w:pPr>
            <w:r w:rsidRPr="00BB198E">
              <w:rPr>
                <w:rFonts w:cs="Arial"/>
                <w:sz w:val="16"/>
                <w:szCs w:val="16"/>
              </w:rPr>
              <w:t>Default</w:t>
            </w:r>
          </w:p>
        </w:tc>
        <w:tc>
          <w:tcPr>
            <w:tcW w:w="2492" w:type="dxa"/>
            <w:shd w:val="clear" w:color="auto" w:fill="E6E6E6"/>
          </w:tcPr>
          <w:p w14:paraId="02D1D95B"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440" w:type="dxa"/>
            <w:shd w:val="clear" w:color="auto" w:fill="E6E6E6"/>
          </w:tcPr>
          <w:p w14:paraId="478C28B0" w14:textId="77777777" w:rsidR="009C7DDC" w:rsidRPr="00BB198E" w:rsidRDefault="009C7DDC" w:rsidP="00F21283">
            <w:pPr>
              <w:pStyle w:val="Table-ColHead"/>
              <w:jc w:val="center"/>
              <w:rPr>
                <w:rFonts w:cs="Arial"/>
                <w:sz w:val="16"/>
                <w:szCs w:val="16"/>
              </w:rPr>
            </w:pPr>
            <w:r w:rsidRPr="00BB198E">
              <w:rPr>
                <w:rFonts w:cs="Arial"/>
                <w:sz w:val="16"/>
                <w:szCs w:val="16"/>
              </w:rPr>
              <w:t>Custom</w:t>
            </w:r>
          </w:p>
        </w:tc>
      </w:tr>
      <w:tr w:rsidR="002F1D91" w:rsidRPr="009B04C6" w14:paraId="0E345D0D" w14:textId="77777777" w:rsidTr="00F21283">
        <w:tc>
          <w:tcPr>
            <w:tcW w:w="2126" w:type="dxa"/>
            <w:vAlign w:val="center"/>
          </w:tcPr>
          <w:p w14:paraId="5DAD97D8" w14:textId="2352A71C" w:rsidR="002F1D91" w:rsidRPr="009B04C6" w:rsidRDefault="002F1D91" w:rsidP="002F1D91">
            <w:pPr>
              <w:suppressAutoHyphens/>
              <w:rPr>
                <w:rFonts w:ascii="Arial" w:hAnsi="Arial" w:cs="Arial"/>
                <w:sz w:val="16"/>
                <w:szCs w:val="16"/>
              </w:rPr>
            </w:pPr>
            <w:proofErr w:type="spellStart"/>
            <w:r w:rsidRPr="002F1D91">
              <w:rPr>
                <w:rFonts w:ascii="Arial" w:hAnsi="Arial" w:cs="Arial"/>
                <w:sz w:val="16"/>
                <w:szCs w:val="16"/>
              </w:rPr>
              <w:t>Bookmap</w:t>
            </w:r>
            <w:proofErr w:type="spellEnd"/>
          </w:p>
        </w:tc>
        <w:tc>
          <w:tcPr>
            <w:tcW w:w="1423" w:type="dxa"/>
            <w:vAlign w:val="center"/>
          </w:tcPr>
          <w:p w14:paraId="67A710AF" w14:textId="1440D933" w:rsidR="002F1D91" w:rsidRPr="009B04C6" w:rsidRDefault="002F1D91" w:rsidP="002F1D91">
            <w:pPr>
              <w:pStyle w:val="Table-Text"/>
              <w:suppressAutoHyphens/>
              <w:jc w:val="center"/>
              <w:rPr>
                <w:rFonts w:ascii="Arial" w:hAnsi="Arial" w:cs="Arial"/>
                <w:szCs w:val="16"/>
              </w:rPr>
            </w:pPr>
          </w:p>
        </w:tc>
        <w:tc>
          <w:tcPr>
            <w:tcW w:w="2492" w:type="dxa"/>
            <w:vAlign w:val="center"/>
          </w:tcPr>
          <w:p w14:paraId="0F37F3E7" w14:textId="77777777" w:rsidR="002F1D91" w:rsidRPr="009B04C6" w:rsidRDefault="002F1D91" w:rsidP="002F1D91">
            <w:pPr>
              <w:pStyle w:val="Table-Text"/>
              <w:tabs>
                <w:tab w:val="left" w:pos="2070"/>
              </w:tabs>
              <w:suppressAutoHyphens/>
              <w:rPr>
                <w:rFonts w:ascii="Arial" w:hAnsi="Arial" w:cs="Arial"/>
                <w:szCs w:val="16"/>
              </w:rPr>
            </w:pPr>
          </w:p>
        </w:tc>
        <w:tc>
          <w:tcPr>
            <w:tcW w:w="1440" w:type="dxa"/>
            <w:vAlign w:val="center"/>
          </w:tcPr>
          <w:p w14:paraId="70948EBA" w14:textId="115973D5" w:rsidR="002F1D91" w:rsidRPr="009B04C6" w:rsidRDefault="00776D73" w:rsidP="002F1D91">
            <w:pPr>
              <w:pStyle w:val="Table-Text"/>
              <w:tabs>
                <w:tab w:val="left" w:pos="2070"/>
              </w:tabs>
              <w:suppressAutoHyphens/>
              <w:rPr>
                <w:rFonts w:ascii="Arial" w:hAnsi="Arial" w:cs="Arial"/>
                <w:szCs w:val="16"/>
              </w:rPr>
            </w:pPr>
            <w:r>
              <w:rPr>
                <w:rFonts w:ascii="Arial" w:hAnsi="Arial" w:cs="Arial"/>
                <w:szCs w:val="16"/>
              </w:rPr>
              <w:t>No</w:t>
            </w:r>
          </w:p>
        </w:tc>
      </w:tr>
      <w:tr w:rsidR="002F1D91" w:rsidRPr="009B04C6" w14:paraId="67758017" w14:textId="77777777" w:rsidTr="00595511">
        <w:tc>
          <w:tcPr>
            <w:tcW w:w="2126" w:type="dxa"/>
            <w:shd w:val="clear" w:color="auto" w:fill="auto"/>
            <w:vAlign w:val="center"/>
          </w:tcPr>
          <w:p w14:paraId="59702A98" w14:textId="21BFDC15" w:rsidR="002F1D91" w:rsidRPr="00623D6C" w:rsidRDefault="002F1D91" w:rsidP="002F1D91">
            <w:pPr>
              <w:suppressAutoHyphens/>
              <w:rPr>
                <w:rFonts w:ascii="Arial" w:hAnsi="Arial" w:cs="Arial"/>
                <w:sz w:val="16"/>
                <w:szCs w:val="16"/>
              </w:rPr>
            </w:pPr>
            <w:r w:rsidRPr="002F1D91">
              <w:rPr>
                <w:rFonts w:ascii="Arial" w:hAnsi="Arial" w:cs="Arial"/>
                <w:sz w:val="16"/>
                <w:szCs w:val="16"/>
              </w:rPr>
              <w:t>Map</w:t>
            </w:r>
          </w:p>
        </w:tc>
        <w:tc>
          <w:tcPr>
            <w:tcW w:w="1423" w:type="dxa"/>
            <w:shd w:val="clear" w:color="auto" w:fill="auto"/>
            <w:vAlign w:val="center"/>
          </w:tcPr>
          <w:p w14:paraId="3F1EEDD9" w14:textId="13920049" w:rsidR="002F1D91" w:rsidRPr="009B04C6" w:rsidRDefault="00647BFE" w:rsidP="002F1D91">
            <w:pPr>
              <w:pStyle w:val="Table-Text"/>
              <w:suppressAutoHyphens/>
              <w:rPr>
                <w:rFonts w:ascii="Arial" w:hAnsi="Arial" w:cs="Arial"/>
                <w:szCs w:val="16"/>
              </w:rPr>
            </w:pPr>
            <w:r>
              <w:rPr>
                <w:rFonts w:ascii="Arial" w:hAnsi="Arial" w:cs="Arial"/>
                <w:szCs w:val="16"/>
              </w:rPr>
              <w:t>X</w:t>
            </w:r>
          </w:p>
        </w:tc>
        <w:tc>
          <w:tcPr>
            <w:tcW w:w="2492" w:type="dxa"/>
            <w:shd w:val="clear" w:color="auto" w:fill="auto"/>
            <w:vAlign w:val="center"/>
          </w:tcPr>
          <w:p w14:paraId="20977580" w14:textId="77777777" w:rsidR="002F1D91" w:rsidRPr="009B04C6" w:rsidRDefault="002F1D91" w:rsidP="002F1D91">
            <w:pPr>
              <w:pStyle w:val="Table-Text"/>
              <w:tabs>
                <w:tab w:val="left" w:pos="2070"/>
              </w:tabs>
              <w:suppressAutoHyphens/>
              <w:rPr>
                <w:rFonts w:ascii="Arial" w:hAnsi="Arial" w:cs="Arial"/>
                <w:szCs w:val="16"/>
              </w:rPr>
            </w:pPr>
          </w:p>
        </w:tc>
        <w:tc>
          <w:tcPr>
            <w:tcW w:w="1440" w:type="dxa"/>
            <w:shd w:val="clear" w:color="auto" w:fill="auto"/>
            <w:vAlign w:val="center"/>
          </w:tcPr>
          <w:p w14:paraId="6D8376E7" w14:textId="2FBD6CC0" w:rsidR="002F1D91" w:rsidRPr="009B04C6" w:rsidRDefault="00776D73" w:rsidP="002F1D91">
            <w:pPr>
              <w:pStyle w:val="Table-Text"/>
              <w:tabs>
                <w:tab w:val="left" w:pos="2070"/>
              </w:tabs>
              <w:suppressAutoHyphens/>
              <w:rPr>
                <w:rFonts w:ascii="Arial" w:hAnsi="Arial" w:cs="Arial"/>
                <w:szCs w:val="16"/>
              </w:rPr>
            </w:pPr>
            <w:r>
              <w:rPr>
                <w:rFonts w:ascii="Arial" w:hAnsi="Arial" w:cs="Arial"/>
                <w:szCs w:val="16"/>
              </w:rPr>
              <w:t>No</w:t>
            </w:r>
          </w:p>
        </w:tc>
      </w:tr>
      <w:tr w:rsidR="00DE6E93" w:rsidRPr="009B04C6" w14:paraId="5D782709" w14:textId="77777777" w:rsidTr="00F21283">
        <w:tc>
          <w:tcPr>
            <w:tcW w:w="2126" w:type="dxa"/>
            <w:vAlign w:val="center"/>
          </w:tcPr>
          <w:p w14:paraId="2D672B5D" w14:textId="77777777" w:rsidR="00DE6E93" w:rsidRPr="002F1D91" w:rsidRDefault="00DE6E93" w:rsidP="002F1D91">
            <w:pPr>
              <w:suppressAutoHyphens/>
              <w:rPr>
                <w:rFonts w:ascii="Arial" w:hAnsi="Arial" w:cs="Arial"/>
                <w:sz w:val="16"/>
                <w:szCs w:val="16"/>
              </w:rPr>
            </w:pPr>
          </w:p>
        </w:tc>
        <w:tc>
          <w:tcPr>
            <w:tcW w:w="1423" w:type="dxa"/>
            <w:vAlign w:val="center"/>
          </w:tcPr>
          <w:p w14:paraId="69F74B2D" w14:textId="77777777" w:rsidR="00DE6E93" w:rsidRPr="009B04C6" w:rsidRDefault="00DE6E93" w:rsidP="002F1D91">
            <w:pPr>
              <w:pStyle w:val="Table-Text"/>
              <w:suppressAutoHyphens/>
              <w:rPr>
                <w:rFonts w:ascii="Arial" w:hAnsi="Arial" w:cs="Arial"/>
                <w:szCs w:val="16"/>
              </w:rPr>
            </w:pPr>
          </w:p>
        </w:tc>
        <w:tc>
          <w:tcPr>
            <w:tcW w:w="2492" w:type="dxa"/>
            <w:vAlign w:val="center"/>
          </w:tcPr>
          <w:p w14:paraId="4F0BE69F" w14:textId="77777777" w:rsidR="00DE6E93" w:rsidRPr="009B04C6" w:rsidRDefault="00DE6E93" w:rsidP="002F1D91">
            <w:pPr>
              <w:pStyle w:val="Table-Text"/>
              <w:tabs>
                <w:tab w:val="left" w:pos="2070"/>
              </w:tabs>
              <w:suppressAutoHyphens/>
              <w:rPr>
                <w:rFonts w:ascii="Arial" w:hAnsi="Arial" w:cs="Arial"/>
                <w:szCs w:val="16"/>
              </w:rPr>
            </w:pPr>
          </w:p>
        </w:tc>
        <w:tc>
          <w:tcPr>
            <w:tcW w:w="1440" w:type="dxa"/>
            <w:vAlign w:val="center"/>
          </w:tcPr>
          <w:p w14:paraId="169B4379" w14:textId="77777777" w:rsidR="00DE6E93" w:rsidRDefault="00DE6E93" w:rsidP="002F1D91">
            <w:pPr>
              <w:pStyle w:val="Table-Text"/>
              <w:tabs>
                <w:tab w:val="left" w:pos="2070"/>
              </w:tabs>
              <w:suppressAutoHyphens/>
              <w:rPr>
                <w:rFonts w:ascii="Arial" w:hAnsi="Arial" w:cs="Arial"/>
                <w:szCs w:val="16"/>
              </w:rPr>
            </w:pPr>
          </w:p>
        </w:tc>
      </w:tr>
    </w:tbl>
    <w:p w14:paraId="0869FABA" w14:textId="77777777" w:rsidR="009C7DDC" w:rsidRPr="009B04C6" w:rsidRDefault="009C7DDC" w:rsidP="00FE4DF9">
      <w:pPr>
        <w:pStyle w:val="Heading2"/>
      </w:pPr>
      <w:bookmarkStart w:id="89" w:name="_Toc172454448"/>
      <w:bookmarkStart w:id="90" w:name="_Toc440563016"/>
      <w:bookmarkStart w:id="91" w:name="_Toc17440633"/>
      <w:r w:rsidRPr="009B04C6">
        <w:t xml:space="preserve">Publication </w:t>
      </w:r>
      <w:r w:rsidRPr="00FE4DF9">
        <w:t>Types</w:t>
      </w:r>
      <w:bookmarkEnd w:id="89"/>
      <w:bookmarkEnd w:id="90"/>
      <w:bookmarkEnd w:id="91"/>
    </w:p>
    <w:p w14:paraId="64C46BCA" w14:textId="3982D0F7" w:rsidR="009C7DDC" w:rsidRPr="009B04C6" w:rsidRDefault="009C7DDC" w:rsidP="004C4DC0">
      <w:pPr>
        <w:pStyle w:val="Body"/>
      </w:pPr>
      <w:r w:rsidRPr="009B04C6">
        <w:t xml:space="preserve">The following table contains the publication types that will be configured in </w:t>
      </w:r>
      <w:r>
        <w:t xml:space="preserve">SDL </w:t>
      </w:r>
      <w:proofErr w:type="spellStart"/>
      <w:r w:rsidR="00641024">
        <w:t>Tridion</w:t>
      </w:r>
      <w:proofErr w:type="spellEnd"/>
      <w:r w:rsidR="00641024">
        <w:t xml:space="preserve"> Docs</w:t>
      </w:r>
      <w:r>
        <w:t xml:space="preserve"> Content Manager</w:t>
      </w:r>
      <w:r w:rsidRPr="009B04C6">
        <w:t xml:space="preserve">. </w:t>
      </w:r>
    </w:p>
    <w:p w14:paraId="5E680364" w14:textId="42B4276B" w:rsidR="009C7DDC" w:rsidRPr="009B04C6" w:rsidRDefault="009C7DDC" w:rsidP="004C4DC0">
      <w:pPr>
        <w:pStyle w:val="Body"/>
        <w:rPr>
          <w:rFonts w:ascii="Arial" w:hAnsi="Arial" w:cs="Arial"/>
        </w:rPr>
      </w:pPr>
      <w:r w:rsidRPr="009B04C6">
        <w:rPr>
          <w:rFonts w:ascii="Arial" w:hAnsi="Arial" w:cs="Arial"/>
        </w:rPr>
        <w:t xml:space="preserve">This List of Values is linked to the metadata field </w:t>
      </w:r>
      <w:hyperlink w:anchor="FISHPUBLICATIONTYPE" w:history="1">
        <w:r w:rsidRPr="00E17FCC">
          <w:rPr>
            <w:rStyle w:val="Hyperlink"/>
          </w:rPr>
          <w:t>FISHPUBLICATIONTYPE</w:t>
        </w:r>
      </w:hyperlink>
      <w:r w:rsidRPr="009B04C6">
        <w:rPr>
          <w:rFonts w:ascii="Arial" w:hAnsi="Arial" w:cs="Arial"/>
        </w:rPr>
        <w:t>.</w:t>
      </w:r>
      <w:r w:rsidR="00680C8B">
        <w:rPr>
          <w:rFonts w:ascii="Arial" w:hAnsi="Arial" w:cs="Arial"/>
        </w:rPr>
        <w:t xml:space="preserve"> </w:t>
      </w:r>
    </w:p>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91"/>
        <w:gridCol w:w="1260"/>
        <w:gridCol w:w="1890"/>
        <w:gridCol w:w="1440"/>
      </w:tblGrid>
      <w:tr w:rsidR="009C7DDC" w:rsidRPr="00BB198E" w14:paraId="0F7DD6B2" w14:textId="77777777" w:rsidTr="00F21283">
        <w:trPr>
          <w:tblHeader/>
        </w:trPr>
        <w:tc>
          <w:tcPr>
            <w:tcW w:w="2891" w:type="dxa"/>
            <w:shd w:val="clear" w:color="auto" w:fill="E6E6E6"/>
          </w:tcPr>
          <w:p w14:paraId="3EACC715" w14:textId="77777777" w:rsidR="009C7DDC" w:rsidRPr="00BB198E" w:rsidRDefault="009C7DDC" w:rsidP="00F21283">
            <w:pPr>
              <w:pStyle w:val="Table-ColHead"/>
              <w:rPr>
                <w:rFonts w:cs="Arial"/>
                <w:sz w:val="16"/>
                <w:szCs w:val="16"/>
              </w:rPr>
            </w:pPr>
            <w:r w:rsidRPr="00BB198E">
              <w:rPr>
                <w:rFonts w:cs="Arial"/>
                <w:sz w:val="16"/>
                <w:szCs w:val="16"/>
              </w:rPr>
              <w:t>Element Name</w:t>
            </w:r>
          </w:p>
        </w:tc>
        <w:tc>
          <w:tcPr>
            <w:tcW w:w="4590" w:type="dxa"/>
            <w:gridSpan w:val="3"/>
            <w:shd w:val="clear" w:color="auto" w:fill="E6E6E6"/>
          </w:tcPr>
          <w:p w14:paraId="055E58B5" w14:textId="77777777" w:rsidR="009C7DDC" w:rsidRPr="00BB198E" w:rsidRDefault="009C7DDC" w:rsidP="00F21283">
            <w:pPr>
              <w:pStyle w:val="Table-ColHead"/>
              <w:rPr>
                <w:rFonts w:cs="Arial"/>
                <w:bCs/>
                <w:sz w:val="16"/>
                <w:szCs w:val="16"/>
              </w:rPr>
            </w:pPr>
            <w:r w:rsidRPr="00BB198E">
              <w:rPr>
                <w:rFonts w:cs="Arial"/>
                <w:bCs/>
                <w:sz w:val="16"/>
                <w:szCs w:val="16"/>
              </w:rPr>
              <w:t>DPUBLICATIONTYPES</w:t>
            </w:r>
          </w:p>
        </w:tc>
      </w:tr>
      <w:tr w:rsidR="009C7DDC" w:rsidRPr="00BB198E" w14:paraId="78486B4F" w14:textId="77777777" w:rsidTr="00F21283">
        <w:trPr>
          <w:tblHeader/>
        </w:trPr>
        <w:tc>
          <w:tcPr>
            <w:tcW w:w="2891" w:type="dxa"/>
            <w:shd w:val="clear" w:color="auto" w:fill="E6E6E6"/>
          </w:tcPr>
          <w:p w14:paraId="69A23451"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1260" w:type="dxa"/>
            <w:shd w:val="clear" w:color="auto" w:fill="E6E6E6"/>
          </w:tcPr>
          <w:p w14:paraId="0EBDF679" w14:textId="77777777" w:rsidR="009C7DDC" w:rsidRPr="00BB198E" w:rsidRDefault="009C7DDC" w:rsidP="00F21283">
            <w:pPr>
              <w:pStyle w:val="Table-ColHead"/>
              <w:jc w:val="center"/>
              <w:rPr>
                <w:rFonts w:cs="Arial"/>
                <w:sz w:val="16"/>
                <w:szCs w:val="16"/>
              </w:rPr>
            </w:pPr>
            <w:r w:rsidRPr="00BB198E">
              <w:rPr>
                <w:rFonts w:cs="Arial"/>
                <w:sz w:val="16"/>
                <w:szCs w:val="16"/>
              </w:rPr>
              <w:t>Default</w:t>
            </w:r>
          </w:p>
        </w:tc>
        <w:tc>
          <w:tcPr>
            <w:tcW w:w="1890" w:type="dxa"/>
            <w:shd w:val="clear" w:color="auto" w:fill="E6E6E6"/>
          </w:tcPr>
          <w:p w14:paraId="28A53AC7"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440" w:type="dxa"/>
            <w:shd w:val="clear" w:color="auto" w:fill="E6E6E6"/>
          </w:tcPr>
          <w:p w14:paraId="65CCAE52" w14:textId="77777777" w:rsidR="009C7DDC" w:rsidRPr="00BB198E" w:rsidRDefault="009C7DDC" w:rsidP="00F21283">
            <w:pPr>
              <w:pStyle w:val="Table-ColHead"/>
              <w:jc w:val="center"/>
              <w:rPr>
                <w:rFonts w:cs="Arial"/>
                <w:sz w:val="16"/>
                <w:szCs w:val="16"/>
              </w:rPr>
            </w:pPr>
            <w:r w:rsidRPr="00BB198E">
              <w:rPr>
                <w:rFonts w:cs="Arial"/>
                <w:sz w:val="16"/>
                <w:szCs w:val="16"/>
              </w:rPr>
              <w:t>Custom</w:t>
            </w:r>
          </w:p>
        </w:tc>
      </w:tr>
      <w:tr w:rsidR="00330DDE" w:rsidRPr="009B04C6" w14:paraId="7D3430C0" w14:textId="77777777" w:rsidTr="00D06901">
        <w:tc>
          <w:tcPr>
            <w:tcW w:w="7481" w:type="dxa"/>
            <w:gridSpan w:val="4"/>
            <w:vAlign w:val="center"/>
          </w:tcPr>
          <w:p w14:paraId="49272145" w14:textId="285E3F6E" w:rsidR="00330DDE" w:rsidRDefault="00B54E49" w:rsidP="00BB5ED1">
            <w:pPr>
              <w:pStyle w:val="Table-Text"/>
              <w:suppressAutoHyphens/>
              <w:rPr>
                <w:rFonts w:ascii="Arial" w:hAnsi="Arial" w:cs="Arial"/>
                <w:szCs w:val="16"/>
              </w:rPr>
            </w:pPr>
            <w:r>
              <w:rPr>
                <w:rFonts w:ascii="Arial" w:hAnsi="Arial" w:cs="Arial"/>
                <w:szCs w:val="16"/>
              </w:rPr>
              <w:t>Empty Value (default)</w:t>
            </w:r>
          </w:p>
        </w:tc>
      </w:tr>
      <w:tr w:rsidR="00B54E49" w:rsidRPr="009B04C6" w14:paraId="2FB10C11" w14:textId="77777777" w:rsidTr="00D06901">
        <w:tc>
          <w:tcPr>
            <w:tcW w:w="2891" w:type="dxa"/>
            <w:vAlign w:val="center"/>
          </w:tcPr>
          <w:p w14:paraId="3E710D4A" w14:textId="6501BA8B" w:rsidR="00B54E49" w:rsidRDefault="00B54E49" w:rsidP="00B54E49">
            <w:pPr>
              <w:suppressAutoHyphens/>
              <w:rPr>
                <w:rFonts w:ascii="Arial" w:hAnsi="Arial" w:cs="Arial"/>
                <w:sz w:val="16"/>
                <w:szCs w:val="16"/>
              </w:rPr>
            </w:pPr>
            <w:r>
              <w:rPr>
                <w:rFonts w:ascii="Arial" w:hAnsi="Arial" w:cs="Arial"/>
                <w:sz w:val="20"/>
                <w:szCs w:val="20"/>
              </w:rPr>
              <w:t>Data Sheet</w:t>
            </w:r>
          </w:p>
        </w:tc>
        <w:tc>
          <w:tcPr>
            <w:tcW w:w="1260" w:type="dxa"/>
            <w:vAlign w:val="center"/>
          </w:tcPr>
          <w:p w14:paraId="12179AE4" w14:textId="77777777" w:rsidR="00B54E49" w:rsidRDefault="00B54E49" w:rsidP="00B54E49">
            <w:pPr>
              <w:pStyle w:val="Table-Text"/>
              <w:suppressAutoHyphens/>
              <w:jc w:val="center"/>
              <w:rPr>
                <w:rFonts w:ascii="Arial" w:hAnsi="Arial" w:cs="Arial"/>
                <w:szCs w:val="16"/>
              </w:rPr>
            </w:pPr>
          </w:p>
        </w:tc>
        <w:tc>
          <w:tcPr>
            <w:tcW w:w="1890" w:type="dxa"/>
            <w:vAlign w:val="center"/>
          </w:tcPr>
          <w:p w14:paraId="2E9DC97D" w14:textId="518FE853" w:rsidR="00B54E49" w:rsidRPr="009B04C6" w:rsidRDefault="00B54E49" w:rsidP="00B54E49">
            <w:pPr>
              <w:pStyle w:val="Table-Text"/>
              <w:suppressAutoHyphens/>
              <w:rPr>
                <w:rFonts w:ascii="Arial" w:hAnsi="Arial" w:cs="Arial"/>
                <w:szCs w:val="16"/>
              </w:rPr>
            </w:pPr>
          </w:p>
        </w:tc>
        <w:tc>
          <w:tcPr>
            <w:tcW w:w="1440" w:type="dxa"/>
          </w:tcPr>
          <w:p w14:paraId="76477DC6" w14:textId="0C6F42C4" w:rsidR="00B54E49" w:rsidRDefault="00776D73" w:rsidP="00B54E49">
            <w:pPr>
              <w:pStyle w:val="Table-Text"/>
              <w:suppressAutoHyphens/>
              <w:rPr>
                <w:rFonts w:ascii="Arial" w:hAnsi="Arial" w:cs="Arial"/>
                <w:szCs w:val="16"/>
              </w:rPr>
            </w:pPr>
            <w:r>
              <w:rPr>
                <w:rFonts w:ascii="Arial" w:hAnsi="Arial" w:cs="Arial"/>
                <w:szCs w:val="16"/>
              </w:rPr>
              <w:t>Yes</w:t>
            </w:r>
          </w:p>
        </w:tc>
      </w:tr>
      <w:tr w:rsidR="00776D73" w:rsidRPr="009B04C6" w14:paraId="36CCD46B" w14:textId="77777777" w:rsidTr="00D06901">
        <w:tc>
          <w:tcPr>
            <w:tcW w:w="2891" w:type="dxa"/>
            <w:vAlign w:val="center"/>
          </w:tcPr>
          <w:p w14:paraId="511579AE" w14:textId="0E5E546B" w:rsidR="00776D73" w:rsidRPr="009B04C6" w:rsidRDefault="00776D73" w:rsidP="00776D73">
            <w:pPr>
              <w:suppressAutoHyphens/>
              <w:rPr>
                <w:rFonts w:ascii="Arial" w:hAnsi="Arial" w:cs="Arial"/>
                <w:sz w:val="16"/>
                <w:szCs w:val="16"/>
              </w:rPr>
            </w:pPr>
            <w:r>
              <w:rPr>
                <w:rFonts w:ascii="Arial" w:hAnsi="Arial" w:cs="Arial"/>
                <w:sz w:val="20"/>
                <w:szCs w:val="20"/>
              </w:rPr>
              <w:t>User’s Guide</w:t>
            </w:r>
          </w:p>
        </w:tc>
        <w:tc>
          <w:tcPr>
            <w:tcW w:w="1260" w:type="dxa"/>
            <w:vAlign w:val="center"/>
          </w:tcPr>
          <w:p w14:paraId="3FE9FC20" w14:textId="77777777" w:rsidR="00776D73" w:rsidRDefault="00776D73" w:rsidP="00776D73">
            <w:pPr>
              <w:pStyle w:val="Table-Text"/>
              <w:suppressAutoHyphens/>
              <w:jc w:val="center"/>
              <w:rPr>
                <w:rFonts w:ascii="Arial" w:hAnsi="Arial" w:cs="Arial"/>
                <w:szCs w:val="16"/>
              </w:rPr>
            </w:pPr>
          </w:p>
        </w:tc>
        <w:tc>
          <w:tcPr>
            <w:tcW w:w="1890" w:type="dxa"/>
            <w:vAlign w:val="center"/>
          </w:tcPr>
          <w:p w14:paraId="0E7A3164" w14:textId="77777777" w:rsidR="00776D73" w:rsidRPr="009B04C6" w:rsidRDefault="00776D73" w:rsidP="00776D73">
            <w:pPr>
              <w:pStyle w:val="Table-Text"/>
              <w:suppressAutoHyphens/>
              <w:rPr>
                <w:rFonts w:ascii="Arial" w:hAnsi="Arial" w:cs="Arial"/>
                <w:szCs w:val="16"/>
              </w:rPr>
            </w:pPr>
          </w:p>
        </w:tc>
        <w:tc>
          <w:tcPr>
            <w:tcW w:w="1440" w:type="dxa"/>
          </w:tcPr>
          <w:p w14:paraId="00C59409" w14:textId="75D8816D"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6E7C73BE" w14:textId="77777777" w:rsidTr="00D65800">
        <w:tc>
          <w:tcPr>
            <w:tcW w:w="2891" w:type="dxa"/>
            <w:vAlign w:val="center"/>
          </w:tcPr>
          <w:p w14:paraId="5948050C" w14:textId="53D95241" w:rsidR="00776D73" w:rsidRDefault="00776D73" w:rsidP="00776D73">
            <w:pPr>
              <w:suppressAutoHyphens/>
              <w:rPr>
                <w:rFonts w:ascii="Arial" w:hAnsi="Arial" w:cs="Arial"/>
                <w:sz w:val="16"/>
                <w:szCs w:val="16"/>
              </w:rPr>
            </w:pPr>
            <w:r>
              <w:rPr>
                <w:rFonts w:ascii="Arial" w:hAnsi="Arial" w:cs="Arial"/>
                <w:sz w:val="20"/>
                <w:szCs w:val="20"/>
              </w:rPr>
              <w:t>Application Report</w:t>
            </w:r>
          </w:p>
        </w:tc>
        <w:tc>
          <w:tcPr>
            <w:tcW w:w="1260" w:type="dxa"/>
            <w:vAlign w:val="center"/>
          </w:tcPr>
          <w:p w14:paraId="3AF675C7" w14:textId="77777777" w:rsidR="00776D73" w:rsidRDefault="00776D73" w:rsidP="00776D73">
            <w:pPr>
              <w:pStyle w:val="Table-Text"/>
              <w:suppressAutoHyphens/>
              <w:jc w:val="center"/>
              <w:rPr>
                <w:rFonts w:ascii="Arial" w:hAnsi="Arial" w:cs="Arial"/>
                <w:szCs w:val="16"/>
              </w:rPr>
            </w:pPr>
          </w:p>
        </w:tc>
        <w:tc>
          <w:tcPr>
            <w:tcW w:w="1890" w:type="dxa"/>
            <w:vAlign w:val="center"/>
          </w:tcPr>
          <w:p w14:paraId="1C1113A9" w14:textId="77777777" w:rsidR="00776D73" w:rsidRPr="009B04C6" w:rsidRDefault="00776D73" w:rsidP="00776D73">
            <w:pPr>
              <w:pStyle w:val="Table-Text"/>
              <w:suppressAutoHyphens/>
              <w:rPr>
                <w:rFonts w:ascii="Arial" w:hAnsi="Arial" w:cs="Arial"/>
                <w:szCs w:val="16"/>
              </w:rPr>
            </w:pPr>
          </w:p>
        </w:tc>
        <w:tc>
          <w:tcPr>
            <w:tcW w:w="1440" w:type="dxa"/>
          </w:tcPr>
          <w:p w14:paraId="562BEEFE" w14:textId="0DEA186E"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0A5D071E" w14:textId="77777777" w:rsidTr="00D65800">
        <w:tc>
          <w:tcPr>
            <w:tcW w:w="2891" w:type="dxa"/>
            <w:vAlign w:val="center"/>
          </w:tcPr>
          <w:p w14:paraId="75EA9401" w14:textId="71E7EA5D" w:rsidR="00776D73" w:rsidRDefault="00776D73" w:rsidP="00776D73">
            <w:pPr>
              <w:suppressAutoHyphens/>
              <w:rPr>
                <w:rFonts w:ascii="Arial" w:hAnsi="Arial" w:cs="Arial"/>
                <w:sz w:val="16"/>
                <w:szCs w:val="16"/>
              </w:rPr>
            </w:pPr>
            <w:del w:id="92" w:author="Breeding, Todd" w:date="2019-08-27T09:06:00Z">
              <w:r w:rsidDel="00C11C29">
                <w:rPr>
                  <w:rFonts w:ascii="Arial" w:hAnsi="Arial" w:cs="Arial"/>
                  <w:sz w:val="20"/>
                  <w:szCs w:val="20"/>
                </w:rPr>
                <w:delText>Application Note</w:delText>
              </w:r>
            </w:del>
          </w:p>
        </w:tc>
        <w:tc>
          <w:tcPr>
            <w:tcW w:w="1260" w:type="dxa"/>
            <w:vAlign w:val="center"/>
          </w:tcPr>
          <w:p w14:paraId="433CD4B0" w14:textId="77777777" w:rsidR="00776D73" w:rsidRDefault="00776D73" w:rsidP="00776D73">
            <w:pPr>
              <w:pStyle w:val="Table-Text"/>
              <w:suppressAutoHyphens/>
              <w:jc w:val="center"/>
              <w:rPr>
                <w:rFonts w:ascii="Arial" w:hAnsi="Arial" w:cs="Arial"/>
                <w:szCs w:val="16"/>
              </w:rPr>
            </w:pPr>
          </w:p>
        </w:tc>
        <w:tc>
          <w:tcPr>
            <w:tcW w:w="1890" w:type="dxa"/>
            <w:vAlign w:val="center"/>
          </w:tcPr>
          <w:p w14:paraId="0FB83430" w14:textId="77777777" w:rsidR="00776D73" w:rsidRPr="009B04C6" w:rsidRDefault="00776D73" w:rsidP="00776D73">
            <w:pPr>
              <w:pStyle w:val="Table-Text"/>
              <w:suppressAutoHyphens/>
              <w:rPr>
                <w:rFonts w:ascii="Arial" w:hAnsi="Arial" w:cs="Arial"/>
                <w:szCs w:val="16"/>
              </w:rPr>
            </w:pPr>
          </w:p>
        </w:tc>
        <w:tc>
          <w:tcPr>
            <w:tcW w:w="1440" w:type="dxa"/>
          </w:tcPr>
          <w:p w14:paraId="28B6DD85" w14:textId="62B26C0C" w:rsidR="00776D73" w:rsidRPr="009B04C6" w:rsidRDefault="00776D73" w:rsidP="00776D73">
            <w:pPr>
              <w:pStyle w:val="Table-Text"/>
              <w:suppressAutoHyphens/>
              <w:rPr>
                <w:rFonts w:ascii="Arial" w:hAnsi="Arial" w:cs="Arial"/>
                <w:szCs w:val="16"/>
              </w:rPr>
            </w:pPr>
            <w:del w:id="93" w:author="Breeding, Todd" w:date="2019-08-27T09:06:00Z">
              <w:r w:rsidRPr="0009719D" w:rsidDel="00C11C29">
                <w:rPr>
                  <w:rFonts w:ascii="Arial" w:hAnsi="Arial" w:cs="Arial"/>
                  <w:szCs w:val="16"/>
                </w:rPr>
                <w:delText>Yes</w:delText>
              </w:r>
            </w:del>
          </w:p>
        </w:tc>
      </w:tr>
      <w:tr w:rsidR="00776D73" w:rsidRPr="009B04C6" w14:paraId="4EA3745C" w14:textId="77777777" w:rsidTr="00D65800">
        <w:tc>
          <w:tcPr>
            <w:tcW w:w="2891" w:type="dxa"/>
            <w:vAlign w:val="center"/>
          </w:tcPr>
          <w:p w14:paraId="253456A8" w14:textId="430DA39F" w:rsidR="00776D73" w:rsidRDefault="00776D73" w:rsidP="00776D73">
            <w:pPr>
              <w:suppressAutoHyphens/>
              <w:rPr>
                <w:rFonts w:ascii="Arial" w:hAnsi="Arial" w:cs="Arial"/>
                <w:sz w:val="16"/>
                <w:szCs w:val="16"/>
              </w:rPr>
            </w:pPr>
            <w:r>
              <w:rPr>
                <w:rFonts w:ascii="Arial" w:hAnsi="Arial" w:cs="Arial"/>
                <w:sz w:val="20"/>
                <w:szCs w:val="20"/>
              </w:rPr>
              <w:t>Errata</w:t>
            </w:r>
          </w:p>
        </w:tc>
        <w:tc>
          <w:tcPr>
            <w:tcW w:w="1260" w:type="dxa"/>
            <w:vAlign w:val="center"/>
          </w:tcPr>
          <w:p w14:paraId="63ED2480" w14:textId="77777777" w:rsidR="00776D73" w:rsidRDefault="00776D73" w:rsidP="00776D73">
            <w:pPr>
              <w:pStyle w:val="Table-Text"/>
              <w:suppressAutoHyphens/>
              <w:jc w:val="center"/>
              <w:rPr>
                <w:rFonts w:ascii="Arial" w:hAnsi="Arial" w:cs="Arial"/>
                <w:szCs w:val="16"/>
              </w:rPr>
            </w:pPr>
          </w:p>
        </w:tc>
        <w:tc>
          <w:tcPr>
            <w:tcW w:w="1890" w:type="dxa"/>
            <w:vAlign w:val="center"/>
          </w:tcPr>
          <w:p w14:paraId="1B9E288E" w14:textId="77777777" w:rsidR="00776D73" w:rsidRPr="009B04C6" w:rsidRDefault="00776D73" w:rsidP="00776D73">
            <w:pPr>
              <w:pStyle w:val="Table-Text"/>
              <w:suppressAutoHyphens/>
              <w:rPr>
                <w:rFonts w:ascii="Arial" w:hAnsi="Arial" w:cs="Arial"/>
                <w:szCs w:val="16"/>
              </w:rPr>
            </w:pPr>
          </w:p>
        </w:tc>
        <w:tc>
          <w:tcPr>
            <w:tcW w:w="1440" w:type="dxa"/>
          </w:tcPr>
          <w:p w14:paraId="1D869233" w14:textId="715C0F2F"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596B3960" w14:textId="77777777" w:rsidTr="00D65800">
        <w:tc>
          <w:tcPr>
            <w:tcW w:w="2891" w:type="dxa"/>
            <w:vAlign w:val="center"/>
          </w:tcPr>
          <w:p w14:paraId="53D96452" w14:textId="7D4AE5CC" w:rsidR="00776D73" w:rsidRDefault="00776D73" w:rsidP="00776D73">
            <w:pPr>
              <w:suppressAutoHyphens/>
              <w:rPr>
                <w:rFonts w:ascii="Arial" w:hAnsi="Arial" w:cs="Arial"/>
                <w:sz w:val="16"/>
                <w:szCs w:val="16"/>
              </w:rPr>
            </w:pPr>
            <w:r>
              <w:rPr>
                <w:rFonts w:ascii="Arial" w:hAnsi="Arial" w:cs="Arial"/>
                <w:sz w:val="20"/>
                <w:szCs w:val="20"/>
              </w:rPr>
              <w:t>Developer’s Guide</w:t>
            </w:r>
          </w:p>
        </w:tc>
        <w:tc>
          <w:tcPr>
            <w:tcW w:w="1260" w:type="dxa"/>
            <w:vAlign w:val="center"/>
          </w:tcPr>
          <w:p w14:paraId="55EA8351" w14:textId="77777777" w:rsidR="00776D73" w:rsidRDefault="00776D73" w:rsidP="00776D73">
            <w:pPr>
              <w:pStyle w:val="Table-Text"/>
              <w:suppressAutoHyphens/>
              <w:jc w:val="center"/>
              <w:rPr>
                <w:rFonts w:ascii="Arial" w:hAnsi="Arial" w:cs="Arial"/>
                <w:szCs w:val="16"/>
              </w:rPr>
            </w:pPr>
          </w:p>
        </w:tc>
        <w:tc>
          <w:tcPr>
            <w:tcW w:w="1890" w:type="dxa"/>
            <w:vAlign w:val="center"/>
          </w:tcPr>
          <w:p w14:paraId="20BC98FD" w14:textId="77777777" w:rsidR="00776D73" w:rsidRPr="009B04C6" w:rsidRDefault="00776D73" w:rsidP="00776D73">
            <w:pPr>
              <w:pStyle w:val="Table-Text"/>
              <w:suppressAutoHyphens/>
              <w:rPr>
                <w:rFonts w:ascii="Arial" w:hAnsi="Arial" w:cs="Arial"/>
                <w:szCs w:val="16"/>
              </w:rPr>
            </w:pPr>
          </w:p>
        </w:tc>
        <w:tc>
          <w:tcPr>
            <w:tcW w:w="1440" w:type="dxa"/>
          </w:tcPr>
          <w:p w14:paraId="7E45DE39" w14:textId="73BF841E"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62D5B586" w14:textId="77777777" w:rsidTr="00D65800">
        <w:tc>
          <w:tcPr>
            <w:tcW w:w="2891" w:type="dxa"/>
            <w:vAlign w:val="center"/>
          </w:tcPr>
          <w:p w14:paraId="3783DDB2" w14:textId="3D5EB78C" w:rsidR="00776D73" w:rsidRDefault="00776D73" w:rsidP="00776D73">
            <w:pPr>
              <w:suppressAutoHyphens/>
              <w:rPr>
                <w:rFonts w:ascii="Arial" w:hAnsi="Arial" w:cs="Arial"/>
                <w:sz w:val="16"/>
                <w:szCs w:val="16"/>
              </w:rPr>
            </w:pPr>
            <w:r>
              <w:rPr>
                <w:rFonts w:ascii="Arial" w:hAnsi="Arial" w:cs="Arial"/>
                <w:sz w:val="20"/>
                <w:szCs w:val="20"/>
              </w:rPr>
              <w:t>Getting Started Guide</w:t>
            </w:r>
          </w:p>
        </w:tc>
        <w:tc>
          <w:tcPr>
            <w:tcW w:w="1260" w:type="dxa"/>
            <w:vAlign w:val="center"/>
          </w:tcPr>
          <w:p w14:paraId="58DCBF64" w14:textId="77777777" w:rsidR="00776D73" w:rsidRDefault="00776D73" w:rsidP="00776D73">
            <w:pPr>
              <w:pStyle w:val="Table-Text"/>
              <w:suppressAutoHyphens/>
              <w:jc w:val="center"/>
              <w:rPr>
                <w:rFonts w:ascii="Arial" w:hAnsi="Arial" w:cs="Arial"/>
                <w:szCs w:val="16"/>
              </w:rPr>
            </w:pPr>
          </w:p>
        </w:tc>
        <w:tc>
          <w:tcPr>
            <w:tcW w:w="1890" w:type="dxa"/>
            <w:vAlign w:val="center"/>
          </w:tcPr>
          <w:p w14:paraId="27A75558" w14:textId="77777777" w:rsidR="00776D73" w:rsidRPr="009B04C6" w:rsidRDefault="00776D73" w:rsidP="00776D73">
            <w:pPr>
              <w:pStyle w:val="Table-Text"/>
              <w:suppressAutoHyphens/>
              <w:rPr>
                <w:rFonts w:ascii="Arial" w:hAnsi="Arial" w:cs="Arial"/>
                <w:szCs w:val="16"/>
              </w:rPr>
            </w:pPr>
          </w:p>
        </w:tc>
        <w:tc>
          <w:tcPr>
            <w:tcW w:w="1440" w:type="dxa"/>
          </w:tcPr>
          <w:p w14:paraId="5981C7AA" w14:textId="153C7175"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05580A20" w14:textId="77777777" w:rsidTr="00D65800">
        <w:tc>
          <w:tcPr>
            <w:tcW w:w="2891" w:type="dxa"/>
            <w:vAlign w:val="center"/>
          </w:tcPr>
          <w:p w14:paraId="14BE6C29" w14:textId="75B45A2F" w:rsidR="00776D73" w:rsidRPr="009B04C6" w:rsidRDefault="00776D73" w:rsidP="00776D73">
            <w:pPr>
              <w:suppressAutoHyphens/>
              <w:rPr>
                <w:rFonts w:ascii="Arial" w:hAnsi="Arial" w:cs="Arial"/>
                <w:sz w:val="16"/>
                <w:szCs w:val="16"/>
              </w:rPr>
            </w:pPr>
            <w:r>
              <w:rPr>
                <w:rFonts w:ascii="Arial" w:hAnsi="Arial" w:cs="Arial"/>
                <w:sz w:val="20"/>
                <w:szCs w:val="20"/>
              </w:rPr>
              <w:t>Programmer’s Guide</w:t>
            </w:r>
          </w:p>
        </w:tc>
        <w:tc>
          <w:tcPr>
            <w:tcW w:w="1260" w:type="dxa"/>
            <w:vAlign w:val="center"/>
          </w:tcPr>
          <w:p w14:paraId="6848265A" w14:textId="47C402DF" w:rsidR="00776D73" w:rsidRPr="009B04C6" w:rsidRDefault="00776D73" w:rsidP="00776D73">
            <w:pPr>
              <w:pStyle w:val="Table-Text"/>
              <w:suppressAutoHyphens/>
              <w:jc w:val="center"/>
              <w:rPr>
                <w:rFonts w:ascii="Arial" w:hAnsi="Arial" w:cs="Arial"/>
                <w:szCs w:val="16"/>
              </w:rPr>
            </w:pPr>
          </w:p>
        </w:tc>
        <w:tc>
          <w:tcPr>
            <w:tcW w:w="1890" w:type="dxa"/>
            <w:vAlign w:val="center"/>
          </w:tcPr>
          <w:p w14:paraId="32F43325" w14:textId="77777777" w:rsidR="00776D73" w:rsidRPr="009B04C6" w:rsidRDefault="00776D73" w:rsidP="00776D73">
            <w:pPr>
              <w:pStyle w:val="Table-Text"/>
              <w:suppressAutoHyphens/>
              <w:rPr>
                <w:rFonts w:ascii="Arial" w:hAnsi="Arial" w:cs="Arial"/>
                <w:szCs w:val="16"/>
              </w:rPr>
            </w:pPr>
          </w:p>
        </w:tc>
        <w:tc>
          <w:tcPr>
            <w:tcW w:w="1440" w:type="dxa"/>
          </w:tcPr>
          <w:p w14:paraId="5D5AF439" w14:textId="4AD94109"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41AE2BA6" w14:textId="77777777" w:rsidTr="00F21283">
        <w:tc>
          <w:tcPr>
            <w:tcW w:w="2891" w:type="dxa"/>
            <w:vAlign w:val="center"/>
          </w:tcPr>
          <w:p w14:paraId="1D8911D1" w14:textId="22F4C598" w:rsidR="00776D73" w:rsidRPr="009B04C6" w:rsidRDefault="00776D73" w:rsidP="00776D73">
            <w:pPr>
              <w:suppressAutoHyphens/>
              <w:rPr>
                <w:rFonts w:ascii="Arial" w:hAnsi="Arial" w:cs="Arial"/>
                <w:sz w:val="16"/>
                <w:szCs w:val="16"/>
              </w:rPr>
            </w:pPr>
            <w:r>
              <w:rPr>
                <w:rFonts w:ascii="Arial" w:hAnsi="Arial" w:cs="Arial"/>
                <w:sz w:val="20"/>
                <w:szCs w:val="20"/>
              </w:rPr>
              <w:t>Product Overview</w:t>
            </w:r>
          </w:p>
        </w:tc>
        <w:tc>
          <w:tcPr>
            <w:tcW w:w="1260" w:type="dxa"/>
            <w:vAlign w:val="center"/>
          </w:tcPr>
          <w:p w14:paraId="2E7D4E80" w14:textId="24AC7E5C" w:rsidR="00776D73" w:rsidRPr="009B04C6" w:rsidRDefault="00776D73" w:rsidP="00776D73">
            <w:pPr>
              <w:pStyle w:val="Table-Text"/>
              <w:suppressAutoHyphens/>
              <w:jc w:val="center"/>
              <w:rPr>
                <w:rFonts w:ascii="Arial" w:hAnsi="Arial" w:cs="Arial"/>
                <w:szCs w:val="16"/>
              </w:rPr>
            </w:pPr>
          </w:p>
        </w:tc>
        <w:tc>
          <w:tcPr>
            <w:tcW w:w="1890" w:type="dxa"/>
            <w:vAlign w:val="center"/>
          </w:tcPr>
          <w:p w14:paraId="18395A98" w14:textId="77777777" w:rsidR="00776D73" w:rsidRPr="009B04C6" w:rsidRDefault="00776D73" w:rsidP="00776D73">
            <w:pPr>
              <w:pStyle w:val="Table-Text"/>
              <w:tabs>
                <w:tab w:val="left" w:pos="2070"/>
              </w:tabs>
              <w:suppressAutoHyphens/>
              <w:rPr>
                <w:rFonts w:ascii="Arial" w:hAnsi="Arial" w:cs="Arial"/>
                <w:szCs w:val="16"/>
              </w:rPr>
            </w:pPr>
          </w:p>
        </w:tc>
        <w:tc>
          <w:tcPr>
            <w:tcW w:w="1440" w:type="dxa"/>
          </w:tcPr>
          <w:p w14:paraId="6B5547BE" w14:textId="0BA0E491"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02D2D4C3" w14:textId="77777777" w:rsidTr="00F21283">
        <w:tc>
          <w:tcPr>
            <w:tcW w:w="2891" w:type="dxa"/>
            <w:vAlign w:val="center"/>
          </w:tcPr>
          <w:p w14:paraId="51CD613C" w14:textId="234D3043" w:rsidR="00776D73" w:rsidRPr="009B04C6" w:rsidRDefault="00776D73" w:rsidP="00776D73">
            <w:pPr>
              <w:suppressAutoHyphens/>
              <w:rPr>
                <w:rFonts w:ascii="Arial" w:hAnsi="Arial" w:cs="Arial"/>
                <w:sz w:val="16"/>
                <w:szCs w:val="16"/>
              </w:rPr>
            </w:pPr>
            <w:r>
              <w:rPr>
                <w:rFonts w:ascii="Arial" w:hAnsi="Arial" w:cs="Arial"/>
                <w:sz w:val="20"/>
                <w:szCs w:val="20"/>
              </w:rPr>
              <w:t>Quick Start Guide</w:t>
            </w:r>
          </w:p>
        </w:tc>
        <w:tc>
          <w:tcPr>
            <w:tcW w:w="1260" w:type="dxa"/>
            <w:vAlign w:val="center"/>
          </w:tcPr>
          <w:p w14:paraId="4F182425" w14:textId="6602ECF1" w:rsidR="00776D73" w:rsidRPr="009B04C6" w:rsidRDefault="00776D73" w:rsidP="00776D73">
            <w:pPr>
              <w:pStyle w:val="Table-Text"/>
              <w:suppressAutoHyphens/>
              <w:jc w:val="center"/>
              <w:rPr>
                <w:rFonts w:ascii="Arial" w:hAnsi="Arial" w:cs="Arial"/>
                <w:szCs w:val="16"/>
              </w:rPr>
            </w:pPr>
          </w:p>
        </w:tc>
        <w:tc>
          <w:tcPr>
            <w:tcW w:w="1890" w:type="dxa"/>
            <w:vAlign w:val="center"/>
          </w:tcPr>
          <w:p w14:paraId="6C2F881D" w14:textId="77777777" w:rsidR="00776D73" w:rsidRPr="009B04C6" w:rsidRDefault="00776D73" w:rsidP="00776D73">
            <w:pPr>
              <w:pStyle w:val="Table-Text"/>
              <w:suppressAutoHyphens/>
              <w:rPr>
                <w:rFonts w:ascii="Arial" w:hAnsi="Arial" w:cs="Arial"/>
                <w:szCs w:val="16"/>
              </w:rPr>
            </w:pPr>
          </w:p>
        </w:tc>
        <w:tc>
          <w:tcPr>
            <w:tcW w:w="1440" w:type="dxa"/>
          </w:tcPr>
          <w:p w14:paraId="7685B738" w14:textId="366D508A"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4DBA54C7" w14:textId="77777777" w:rsidTr="00F21283">
        <w:tc>
          <w:tcPr>
            <w:tcW w:w="2891" w:type="dxa"/>
            <w:vAlign w:val="center"/>
          </w:tcPr>
          <w:p w14:paraId="6D38E23A" w14:textId="63413E39" w:rsidR="00776D73" w:rsidRPr="009B04C6" w:rsidRDefault="00776D73" w:rsidP="00776D73">
            <w:pPr>
              <w:suppressAutoHyphens/>
              <w:rPr>
                <w:rFonts w:ascii="Arial" w:hAnsi="Arial" w:cs="Arial"/>
                <w:sz w:val="16"/>
                <w:szCs w:val="16"/>
              </w:rPr>
            </w:pPr>
            <w:r>
              <w:rPr>
                <w:rFonts w:ascii="Arial" w:hAnsi="Arial" w:cs="Arial"/>
                <w:sz w:val="20"/>
                <w:szCs w:val="20"/>
              </w:rPr>
              <w:t>Reference Guide</w:t>
            </w:r>
          </w:p>
        </w:tc>
        <w:tc>
          <w:tcPr>
            <w:tcW w:w="1260" w:type="dxa"/>
            <w:vAlign w:val="center"/>
          </w:tcPr>
          <w:p w14:paraId="3A4BBD6A" w14:textId="36D00395" w:rsidR="00776D73" w:rsidRPr="009B04C6" w:rsidRDefault="00776D73" w:rsidP="00776D73">
            <w:pPr>
              <w:pStyle w:val="Table-Text"/>
              <w:suppressAutoHyphens/>
              <w:jc w:val="center"/>
              <w:rPr>
                <w:rFonts w:ascii="Arial" w:hAnsi="Arial" w:cs="Arial"/>
                <w:szCs w:val="16"/>
              </w:rPr>
            </w:pPr>
          </w:p>
        </w:tc>
        <w:tc>
          <w:tcPr>
            <w:tcW w:w="1890" w:type="dxa"/>
            <w:vAlign w:val="center"/>
          </w:tcPr>
          <w:p w14:paraId="06AE5D1C" w14:textId="77777777" w:rsidR="00776D73" w:rsidRPr="009B04C6" w:rsidRDefault="00776D73" w:rsidP="00776D73">
            <w:pPr>
              <w:pStyle w:val="Table-Text"/>
              <w:suppressAutoHyphens/>
              <w:rPr>
                <w:rFonts w:ascii="Arial" w:hAnsi="Arial" w:cs="Arial"/>
                <w:szCs w:val="16"/>
              </w:rPr>
            </w:pPr>
          </w:p>
        </w:tc>
        <w:tc>
          <w:tcPr>
            <w:tcW w:w="1440" w:type="dxa"/>
          </w:tcPr>
          <w:p w14:paraId="6A36A73A" w14:textId="1AB78B03"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666FD662" w14:textId="77777777" w:rsidTr="00F21283">
        <w:tc>
          <w:tcPr>
            <w:tcW w:w="2891" w:type="dxa"/>
            <w:vAlign w:val="center"/>
          </w:tcPr>
          <w:p w14:paraId="0053480A" w14:textId="58FD0046" w:rsidR="00776D73" w:rsidRPr="009B04C6" w:rsidRDefault="00776D73" w:rsidP="00776D73">
            <w:pPr>
              <w:suppressAutoHyphens/>
              <w:rPr>
                <w:rFonts w:ascii="Arial" w:hAnsi="Arial" w:cs="Arial"/>
                <w:sz w:val="16"/>
                <w:szCs w:val="16"/>
              </w:rPr>
            </w:pPr>
            <w:r>
              <w:rPr>
                <w:rFonts w:ascii="Arial" w:hAnsi="Arial" w:cs="Arial"/>
                <w:sz w:val="20"/>
                <w:szCs w:val="20"/>
              </w:rPr>
              <w:t>Release Notes</w:t>
            </w:r>
          </w:p>
        </w:tc>
        <w:tc>
          <w:tcPr>
            <w:tcW w:w="1260" w:type="dxa"/>
            <w:vAlign w:val="center"/>
          </w:tcPr>
          <w:p w14:paraId="15FF50C5"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7ECA64B0" w14:textId="77777777" w:rsidR="00776D73" w:rsidRPr="009B04C6" w:rsidRDefault="00776D73" w:rsidP="00776D73">
            <w:pPr>
              <w:pStyle w:val="Table-Text"/>
              <w:suppressAutoHyphens/>
              <w:rPr>
                <w:rFonts w:ascii="Arial" w:hAnsi="Arial" w:cs="Arial"/>
                <w:szCs w:val="16"/>
              </w:rPr>
            </w:pPr>
          </w:p>
        </w:tc>
        <w:tc>
          <w:tcPr>
            <w:tcW w:w="1440" w:type="dxa"/>
          </w:tcPr>
          <w:p w14:paraId="3585BB51" w14:textId="0E5CB381" w:rsidR="00776D73" w:rsidRPr="009B04C6" w:rsidRDefault="00776D73" w:rsidP="00776D73">
            <w:pPr>
              <w:pStyle w:val="Table-Text"/>
              <w:suppressAutoHyphens/>
              <w:rPr>
                <w:rFonts w:ascii="Arial" w:hAnsi="Arial" w:cs="Arial"/>
                <w:szCs w:val="16"/>
              </w:rPr>
            </w:pPr>
            <w:r w:rsidRPr="0009719D">
              <w:rPr>
                <w:rFonts w:ascii="Arial" w:hAnsi="Arial" w:cs="Arial"/>
                <w:szCs w:val="16"/>
              </w:rPr>
              <w:t>Yes</w:t>
            </w:r>
          </w:p>
        </w:tc>
      </w:tr>
      <w:tr w:rsidR="00776D73" w:rsidRPr="009B04C6" w14:paraId="0FF65D36" w14:textId="77777777" w:rsidTr="00F21283">
        <w:tc>
          <w:tcPr>
            <w:tcW w:w="2891" w:type="dxa"/>
            <w:vAlign w:val="center"/>
          </w:tcPr>
          <w:p w14:paraId="65061D5F" w14:textId="7962A2B3" w:rsidR="00776D73" w:rsidRDefault="00776D73" w:rsidP="00776D73">
            <w:pPr>
              <w:suppressAutoHyphens/>
              <w:rPr>
                <w:rFonts w:ascii="Arial" w:hAnsi="Arial" w:cs="Arial"/>
                <w:sz w:val="20"/>
                <w:szCs w:val="20"/>
              </w:rPr>
            </w:pPr>
            <w:r>
              <w:rPr>
                <w:rFonts w:ascii="Arial" w:hAnsi="Arial" w:cs="Arial"/>
                <w:sz w:val="20"/>
                <w:szCs w:val="20"/>
              </w:rPr>
              <w:lastRenderedPageBreak/>
              <w:t>Design Guide</w:t>
            </w:r>
          </w:p>
        </w:tc>
        <w:tc>
          <w:tcPr>
            <w:tcW w:w="1260" w:type="dxa"/>
            <w:vAlign w:val="center"/>
          </w:tcPr>
          <w:p w14:paraId="36A1ACEA"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737359F5" w14:textId="77777777" w:rsidR="00776D73" w:rsidRPr="009B04C6" w:rsidRDefault="00776D73" w:rsidP="00776D73">
            <w:pPr>
              <w:pStyle w:val="Table-Text"/>
              <w:suppressAutoHyphens/>
              <w:rPr>
                <w:rFonts w:ascii="Arial" w:hAnsi="Arial" w:cs="Arial"/>
                <w:szCs w:val="16"/>
              </w:rPr>
            </w:pPr>
          </w:p>
        </w:tc>
        <w:tc>
          <w:tcPr>
            <w:tcW w:w="1440" w:type="dxa"/>
          </w:tcPr>
          <w:p w14:paraId="2B4EFAC0" w14:textId="750A856C" w:rsidR="00776D73" w:rsidRPr="009B04C6" w:rsidRDefault="00776D73" w:rsidP="00776D73">
            <w:pPr>
              <w:pStyle w:val="Table-Text"/>
              <w:suppressAutoHyphens/>
              <w:rPr>
                <w:rFonts w:ascii="Arial" w:hAnsi="Arial" w:cs="Arial"/>
                <w:szCs w:val="16"/>
              </w:rPr>
            </w:pPr>
            <w:r w:rsidRPr="004A0411">
              <w:rPr>
                <w:rFonts w:ascii="Arial" w:hAnsi="Arial" w:cs="Arial"/>
                <w:szCs w:val="16"/>
              </w:rPr>
              <w:t>Yes</w:t>
            </w:r>
          </w:p>
        </w:tc>
      </w:tr>
      <w:tr w:rsidR="00776D73" w:rsidRPr="009B04C6" w14:paraId="64570943" w14:textId="77777777" w:rsidTr="00F21283">
        <w:tc>
          <w:tcPr>
            <w:tcW w:w="2891" w:type="dxa"/>
            <w:vAlign w:val="center"/>
          </w:tcPr>
          <w:p w14:paraId="0BE1F643" w14:textId="7A0B4679" w:rsidR="00776D73" w:rsidRDefault="00776D73" w:rsidP="00776D73">
            <w:pPr>
              <w:suppressAutoHyphens/>
              <w:rPr>
                <w:rFonts w:ascii="Arial" w:hAnsi="Arial" w:cs="Arial"/>
                <w:sz w:val="20"/>
                <w:szCs w:val="20"/>
              </w:rPr>
            </w:pPr>
            <w:r>
              <w:rPr>
                <w:rFonts w:ascii="Arial" w:hAnsi="Arial" w:cs="Arial"/>
                <w:sz w:val="20"/>
                <w:szCs w:val="20"/>
              </w:rPr>
              <w:t>Technical Reference Manual</w:t>
            </w:r>
          </w:p>
        </w:tc>
        <w:tc>
          <w:tcPr>
            <w:tcW w:w="1260" w:type="dxa"/>
            <w:vAlign w:val="center"/>
          </w:tcPr>
          <w:p w14:paraId="76B113F2"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0257202E" w14:textId="77777777" w:rsidR="00776D73" w:rsidRPr="009B04C6" w:rsidRDefault="00776D73" w:rsidP="00776D73">
            <w:pPr>
              <w:pStyle w:val="Table-Text"/>
              <w:suppressAutoHyphens/>
              <w:rPr>
                <w:rFonts w:ascii="Arial" w:hAnsi="Arial" w:cs="Arial"/>
                <w:szCs w:val="16"/>
              </w:rPr>
            </w:pPr>
          </w:p>
        </w:tc>
        <w:tc>
          <w:tcPr>
            <w:tcW w:w="1440" w:type="dxa"/>
          </w:tcPr>
          <w:p w14:paraId="637A4286" w14:textId="2FAD6E4E" w:rsidR="00776D73" w:rsidRPr="009B04C6" w:rsidRDefault="00776D73" w:rsidP="00776D73">
            <w:pPr>
              <w:pStyle w:val="Table-Text"/>
              <w:suppressAutoHyphens/>
              <w:rPr>
                <w:rFonts w:ascii="Arial" w:hAnsi="Arial" w:cs="Arial"/>
                <w:szCs w:val="16"/>
              </w:rPr>
            </w:pPr>
            <w:r w:rsidRPr="004A0411">
              <w:rPr>
                <w:rFonts w:ascii="Arial" w:hAnsi="Arial" w:cs="Arial"/>
                <w:szCs w:val="16"/>
              </w:rPr>
              <w:t>Yes</w:t>
            </w:r>
          </w:p>
        </w:tc>
      </w:tr>
      <w:tr w:rsidR="00776D73" w:rsidRPr="009B04C6" w14:paraId="5B43BAF2" w14:textId="77777777" w:rsidTr="00F21283">
        <w:tc>
          <w:tcPr>
            <w:tcW w:w="2891" w:type="dxa"/>
            <w:vAlign w:val="center"/>
          </w:tcPr>
          <w:p w14:paraId="4EAF5D36" w14:textId="5067AFE7" w:rsidR="00776D73" w:rsidRDefault="00776D73" w:rsidP="00776D73">
            <w:pPr>
              <w:suppressAutoHyphens/>
              <w:rPr>
                <w:rFonts w:ascii="Arial" w:hAnsi="Arial" w:cs="Arial"/>
                <w:sz w:val="20"/>
                <w:szCs w:val="20"/>
              </w:rPr>
            </w:pPr>
            <w:r>
              <w:rPr>
                <w:rFonts w:ascii="Arial" w:hAnsi="Arial" w:cs="Arial"/>
                <w:sz w:val="20"/>
                <w:szCs w:val="20"/>
              </w:rPr>
              <w:t>White Paper</w:t>
            </w:r>
          </w:p>
        </w:tc>
        <w:tc>
          <w:tcPr>
            <w:tcW w:w="1260" w:type="dxa"/>
            <w:vAlign w:val="center"/>
          </w:tcPr>
          <w:p w14:paraId="3897C180"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30E72005" w14:textId="77777777" w:rsidR="00776D73" w:rsidRPr="009B04C6" w:rsidRDefault="00776D73" w:rsidP="00776D73">
            <w:pPr>
              <w:pStyle w:val="Table-Text"/>
              <w:suppressAutoHyphens/>
              <w:rPr>
                <w:rFonts w:ascii="Arial" w:hAnsi="Arial" w:cs="Arial"/>
                <w:szCs w:val="16"/>
              </w:rPr>
            </w:pPr>
          </w:p>
        </w:tc>
        <w:tc>
          <w:tcPr>
            <w:tcW w:w="1440" w:type="dxa"/>
          </w:tcPr>
          <w:p w14:paraId="2DC43576" w14:textId="2B6D79BC" w:rsidR="00776D73" w:rsidRPr="009B04C6" w:rsidRDefault="00776D73" w:rsidP="00776D73">
            <w:pPr>
              <w:pStyle w:val="Table-Text"/>
              <w:suppressAutoHyphens/>
              <w:rPr>
                <w:rFonts w:ascii="Arial" w:hAnsi="Arial" w:cs="Arial"/>
                <w:szCs w:val="16"/>
              </w:rPr>
            </w:pPr>
            <w:r w:rsidRPr="004A0411">
              <w:rPr>
                <w:rFonts w:ascii="Arial" w:hAnsi="Arial" w:cs="Arial"/>
                <w:szCs w:val="16"/>
              </w:rPr>
              <w:t>Yes</w:t>
            </w:r>
          </w:p>
        </w:tc>
      </w:tr>
      <w:tr w:rsidR="00776D73" w:rsidRPr="009B04C6" w14:paraId="0E22C0C2" w14:textId="77777777" w:rsidTr="00F21283">
        <w:tc>
          <w:tcPr>
            <w:tcW w:w="2891" w:type="dxa"/>
            <w:vAlign w:val="center"/>
          </w:tcPr>
          <w:p w14:paraId="7965EC7D" w14:textId="66499636" w:rsidR="00776D73" w:rsidRDefault="00776D73" w:rsidP="00776D73">
            <w:pPr>
              <w:suppressAutoHyphens/>
              <w:rPr>
                <w:rFonts w:ascii="Arial" w:hAnsi="Arial" w:cs="Arial"/>
                <w:sz w:val="20"/>
                <w:szCs w:val="20"/>
              </w:rPr>
            </w:pPr>
            <w:r>
              <w:rPr>
                <w:rFonts w:ascii="Arial" w:hAnsi="Arial" w:cs="Arial"/>
                <w:sz w:val="20"/>
                <w:szCs w:val="20"/>
              </w:rPr>
              <w:t>Technical Brief</w:t>
            </w:r>
          </w:p>
        </w:tc>
        <w:tc>
          <w:tcPr>
            <w:tcW w:w="1260" w:type="dxa"/>
            <w:vAlign w:val="center"/>
          </w:tcPr>
          <w:p w14:paraId="562E8267"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514D8129" w14:textId="77777777" w:rsidR="00776D73" w:rsidRPr="009B04C6" w:rsidRDefault="00776D73" w:rsidP="00776D73">
            <w:pPr>
              <w:pStyle w:val="Table-Text"/>
              <w:suppressAutoHyphens/>
              <w:rPr>
                <w:rFonts w:ascii="Arial" w:hAnsi="Arial" w:cs="Arial"/>
                <w:szCs w:val="16"/>
              </w:rPr>
            </w:pPr>
          </w:p>
        </w:tc>
        <w:tc>
          <w:tcPr>
            <w:tcW w:w="1440" w:type="dxa"/>
          </w:tcPr>
          <w:p w14:paraId="2560D045" w14:textId="21E3DB25" w:rsidR="00776D73" w:rsidRPr="009B04C6" w:rsidRDefault="00776D73" w:rsidP="00776D73">
            <w:pPr>
              <w:pStyle w:val="Table-Text"/>
              <w:suppressAutoHyphens/>
              <w:rPr>
                <w:rFonts w:ascii="Arial" w:hAnsi="Arial" w:cs="Arial"/>
                <w:szCs w:val="16"/>
              </w:rPr>
            </w:pPr>
            <w:r w:rsidRPr="004A0411">
              <w:rPr>
                <w:rFonts w:ascii="Arial" w:hAnsi="Arial" w:cs="Arial"/>
                <w:szCs w:val="16"/>
              </w:rPr>
              <w:t>Yes</w:t>
            </w:r>
          </w:p>
        </w:tc>
      </w:tr>
      <w:tr w:rsidR="00776D73" w:rsidRPr="009B04C6" w14:paraId="2AECAA13" w14:textId="77777777" w:rsidTr="00F21283">
        <w:tc>
          <w:tcPr>
            <w:tcW w:w="2891" w:type="dxa"/>
            <w:vAlign w:val="center"/>
          </w:tcPr>
          <w:p w14:paraId="6C52DE97" w14:textId="544571E5" w:rsidR="00776D73" w:rsidRDefault="00776D73" w:rsidP="00776D73">
            <w:pPr>
              <w:suppressAutoHyphens/>
              <w:rPr>
                <w:rFonts w:ascii="Arial" w:hAnsi="Arial" w:cs="Arial"/>
                <w:sz w:val="20"/>
                <w:szCs w:val="20"/>
              </w:rPr>
            </w:pPr>
            <w:r>
              <w:rPr>
                <w:rFonts w:ascii="Arial" w:hAnsi="Arial" w:cs="Arial"/>
                <w:sz w:val="20"/>
                <w:szCs w:val="20"/>
              </w:rPr>
              <w:t>Tech Note</w:t>
            </w:r>
          </w:p>
        </w:tc>
        <w:tc>
          <w:tcPr>
            <w:tcW w:w="1260" w:type="dxa"/>
            <w:vAlign w:val="center"/>
          </w:tcPr>
          <w:p w14:paraId="42323EAA"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1C9AEAAF" w14:textId="77777777" w:rsidR="00776D73" w:rsidRPr="009B04C6" w:rsidRDefault="00776D73" w:rsidP="00776D73">
            <w:pPr>
              <w:pStyle w:val="Table-Text"/>
              <w:suppressAutoHyphens/>
              <w:rPr>
                <w:rFonts w:ascii="Arial" w:hAnsi="Arial" w:cs="Arial"/>
                <w:szCs w:val="16"/>
              </w:rPr>
            </w:pPr>
          </w:p>
        </w:tc>
        <w:tc>
          <w:tcPr>
            <w:tcW w:w="1440" w:type="dxa"/>
          </w:tcPr>
          <w:p w14:paraId="7E29F6C4" w14:textId="3D5AD69C" w:rsidR="00776D73" w:rsidRPr="009B04C6" w:rsidRDefault="00776D73" w:rsidP="00776D73">
            <w:pPr>
              <w:pStyle w:val="Table-Text"/>
              <w:suppressAutoHyphens/>
              <w:rPr>
                <w:rFonts w:ascii="Arial" w:hAnsi="Arial" w:cs="Arial"/>
                <w:szCs w:val="16"/>
              </w:rPr>
            </w:pPr>
            <w:r w:rsidRPr="004A0411">
              <w:rPr>
                <w:rFonts w:ascii="Arial" w:hAnsi="Arial" w:cs="Arial"/>
                <w:szCs w:val="16"/>
              </w:rPr>
              <w:t>Yes</w:t>
            </w:r>
          </w:p>
        </w:tc>
      </w:tr>
      <w:tr w:rsidR="00776D73" w:rsidRPr="009B04C6" w14:paraId="1F62CB63" w14:textId="77777777" w:rsidTr="00F21283">
        <w:tc>
          <w:tcPr>
            <w:tcW w:w="2891" w:type="dxa"/>
            <w:vAlign w:val="center"/>
          </w:tcPr>
          <w:p w14:paraId="3B5AA275" w14:textId="5DF539F2" w:rsidR="00776D73" w:rsidRDefault="00776D73" w:rsidP="00C11C29">
            <w:pPr>
              <w:suppressAutoHyphens/>
              <w:rPr>
                <w:rFonts w:ascii="Arial" w:hAnsi="Arial" w:cs="Arial"/>
                <w:sz w:val="20"/>
                <w:szCs w:val="20"/>
              </w:rPr>
            </w:pPr>
            <w:r>
              <w:rPr>
                <w:rFonts w:ascii="Arial" w:hAnsi="Arial" w:cs="Arial"/>
                <w:sz w:val="20"/>
                <w:szCs w:val="20"/>
              </w:rPr>
              <w:t xml:space="preserve">Reliability </w:t>
            </w:r>
            <w:del w:id="94" w:author="Breeding, Todd" w:date="2019-08-27T09:06:00Z">
              <w:r w:rsidDel="00C11C29">
                <w:rPr>
                  <w:rFonts w:ascii="Arial" w:hAnsi="Arial" w:cs="Arial"/>
                  <w:sz w:val="20"/>
                  <w:szCs w:val="20"/>
                </w:rPr>
                <w:delText>r</w:delText>
              </w:r>
            </w:del>
            <w:ins w:id="95" w:author="Breeding, Todd" w:date="2019-08-27T09:06:00Z">
              <w:r w:rsidR="00C11C29">
                <w:rPr>
                  <w:rFonts w:ascii="Arial" w:hAnsi="Arial" w:cs="Arial"/>
                  <w:sz w:val="20"/>
                  <w:szCs w:val="20"/>
                </w:rPr>
                <w:t>R</w:t>
              </w:r>
            </w:ins>
            <w:r>
              <w:rPr>
                <w:rFonts w:ascii="Arial" w:hAnsi="Arial" w:cs="Arial"/>
                <w:sz w:val="20"/>
                <w:szCs w:val="20"/>
              </w:rPr>
              <w:t>eport</w:t>
            </w:r>
          </w:p>
        </w:tc>
        <w:tc>
          <w:tcPr>
            <w:tcW w:w="1260" w:type="dxa"/>
            <w:vAlign w:val="center"/>
          </w:tcPr>
          <w:p w14:paraId="1F1748EF"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5B55B7EA" w14:textId="77777777" w:rsidR="00776D73" w:rsidRPr="009B04C6" w:rsidRDefault="00776D73" w:rsidP="00776D73">
            <w:pPr>
              <w:pStyle w:val="Table-Text"/>
              <w:suppressAutoHyphens/>
              <w:rPr>
                <w:rFonts w:ascii="Arial" w:hAnsi="Arial" w:cs="Arial"/>
                <w:szCs w:val="16"/>
              </w:rPr>
            </w:pPr>
          </w:p>
        </w:tc>
        <w:tc>
          <w:tcPr>
            <w:tcW w:w="1440" w:type="dxa"/>
          </w:tcPr>
          <w:p w14:paraId="027D639A" w14:textId="60E7F30A" w:rsidR="00776D73" w:rsidRPr="009B04C6" w:rsidRDefault="00776D73" w:rsidP="00776D73">
            <w:pPr>
              <w:pStyle w:val="Table-Text"/>
              <w:suppressAutoHyphens/>
              <w:rPr>
                <w:rFonts w:ascii="Arial" w:hAnsi="Arial" w:cs="Arial"/>
                <w:szCs w:val="16"/>
              </w:rPr>
            </w:pPr>
            <w:r w:rsidRPr="004A0411">
              <w:rPr>
                <w:rFonts w:ascii="Arial" w:hAnsi="Arial" w:cs="Arial"/>
                <w:szCs w:val="16"/>
              </w:rPr>
              <w:t>Yes</w:t>
            </w:r>
          </w:p>
        </w:tc>
      </w:tr>
      <w:tr w:rsidR="00776D73" w:rsidRPr="009B04C6" w14:paraId="702182FF" w14:textId="77777777" w:rsidTr="00F21283">
        <w:tc>
          <w:tcPr>
            <w:tcW w:w="2891" w:type="dxa"/>
            <w:vAlign w:val="center"/>
          </w:tcPr>
          <w:p w14:paraId="153381CC" w14:textId="21F8D93B" w:rsidR="00776D73" w:rsidRDefault="00776D73" w:rsidP="00C11C29">
            <w:pPr>
              <w:suppressAutoHyphens/>
              <w:rPr>
                <w:rFonts w:ascii="Arial" w:hAnsi="Arial" w:cs="Arial"/>
                <w:sz w:val="20"/>
                <w:szCs w:val="20"/>
              </w:rPr>
            </w:pPr>
            <w:r>
              <w:rPr>
                <w:rFonts w:ascii="Arial" w:hAnsi="Arial" w:cs="Arial"/>
                <w:sz w:val="20"/>
                <w:szCs w:val="20"/>
              </w:rPr>
              <w:t xml:space="preserve">Radiation </w:t>
            </w:r>
            <w:del w:id="96" w:author="Breeding, Todd" w:date="2019-08-27T09:06:00Z">
              <w:r w:rsidDel="00C11C29">
                <w:rPr>
                  <w:rFonts w:ascii="Arial" w:hAnsi="Arial" w:cs="Arial"/>
                  <w:sz w:val="20"/>
                  <w:szCs w:val="20"/>
                </w:rPr>
                <w:delText>r</w:delText>
              </w:r>
            </w:del>
            <w:ins w:id="97" w:author="Breeding, Todd" w:date="2019-08-27T09:06:00Z">
              <w:r w:rsidR="00C11C29">
                <w:rPr>
                  <w:rFonts w:ascii="Arial" w:hAnsi="Arial" w:cs="Arial"/>
                  <w:sz w:val="20"/>
                  <w:szCs w:val="20"/>
                </w:rPr>
                <w:t>R</w:t>
              </w:r>
            </w:ins>
            <w:r>
              <w:rPr>
                <w:rFonts w:ascii="Arial" w:hAnsi="Arial" w:cs="Arial"/>
                <w:sz w:val="20"/>
                <w:szCs w:val="20"/>
              </w:rPr>
              <w:t xml:space="preserve">eport </w:t>
            </w:r>
          </w:p>
        </w:tc>
        <w:tc>
          <w:tcPr>
            <w:tcW w:w="1260" w:type="dxa"/>
            <w:vAlign w:val="center"/>
          </w:tcPr>
          <w:p w14:paraId="7407383D" w14:textId="77777777" w:rsidR="00776D73" w:rsidRPr="009B04C6" w:rsidRDefault="00776D73" w:rsidP="00776D73">
            <w:pPr>
              <w:pStyle w:val="Table-Text"/>
              <w:suppressAutoHyphens/>
              <w:rPr>
                <w:rFonts w:ascii="Arial" w:hAnsi="Arial" w:cs="Arial"/>
                <w:szCs w:val="16"/>
              </w:rPr>
            </w:pPr>
          </w:p>
        </w:tc>
        <w:tc>
          <w:tcPr>
            <w:tcW w:w="1890" w:type="dxa"/>
            <w:vAlign w:val="center"/>
          </w:tcPr>
          <w:p w14:paraId="540560CA" w14:textId="77777777" w:rsidR="00776D73" w:rsidRPr="009B04C6" w:rsidRDefault="00776D73" w:rsidP="00776D73">
            <w:pPr>
              <w:pStyle w:val="Table-Text"/>
              <w:suppressAutoHyphens/>
              <w:rPr>
                <w:rFonts w:ascii="Arial" w:hAnsi="Arial" w:cs="Arial"/>
                <w:szCs w:val="16"/>
              </w:rPr>
            </w:pPr>
          </w:p>
        </w:tc>
        <w:tc>
          <w:tcPr>
            <w:tcW w:w="1440" w:type="dxa"/>
          </w:tcPr>
          <w:p w14:paraId="6D5EFD1F" w14:textId="3D63B4B4" w:rsidR="00776D73" w:rsidRPr="009B04C6" w:rsidRDefault="00776D73" w:rsidP="00776D73">
            <w:pPr>
              <w:pStyle w:val="Table-Text"/>
              <w:suppressAutoHyphens/>
              <w:rPr>
                <w:rFonts w:ascii="Arial" w:hAnsi="Arial" w:cs="Arial"/>
                <w:szCs w:val="16"/>
              </w:rPr>
            </w:pPr>
            <w:r w:rsidRPr="004A0411">
              <w:rPr>
                <w:rFonts w:ascii="Arial" w:hAnsi="Arial" w:cs="Arial"/>
                <w:szCs w:val="16"/>
              </w:rPr>
              <w:t>Yes</w:t>
            </w:r>
          </w:p>
        </w:tc>
      </w:tr>
    </w:tbl>
    <w:p w14:paraId="6B806423" w14:textId="77777777" w:rsidR="009C7DDC" w:rsidRPr="009B04C6" w:rsidRDefault="009C7DDC" w:rsidP="00FE4DF9">
      <w:pPr>
        <w:pStyle w:val="Heading2"/>
      </w:pPr>
      <w:bookmarkStart w:id="98" w:name="_Toc172454449"/>
      <w:bookmarkStart w:id="99" w:name="_Toc440563017"/>
      <w:bookmarkStart w:id="100" w:name="_Toc17440634"/>
      <w:r w:rsidRPr="009B04C6">
        <w:t>Resolutions</w:t>
      </w:r>
      <w:bookmarkEnd w:id="98"/>
      <w:bookmarkEnd w:id="99"/>
      <w:bookmarkEnd w:id="100"/>
    </w:p>
    <w:p w14:paraId="378E7A31" w14:textId="4EDD4581" w:rsidR="009C7DDC" w:rsidRPr="009B04C6" w:rsidRDefault="009C7DDC" w:rsidP="004C4DC0">
      <w:pPr>
        <w:pStyle w:val="Body"/>
      </w:pPr>
      <w:r w:rsidRPr="009B04C6">
        <w:t xml:space="preserve">NOTE: Please refer to the </w:t>
      </w:r>
      <w:r>
        <w:t xml:space="preserve">SDL </w:t>
      </w:r>
      <w:proofErr w:type="spellStart"/>
      <w:r w:rsidR="00641024">
        <w:t>Tridion</w:t>
      </w:r>
      <w:proofErr w:type="spellEnd"/>
      <w:r w:rsidR="00641024">
        <w:t xml:space="preserve"> Docs</w:t>
      </w:r>
      <w:r>
        <w:t xml:space="preserve"> Content Manager</w:t>
      </w:r>
      <w:r w:rsidRPr="009B04C6">
        <w:t xml:space="preserve"> documentation for information on what is meant by “Resolution” in this context.</w:t>
      </w:r>
    </w:p>
    <w:p w14:paraId="6FF27DCB" w14:textId="7F65EE73" w:rsidR="009C7DDC" w:rsidRPr="009B04C6" w:rsidRDefault="009C7DDC" w:rsidP="004C4DC0">
      <w:pPr>
        <w:pStyle w:val="Body"/>
      </w:pPr>
      <w:r w:rsidRPr="009B04C6">
        <w:t xml:space="preserve">The following table contains the different resolutions that will be configured in </w:t>
      </w:r>
      <w:r>
        <w:t xml:space="preserve">SDL </w:t>
      </w:r>
      <w:proofErr w:type="spellStart"/>
      <w:r w:rsidR="00641024">
        <w:t>Tridion</w:t>
      </w:r>
      <w:proofErr w:type="spellEnd"/>
      <w:r w:rsidR="00641024">
        <w:t xml:space="preserve"> Docs</w:t>
      </w:r>
      <w:r>
        <w:t xml:space="preserve"> Content Manager</w:t>
      </w:r>
      <w:r w:rsidRPr="009B04C6">
        <w:t xml:space="preserve">. This LOV contains all different resolutions of an illustration that can be added to </w:t>
      </w:r>
      <w:r>
        <w:t xml:space="preserve">SDL </w:t>
      </w:r>
      <w:proofErr w:type="spellStart"/>
      <w:r w:rsidR="00641024">
        <w:t>Tridion</w:t>
      </w:r>
      <w:proofErr w:type="spellEnd"/>
      <w:r w:rsidR="00641024">
        <w:t xml:space="preserve"> Docs</w:t>
      </w:r>
      <w:r>
        <w:t xml:space="preserve"> Content Manager</w:t>
      </w:r>
      <w:r w:rsidRPr="009B04C6">
        <w:t xml:space="preserve">. </w:t>
      </w:r>
      <w:r>
        <w:t xml:space="preserve">SDL </w:t>
      </w:r>
      <w:proofErr w:type="spellStart"/>
      <w:r w:rsidR="00641024">
        <w:t>Tridion</w:t>
      </w:r>
      <w:proofErr w:type="spellEnd"/>
      <w:r w:rsidR="00641024">
        <w:t xml:space="preserve"> Docs</w:t>
      </w:r>
      <w:r>
        <w:t xml:space="preserve"> Content Manager</w:t>
      </w:r>
      <w:r w:rsidRPr="009B04C6">
        <w:t xml:space="preserve"> does not generate the different resolutions when an image is created. </w:t>
      </w:r>
      <w:r w:rsidRPr="009B04C6">
        <w:rPr>
          <w:lang w:val="en-GB"/>
        </w:rPr>
        <w:t xml:space="preserve">The different resolutions have to be created by the illustrators and are typically imported in batch using the Web Client. </w:t>
      </w:r>
    </w:p>
    <w:p w14:paraId="44D0C656" w14:textId="77777777" w:rsidR="009C7DDC" w:rsidRPr="009B04C6" w:rsidRDefault="009C7DDC" w:rsidP="004C4DC0">
      <w:pPr>
        <w:pStyle w:val="Body"/>
        <w:rPr>
          <w:lang w:val="en-GB"/>
        </w:rPr>
      </w:pPr>
      <w:r w:rsidRPr="009B04C6">
        <w:rPr>
          <w:lang w:val="en-GB"/>
        </w:rPr>
        <w:t xml:space="preserve">The exact required resolution is selected in the Output Format definition which can be selected when creating a Publication Output. </w:t>
      </w:r>
    </w:p>
    <w:p w14:paraId="1855B92C" w14:textId="7DBA6FBF" w:rsidR="009C7DDC" w:rsidRDefault="009C7DDC" w:rsidP="004C4DC0">
      <w:pPr>
        <w:pStyle w:val="Body"/>
      </w:pPr>
      <w:r w:rsidRPr="009B04C6">
        <w:t xml:space="preserve">This List of Values is linked to the metadata field </w:t>
      </w:r>
      <w:hyperlink w:anchor="FRESOLUTION" w:history="1">
        <w:r w:rsidRPr="002E574D">
          <w:rPr>
            <w:rStyle w:val="Hyperlink"/>
          </w:rPr>
          <w:t>FRESOLUTION</w:t>
        </w:r>
      </w:hyperlink>
      <w:r w:rsidRPr="009B04C6">
        <w:t>.</w:t>
      </w:r>
      <w:r w:rsidR="00776D73">
        <w:t xml:space="preserve"> </w:t>
      </w:r>
    </w:p>
    <w:p w14:paraId="2B1FCAF9" w14:textId="1B20CE1B" w:rsidR="00776D73" w:rsidRPr="00776D73" w:rsidRDefault="00776D73" w:rsidP="004C4DC0">
      <w:pPr>
        <w:pStyle w:val="Body"/>
      </w:pPr>
      <w:r>
        <w:t xml:space="preserve">Remove the highlighted items </w:t>
      </w:r>
    </w:p>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2492"/>
        <w:gridCol w:w="1440"/>
      </w:tblGrid>
      <w:tr w:rsidR="009C7DDC" w:rsidRPr="00BB198E" w14:paraId="39589737" w14:textId="77777777" w:rsidTr="00F21283">
        <w:trPr>
          <w:tblHeader/>
        </w:trPr>
        <w:tc>
          <w:tcPr>
            <w:tcW w:w="2126" w:type="dxa"/>
            <w:shd w:val="clear" w:color="auto" w:fill="E6E6E6"/>
          </w:tcPr>
          <w:p w14:paraId="39C724CF" w14:textId="77777777" w:rsidR="009C7DDC" w:rsidRPr="00BB198E" w:rsidRDefault="009C7DDC" w:rsidP="00F21283">
            <w:pPr>
              <w:pStyle w:val="Table-ColHead"/>
              <w:rPr>
                <w:rFonts w:cs="Arial"/>
                <w:sz w:val="16"/>
                <w:szCs w:val="16"/>
              </w:rPr>
            </w:pPr>
            <w:r w:rsidRPr="00BB198E">
              <w:rPr>
                <w:rFonts w:cs="Arial"/>
                <w:sz w:val="16"/>
                <w:szCs w:val="16"/>
              </w:rPr>
              <w:t>Element Name</w:t>
            </w:r>
          </w:p>
        </w:tc>
        <w:tc>
          <w:tcPr>
            <w:tcW w:w="5355" w:type="dxa"/>
            <w:gridSpan w:val="3"/>
            <w:shd w:val="clear" w:color="auto" w:fill="E6E6E6"/>
          </w:tcPr>
          <w:p w14:paraId="27DBE122" w14:textId="77777777" w:rsidR="009C7DDC" w:rsidRPr="00BB198E" w:rsidRDefault="009C7DDC" w:rsidP="00F21283">
            <w:pPr>
              <w:pStyle w:val="Table-ColHead"/>
              <w:rPr>
                <w:rFonts w:cs="Arial"/>
                <w:bCs/>
                <w:sz w:val="16"/>
                <w:szCs w:val="16"/>
              </w:rPr>
            </w:pPr>
            <w:r w:rsidRPr="00BB198E">
              <w:rPr>
                <w:rFonts w:cs="Arial"/>
                <w:bCs/>
                <w:sz w:val="16"/>
                <w:szCs w:val="16"/>
              </w:rPr>
              <w:t>DRESOLUTION</w:t>
            </w:r>
          </w:p>
        </w:tc>
      </w:tr>
      <w:tr w:rsidR="009C7DDC" w:rsidRPr="00BB198E" w14:paraId="19987F4F" w14:textId="77777777" w:rsidTr="00F21283">
        <w:trPr>
          <w:tblHeader/>
        </w:trPr>
        <w:tc>
          <w:tcPr>
            <w:tcW w:w="2126" w:type="dxa"/>
            <w:shd w:val="clear" w:color="auto" w:fill="E6E6E6"/>
          </w:tcPr>
          <w:p w14:paraId="16ADE5DC"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1423" w:type="dxa"/>
            <w:shd w:val="clear" w:color="auto" w:fill="E6E6E6"/>
          </w:tcPr>
          <w:p w14:paraId="2857EA56" w14:textId="77777777" w:rsidR="009C7DDC" w:rsidRPr="00BB198E" w:rsidRDefault="009C7DDC" w:rsidP="00F21283">
            <w:pPr>
              <w:pStyle w:val="Table-ColHead"/>
              <w:jc w:val="center"/>
              <w:rPr>
                <w:rFonts w:cs="Arial"/>
                <w:sz w:val="16"/>
                <w:szCs w:val="16"/>
              </w:rPr>
            </w:pPr>
            <w:r w:rsidRPr="00BB198E">
              <w:rPr>
                <w:rFonts w:cs="Arial"/>
                <w:sz w:val="16"/>
                <w:szCs w:val="16"/>
              </w:rPr>
              <w:t>Default</w:t>
            </w:r>
          </w:p>
        </w:tc>
        <w:tc>
          <w:tcPr>
            <w:tcW w:w="2492" w:type="dxa"/>
            <w:shd w:val="clear" w:color="auto" w:fill="E6E6E6"/>
          </w:tcPr>
          <w:p w14:paraId="4FC5AEAC"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440" w:type="dxa"/>
            <w:shd w:val="clear" w:color="auto" w:fill="E6E6E6"/>
          </w:tcPr>
          <w:p w14:paraId="6DCAD69F" w14:textId="77777777" w:rsidR="009C7DDC" w:rsidRPr="00BB198E" w:rsidRDefault="009C7DDC" w:rsidP="00F21283">
            <w:pPr>
              <w:pStyle w:val="Table-ColHead"/>
              <w:jc w:val="center"/>
              <w:rPr>
                <w:rFonts w:cs="Arial"/>
                <w:sz w:val="16"/>
                <w:szCs w:val="16"/>
              </w:rPr>
            </w:pPr>
            <w:r w:rsidRPr="00BB198E">
              <w:rPr>
                <w:rFonts w:cs="Arial"/>
                <w:sz w:val="16"/>
                <w:szCs w:val="16"/>
              </w:rPr>
              <w:t>Custom</w:t>
            </w:r>
          </w:p>
        </w:tc>
      </w:tr>
      <w:tr w:rsidR="009C7DDC" w:rsidRPr="009B04C6" w14:paraId="297915B5" w14:textId="77777777" w:rsidTr="00F21283">
        <w:tc>
          <w:tcPr>
            <w:tcW w:w="2126" w:type="dxa"/>
          </w:tcPr>
          <w:p w14:paraId="0A58C2C2"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High</w:t>
            </w:r>
          </w:p>
        </w:tc>
        <w:tc>
          <w:tcPr>
            <w:tcW w:w="1423" w:type="dxa"/>
          </w:tcPr>
          <w:p w14:paraId="0A3443C7" w14:textId="147F1723" w:rsidR="009C7DDC" w:rsidRPr="009B04C6" w:rsidRDefault="006601E1" w:rsidP="00F21283">
            <w:pPr>
              <w:pStyle w:val="Table-Text"/>
              <w:suppressAutoHyphens/>
              <w:jc w:val="center"/>
              <w:rPr>
                <w:rFonts w:ascii="Arial" w:hAnsi="Arial" w:cs="Arial"/>
                <w:szCs w:val="16"/>
              </w:rPr>
            </w:pPr>
            <w:r>
              <w:rPr>
                <w:rFonts w:ascii="Arial" w:hAnsi="Arial" w:cs="Arial"/>
                <w:szCs w:val="16"/>
              </w:rPr>
              <w:t>-</w:t>
            </w:r>
          </w:p>
        </w:tc>
        <w:tc>
          <w:tcPr>
            <w:tcW w:w="2492" w:type="dxa"/>
          </w:tcPr>
          <w:p w14:paraId="1218DEB8" w14:textId="77777777" w:rsidR="009C7DDC" w:rsidRPr="009B04C6" w:rsidRDefault="009C7DDC" w:rsidP="00F21283">
            <w:pPr>
              <w:pStyle w:val="Table-Text"/>
              <w:suppressAutoHyphens/>
              <w:rPr>
                <w:rFonts w:ascii="Arial" w:hAnsi="Arial" w:cs="Arial"/>
                <w:color w:val="FF0000"/>
                <w:szCs w:val="16"/>
              </w:rPr>
            </w:pPr>
            <w:r w:rsidRPr="009B04C6">
              <w:rPr>
                <w:rFonts w:ascii="Arial" w:hAnsi="Arial" w:cs="Arial"/>
                <w:szCs w:val="16"/>
              </w:rPr>
              <w:t>High resolution graphic used in print production.</w:t>
            </w:r>
          </w:p>
        </w:tc>
        <w:tc>
          <w:tcPr>
            <w:tcW w:w="1440" w:type="dxa"/>
          </w:tcPr>
          <w:p w14:paraId="5F24FFE0" w14:textId="77777777" w:rsidR="009C7DDC" w:rsidRPr="009B04C6" w:rsidRDefault="009C7DDC" w:rsidP="00F21283">
            <w:pPr>
              <w:pStyle w:val="Table-Text"/>
              <w:suppressAutoHyphens/>
              <w:jc w:val="center"/>
              <w:rPr>
                <w:rFonts w:ascii="Arial" w:hAnsi="Arial" w:cs="Arial"/>
              </w:rPr>
            </w:pPr>
            <w:r w:rsidRPr="009B04C6">
              <w:rPr>
                <w:rFonts w:ascii="Arial" w:hAnsi="Arial" w:cs="Arial"/>
              </w:rPr>
              <w:t>No</w:t>
            </w:r>
          </w:p>
        </w:tc>
      </w:tr>
      <w:tr w:rsidR="009C7DDC" w:rsidRPr="009B04C6" w14:paraId="1132A492" w14:textId="77777777" w:rsidTr="00F21283">
        <w:tc>
          <w:tcPr>
            <w:tcW w:w="2126" w:type="dxa"/>
          </w:tcPr>
          <w:p w14:paraId="254298B9"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Low</w:t>
            </w:r>
          </w:p>
        </w:tc>
        <w:tc>
          <w:tcPr>
            <w:tcW w:w="1423" w:type="dxa"/>
          </w:tcPr>
          <w:p w14:paraId="06E9AE21" w14:textId="41C09774" w:rsidR="009C7DDC" w:rsidRPr="009B04C6" w:rsidRDefault="006601E1" w:rsidP="00F21283">
            <w:pPr>
              <w:pStyle w:val="Table-Text"/>
              <w:suppressAutoHyphens/>
              <w:jc w:val="center"/>
              <w:rPr>
                <w:rFonts w:ascii="Arial" w:hAnsi="Arial" w:cs="Arial"/>
                <w:szCs w:val="16"/>
              </w:rPr>
            </w:pPr>
            <w:r>
              <w:rPr>
                <w:rFonts w:ascii="Arial" w:hAnsi="Arial" w:cs="Arial"/>
                <w:szCs w:val="16"/>
              </w:rPr>
              <w:t>x</w:t>
            </w:r>
          </w:p>
        </w:tc>
        <w:tc>
          <w:tcPr>
            <w:tcW w:w="2492" w:type="dxa"/>
          </w:tcPr>
          <w:p w14:paraId="4DC9CEF3"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Used for display on the Internet or HTML preview</w:t>
            </w:r>
          </w:p>
        </w:tc>
        <w:tc>
          <w:tcPr>
            <w:tcW w:w="1440" w:type="dxa"/>
          </w:tcPr>
          <w:p w14:paraId="52152B80" w14:textId="77777777" w:rsidR="009C7DDC" w:rsidRPr="009B04C6" w:rsidRDefault="009C7DDC" w:rsidP="00F21283">
            <w:pPr>
              <w:pStyle w:val="Table-Text"/>
              <w:tabs>
                <w:tab w:val="left" w:pos="2070"/>
              </w:tabs>
              <w:suppressAutoHyphens/>
              <w:jc w:val="center"/>
              <w:rPr>
                <w:rFonts w:ascii="Arial" w:hAnsi="Arial" w:cs="Arial"/>
              </w:rPr>
            </w:pPr>
            <w:r w:rsidRPr="009B04C6">
              <w:rPr>
                <w:rFonts w:ascii="Arial" w:hAnsi="Arial" w:cs="Arial"/>
              </w:rPr>
              <w:t>No</w:t>
            </w:r>
          </w:p>
        </w:tc>
      </w:tr>
      <w:tr w:rsidR="00F84FCD" w:rsidRPr="009B04C6" w14:paraId="42E63C53" w14:textId="77777777" w:rsidTr="00F21283">
        <w:tc>
          <w:tcPr>
            <w:tcW w:w="2126" w:type="dxa"/>
          </w:tcPr>
          <w:p w14:paraId="5D6C6193" w14:textId="15A50583" w:rsidR="00F84FCD" w:rsidRPr="00CE4FFE" w:rsidRDefault="00F84FCD" w:rsidP="00F21283">
            <w:pPr>
              <w:pStyle w:val="Table-Text"/>
              <w:suppressAutoHyphens/>
              <w:rPr>
                <w:rFonts w:ascii="Arial" w:hAnsi="Arial" w:cs="Arial"/>
                <w:color w:val="00B050"/>
                <w:szCs w:val="16"/>
              </w:rPr>
            </w:pPr>
            <w:r w:rsidRPr="00CE4FFE">
              <w:rPr>
                <w:rFonts w:ascii="Arial" w:hAnsi="Arial" w:cs="Arial"/>
                <w:color w:val="00B050"/>
                <w:szCs w:val="16"/>
              </w:rPr>
              <w:t>Source</w:t>
            </w:r>
          </w:p>
        </w:tc>
        <w:tc>
          <w:tcPr>
            <w:tcW w:w="1423" w:type="dxa"/>
          </w:tcPr>
          <w:p w14:paraId="21E81BD9" w14:textId="77777777" w:rsidR="00F84FCD" w:rsidRPr="00CE4FFE" w:rsidRDefault="00F84FCD" w:rsidP="00F21283">
            <w:pPr>
              <w:pStyle w:val="Table-Text"/>
              <w:suppressAutoHyphens/>
              <w:jc w:val="center"/>
              <w:rPr>
                <w:rFonts w:ascii="Arial" w:hAnsi="Arial" w:cs="Arial"/>
                <w:color w:val="00B050"/>
                <w:szCs w:val="16"/>
              </w:rPr>
            </w:pPr>
          </w:p>
        </w:tc>
        <w:tc>
          <w:tcPr>
            <w:tcW w:w="2492" w:type="dxa"/>
          </w:tcPr>
          <w:p w14:paraId="60810655" w14:textId="0D271D6C" w:rsidR="00F84FCD" w:rsidRPr="00CE4FFE" w:rsidRDefault="00F84FCD" w:rsidP="00F21283">
            <w:pPr>
              <w:pStyle w:val="Table-Text"/>
              <w:suppressAutoHyphens/>
              <w:rPr>
                <w:rFonts w:ascii="Arial" w:hAnsi="Arial" w:cs="Arial"/>
                <w:color w:val="00B050"/>
                <w:szCs w:val="16"/>
              </w:rPr>
            </w:pPr>
            <w:r w:rsidRPr="00CE4FFE">
              <w:rPr>
                <w:rFonts w:ascii="Arial" w:hAnsi="Arial" w:cs="Arial"/>
                <w:color w:val="00B050"/>
                <w:szCs w:val="16"/>
              </w:rPr>
              <w:t>Image source variant for editing</w:t>
            </w:r>
          </w:p>
        </w:tc>
        <w:tc>
          <w:tcPr>
            <w:tcW w:w="1440" w:type="dxa"/>
          </w:tcPr>
          <w:p w14:paraId="50DCD50D" w14:textId="30A07D65" w:rsidR="00F84FCD" w:rsidRPr="00CE4FFE" w:rsidRDefault="00F84FCD" w:rsidP="00F21283">
            <w:pPr>
              <w:pStyle w:val="Table-Text"/>
              <w:tabs>
                <w:tab w:val="left" w:pos="2070"/>
              </w:tabs>
              <w:suppressAutoHyphens/>
              <w:jc w:val="center"/>
              <w:rPr>
                <w:rFonts w:ascii="Arial" w:hAnsi="Arial" w:cs="Arial"/>
                <w:color w:val="00B050"/>
              </w:rPr>
            </w:pPr>
            <w:r w:rsidRPr="00776D73">
              <w:rPr>
                <w:rFonts w:ascii="Arial" w:hAnsi="Arial" w:cs="Arial"/>
              </w:rPr>
              <w:t>No</w:t>
            </w:r>
          </w:p>
        </w:tc>
      </w:tr>
      <w:tr w:rsidR="00CE4FFE" w:rsidRPr="009B04C6" w14:paraId="7A2C6C7E" w14:textId="77777777" w:rsidTr="00F21283">
        <w:tc>
          <w:tcPr>
            <w:tcW w:w="2126" w:type="dxa"/>
          </w:tcPr>
          <w:p w14:paraId="3D873D05" w14:textId="74FED031" w:rsidR="00CE4FFE" w:rsidRPr="00776D73" w:rsidRDefault="00CE4FFE" w:rsidP="00F21283">
            <w:pPr>
              <w:pStyle w:val="Table-Text"/>
              <w:suppressAutoHyphens/>
              <w:rPr>
                <w:rFonts w:ascii="Arial" w:hAnsi="Arial" w:cs="Arial"/>
                <w:strike/>
                <w:szCs w:val="16"/>
                <w:highlight w:val="yellow"/>
              </w:rPr>
            </w:pPr>
            <w:r w:rsidRPr="00776D73">
              <w:rPr>
                <w:rFonts w:ascii="Arial" w:hAnsi="Arial" w:cs="Arial"/>
                <w:strike/>
                <w:szCs w:val="16"/>
                <w:highlight w:val="yellow"/>
              </w:rPr>
              <w:t>Thumbnail</w:t>
            </w:r>
          </w:p>
        </w:tc>
        <w:tc>
          <w:tcPr>
            <w:tcW w:w="1423" w:type="dxa"/>
          </w:tcPr>
          <w:p w14:paraId="083CB82B" w14:textId="218CC6D6" w:rsidR="00CE4FFE" w:rsidRPr="00776D73" w:rsidRDefault="00CE4FFE" w:rsidP="00F21283">
            <w:pPr>
              <w:pStyle w:val="Table-Text"/>
              <w:suppressAutoHyphens/>
              <w:jc w:val="center"/>
              <w:rPr>
                <w:rFonts w:ascii="Arial" w:hAnsi="Arial" w:cs="Arial"/>
                <w:strike/>
                <w:color w:val="00B050"/>
                <w:szCs w:val="16"/>
                <w:highlight w:val="yellow"/>
              </w:rPr>
            </w:pPr>
          </w:p>
        </w:tc>
        <w:tc>
          <w:tcPr>
            <w:tcW w:w="2492" w:type="dxa"/>
          </w:tcPr>
          <w:p w14:paraId="1C720AD0" w14:textId="77777777" w:rsidR="00CE4FFE" w:rsidRPr="00776D73" w:rsidRDefault="00CE4FFE" w:rsidP="00F21283">
            <w:pPr>
              <w:pStyle w:val="Table-Text"/>
              <w:suppressAutoHyphens/>
              <w:rPr>
                <w:rFonts w:ascii="Arial" w:hAnsi="Arial" w:cs="Arial"/>
                <w:strike/>
                <w:color w:val="00B050"/>
                <w:szCs w:val="16"/>
                <w:highlight w:val="yellow"/>
              </w:rPr>
            </w:pPr>
          </w:p>
        </w:tc>
        <w:tc>
          <w:tcPr>
            <w:tcW w:w="1440" w:type="dxa"/>
          </w:tcPr>
          <w:p w14:paraId="5E158216" w14:textId="5AC5FD0D" w:rsidR="00CE4FFE" w:rsidRPr="00776D73" w:rsidRDefault="00776D73" w:rsidP="00F21283">
            <w:pPr>
              <w:pStyle w:val="Table-Text"/>
              <w:tabs>
                <w:tab w:val="left" w:pos="2070"/>
              </w:tabs>
              <w:suppressAutoHyphens/>
              <w:jc w:val="center"/>
              <w:rPr>
                <w:rFonts w:ascii="Arial" w:hAnsi="Arial" w:cs="Arial"/>
                <w:strike/>
                <w:color w:val="00B050"/>
                <w:highlight w:val="yellow"/>
              </w:rPr>
            </w:pPr>
            <w:r w:rsidRPr="00776D73">
              <w:rPr>
                <w:rFonts w:ascii="Arial" w:hAnsi="Arial" w:cs="Arial"/>
                <w:strike/>
                <w:color w:val="00B050"/>
                <w:highlight w:val="yellow"/>
              </w:rPr>
              <w:t>No</w:t>
            </w:r>
          </w:p>
        </w:tc>
      </w:tr>
      <w:tr w:rsidR="00776D73" w:rsidRPr="009B04C6" w14:paraId="69355669" w14:textId="77777777" w:rsidTr="00F21283">
        <w:tc>
          <w:tcPr>
            <w:tcW w:w="2126" w:type="dxa"/>
          </w:tcPr>
          <w:p w14:paraId="038EB182" w14:textId="77777777" w:rsidR="00776D73" w:rsidRDefault="00776D73" w:rsidP="00F21283">
            <w:pPr>
              <w:pStyle w:val="Table-Text"/>
              <w:suppressAutoHyphens/>
              <w:rPr>
                <w:rFonts w:ascii="Arial" w:hAnsi="Arial" w:cs="Arial"/>
                <w:szCs w:val="16"/>
              </w:rPr>
            </w:pPr>
          </w:p>
        </w:tc>
        <w:tc>
          <w:tcPr>
            <w:tcW w:w="1423" w:type="dxa"/>
          </w:tcPr>
          <w:p w14:paraId="143C81B3" w14:textId="77777777" w:rsidR="00776D73" w:rsidRPr="00CE4FFE" w:rsidRDefault="00776D73" w:rsidP="00F21283">
            <w:pPr>
              <w:pStyle w:val="Table-Text"/>
              <w:suppressAutoHyphens/>
              <w:jc w:val="center"/>
              <w:rPr>
                <w:rFonts w:ascii="Arial" w:hAnsi="Arial" w:cs="Arial"/>
                <w:color w:val="00B050"/>
                <w:szCs w:val="16"/>
              </w:rPr>
            </w:pPr>
          </w:p>
        </w:tc>
        <w:tc>
          <w:tcPr>
            <w:tcW w:w="2492" w:type="dxa"/>
          </w:tcPr>
          <w:p w14:paraId="70486FB7" w14:textId="77777777" w:rsidR="00776D73" w:rsidRPr="00CE4FFE" w:rsidRDefault="00776D73" w:rsidP="00F21283">
            <w:pPr>
              <w:pStyle w:val="Table-Text"/>
              <w:suppressAutoHyphens/>
              <w:rPr>
                <w:rFonts w:ascii="Arial" w:hAnsi="Arial" w:cs="Arial"/>
                <w:color w:val="00B050"/>
                <w:szCs w:val="16"/>
              </w:rPr>
            </w:pPr>
          </w:p>
        </w:tc>
        <w:tc>
          <w:tcPr>
            <w:tcW w:w="1440" w:type="dxa"/>
          </w:tcPr>
          <w:p w14:paraId="25F2A875" w14:textId="77777777" w:rsidR="00776D73" w:rsidRPr="00CE4FFE" w:rsidRDefault="00776D73" w:rsidP="00F21283">
            <w:pPr>
              <w:pStyle w:val="Table-Text"/>
              <w:tabs>
                <w:tab w:val="left" w:pos="2070"/>
              </w:tabs>
              <w:suppressAutoHyphens/>
              <w:jc w:val="center"/>
              <w:rPr>
                <w:rFonts w:ascii="Arial" w:hAnsi="Arial" w:cs="Arial"/>
                <w:color w:val="00B050"/>
              </w:rPr>
            </w:pPr>
          </w:p>
        </w:tc>
      </w:tr>
    </w:tbl>
    <w:p w14:paraId="657E794E" w14:textId="5C8163D5" w:rsidR="00DE6E93" w:rsidRDefault="00DE6E93" w:rsidP="00FE4DF9">
      <w:pPr>
        <w:pStyle w:val="Heading2"/>
      </w:pPr>
      <w:bookmarkStart w:id="101" w:name="_Toc17440635"/>
      <w:bookmarkStart w:id="102" w:name="_Toc440563018"/>
      <w:r>
        <w:t>Product family</w:t>
      </w:r>
      <w:bookmarkEnd w:id="101"/>
    </w:p>
    <w:p w14:paraId="2BEDCA94" w14:textId="6D3F4680" w:rsidR="00DE6E93" w:rsidRDefault="00DE6E93" w:rsidP="00DE6E93">
      <w:bookmarkStart w:id="103" w:name="DPRODUCTFAMILYNAME"/>
      <w:r>
        <w:t>The list of values holding all possible publication product family names e.g. '</w:t>
      </w:r>
      <w:proofErr w:type="spellStart"/>
      <w:r>
        <w:t>Tridion</w:t>
      </w:r>
      <w:proofErr w:type="spellEnd"/>
      <w:r>
        <w:t xml:space="preserve"> Docs (2.0.0)'</w:t>
      </w:r>
      <w:bookmarkEnd w:id="103"/>
      <w:r>
        <w:t>.</w:t>
      </w:r>
    </w:p>
    <w:p w14:paraId="6901FD7B" w14:textId="77777777" w:rsidR="00775659" w:rsidRDefault="00775659" w:rsidP="00DE6E93"/>
    <w:p w14:paraId="0C663F3D" w14:textId="4994BBAF" w:rsidR="00775659" w:rsidRDefault="00775659" w:rsidP="00DE6E93">
      <w:r w:rsidRPr="00775659">
        <w:rPr>
          <w:highlight w:val="yellow"/>
        </w:rPr>
        <w:t>Hide Field</w:t>
      </w:r>
    </w:p>
    <w:p w14:paraId="0C318CA0" w14:textId="77777777" w:rsidR="00DE6E93" w:rsidRDefault="00DE6E93" w:rsidP="00DE6E93"/>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2492"/>
        <w:gridCol w:w="1440"/>
      </w:tblGrid>
      <w:tr w:rsidR="00DE6E93" w:rsidRPr="00BB198E" w14:paraId="293670E1" w14:textId="77777777" w:rsidTr="0020382F">
        <w:trPr>
          <w:tblHeader/>
        </w:trPr>
        <w:tc>
          <w:tcPr>
            <w:tcW w:w="2126" w:type="dxa"/>
            <w:shd w:val="clear" w:color="auto" w:fill="E6E6E6"/>
          </w:tcPr>
          <w:p w14:paraId="77F48BEF" w14:textId="77777777" w:rsidR="00DE6E93" w:rsidRPr="00BB198E" w:rsidRDefault="00DE6E93" w:rsidP="0020382F">
            <w:pPr>
              <w:pStyle w:val="Table-ColHead"/>
              <w:rPr>
                <w:rFonts w:cs="Arial"/>
                <w:sz w:val="16"/>
                <w:szCs w:val="16"/>
              </w:rPr>
            </w:pPr>
            <w:r w:rsidRPr="00BB198E">
              <w:rPr>
                <w:rFonts w:cs="Arial"/>
                <w:sz w:val="16"/>
                <w:szCs w:val="16"/>
              </w:rPr>
              <w:t>Element Name</w:t>
            </w:r>
          </w:p>
        </w:tc>
        <w:tc>
          <w:tcPr>
            <w:tcW w:w="5355" w:type="dxa"/>
            <w:gridSpan w:val="3"/>
            <w:shd w:val="clear" w:color="auto" w:fill="E6E6E6"/>
          </w:tcPr>
          <w:p w14:paraId="7BA94E86" w14:textId="59050E84" w:rsidR="00DE6E93" w:rsidRPr="00BB198E" w:rsidRDefault="00DE6E93" w:rsidP="0020382F">
            <w:pPr>
              <w:pStyle w:val="Table-ColHead"/>
              <w:rPr>
                <w:rFonts w:cs="Arial"/>
                <w:bCs/>
                <w:sz w:val="16"/>
                <w:szCs w:val="16"/>
              </w:rPr>
            </w:pPr>
            <w:r>
              <w:rPr>
                <w:rFonts w:cs="Arial"/>
                <w:bCs/>
                <w:sz w:val="16"/>
                <w:szCs w:val="16"/>
              </w:rPr>
              <w:t>DPRODUCTFAMILINYNAME</w:t>
            </w:r>
          </w:p>
        </w:tc>
      </w:tr>
      <w:tr w:rsidR="00DE6E93" w:rsidRPr="00BB198E" w14:paraId="296F7FFD" w14:textId="77777777" w:rsidTr="0020382F">
        <w:trPr>
          <w:tblHeader/>
        </w:trPr>
        <w:tc>
          <w:tcPr>
            <w:tcW w:w="2126" w:type="dxa"/>
            <w:shd w:val="clear" w:color="auto" w:fill="E6E6E6"/>
          </w:tcPr>
          <w:p w14:paraId="28952781" w14:textId="77777777" w:rsidR="00DE6E93" w:rsidRPr="00BB198E" w:rsidRDefault="00DE6E93" w:rsidP="0020382F">
            <w:pPr>
              <w:pStyle w:val="Table-ColHead"/>
              <w:rPr>
                <w:rFonts w:cs="Arial"/>
                <w:sz w:val="16"/>
                <w:szCs w:val="16"/>
              </w:rPr>
            </w:pPr>
            <w:r w:rsidRPr="00BB198E">
              <w:rPr>
                <w:rFonts w:cs="Arial"/>
                <w:sz w:val="16"/>
                <w:szCs w:val="16"/>
              </w:rPr>
              <w:t>Values</w:t>
            </w:r>
          </w:p>
        </w:tc>
        <w:tc>
          <w:tcPr>
            <w:tcW w:w="1423" w:type="dxa"/>
            <w:shd w:val="clear" w:color="auto" w:fill="E6E6E6"/>
          </w:tcPr>
          <w:p w14:paraId="7D194971" w14:textId="77777777" w:rsidR="00DE6E93" w:rsidRPr="00BB198E" w:rsidRDefault="00DE6E93" w:rsidP="0020382F">
            <w:pPr>
              <w:pStyle w:val="Table-ColHead"/>
              <w:jc w:val="center"/>
              <w:rPr>
                <w:rFonts w:cs="Arial"/>
                <w:sz w:val="16"/>
                <w:szCs w:val="16"/>
              </w:rPr>
            </w:pPr>
            <w:r w:rsidRPr="00BB198E">
              <w:rPr>
                <w:rFonts w:cs="Arial"/>
                <w:sz w:val="16"/>
                <w:szCs w:val="16"/>
              </w:rPr>
              <w:t>Default</w:t>
            </w:r>
          </w:p>
        </w:tc>
        <w:tc>
          <w:tcPr>
            <w:tcW w:w="2492" w:type="dxa"/>
            <w:shd w:val="clear" w:color="auto" w:fill="E6E6E6"/>
          </w:tcPr>
          <w:p w14:paraId="4E235C20" w14:textId="77777777" w:rsidR="00DE6E93" w:rsidRPr="00BB198E" w:rsidRDefault="00DE6E93" w:rsidP="0020382F">
            <w:pPr>
              <w:pStyle w:val="Table-ColHead"/>
              <w:rPr>
                <w:rFonts w:cs="Arial"/>
                <w:sz w:val="16"/>
                <w:szCs w:val="16"/>
              </w:rPr>
            </w:pPr>
            <w:r w:rsidRPr="00BB198E">
              <w:rPr>
                <w:rFonts w:cs="Arial"/>
                <w:sz w:val="16"/>
                <w:szCs w:val="16"/>
              </w:rPr>
              <w:t>Description</w:t>
            </w:r>
          </w:p>
        </w:tc>
        <w:tc>
          <w:tcPr>
            <w:tcW w:w="1440" w:type="dxa"/>
            <w:shd w:val="clear" w:color="auto" w:fill="E6E6E6"/>
          </w:tcPr>
          <w:p w14:paraId="3D921D01" w14:textId="77777777" w:rsidR="00DE6E93" w:rsidRPr="00BB198E" w:rsidRDefault="00DE6E93" w:rsidP="0020382F">
            <w:pPr>
              <w:pStyle w:val="Table-ColHead"/>
              <w:jc w:val="center"/>
              <w:rPr>
                <w:rFonts w:cs="Arial"/>
                <w:sz w:val="16"/>
                <w:szCs w:val="16"/>
              </w:rPr>
            </w:pPr>
            <w:r w:rsidRPr="00BB198E">
              <w:rPr>
                <w:rFonts w:cs="Arial"/>
                <w:sz w:val="16"/>
                <w:szCs w:val="16"/>
              </w:rPr>
              <w:t>Custom</w:t>
            </w:r>
          </w:p>
        </w:tc>
      </w:tr>
      <w:tr w:rsidR="00DE6E93" w:rsidRPr="009B04C6" w14:paraId="4E9604A7" w14:textId="77777777" w:rsidTr="0020382F">
        <w:tc>
          <w:tcPr>
            <w:tcW w:w="2126" w:type="dxa"/>
          </w:tcPr>
          <w:p w14:paraId="358DD178" w14:textId="548FA864" w:rsidR="00DE6E93" w:rsidRPr="009B04C6" w:rsidRDefault="00DE6E93" w:rsidP="0020382F">
            <w:pPr>
              <w:pStyle w:val="Table-Text"/>
              <w:suppressAutoHyphens/>
              <w:rPr>
                <w:rFonts w:ascii="Arial" w:hAnsi="Arial" w:cs="Arial"/>
                <w:szCs w:val="16"/>
              </w:rPr>
            </w:pPr>
          </w:p>
        </w:tc>
        <w:tc>
          <w:tcPr>
            <w:tcW w:w="1423" w:type="dxa"/>
          </w:tcPr>
          <w:p w14:paraId="1CA9CA27" w14:textId="781DC4BE" w:rsidR="00DE6E93" w:rsidRPr="009B04C6" w:rsidRDefault="00DE6E93" w:rsidP="0020382F">
            <w:pPr>
              <w:pStyle w:val="Table-Text"/>
              <w:suppressAutoHyphens/>
              <w:jc w:val="center"/>
              <w:rPr>
                <w:rFonts w:ascii="Arial" w:hAnsi="Arial" w:cs="Arial"/>
                <w:szCs w:val="16"/>
              </w:rPr>
            </w:pPr>
          </w:p>
        </w:tc>
        <w:tc>
          <w:tcPr>
            <w:tcW w:w="2492" w:type="dxa"/>
          </w:tcPr>
          <w:p w14:paraId="38BD00AD" w14:textId="5FC3DDB8" w:rsidR="00DE6E93" w:rsidRPr="009B04C6" w:rsidRDefault="00DE6E93" w:rsidP="0020382F">
            <w:pPr>
              <w:pStyle w:val="Table-Text"/>
              <w:suppressAutoHyphens/>
              <w:rPr>
                <w:rFonts w:ascii="Arial" w:hAnsi="Arial" w:cs="Arial"/>
                <w:color w:val="FF0000"/>
                <w:szCs w:val="16"/>
              </w:rPr>
            </w:pPr>
          </w:p>
        </w:tc>
        <w:tc>
          <w:tcPr>
            <w:tcW w:w="1440" w:type="dxa"/>
          </w:tcPr>
          <w:p w14:paraId="45CFC3C4" w14:textId="320AB4B9" w:rsidR="00DE6E93" w:rsidRPr="009B04C6" w:rsidRDefault="00DE6E93" w:rsidP="0020382F">
            <w:pPr>
              <w:pStyle w:val="Table-Text"/>
              <w:suppressAutoHyphens/>
              <w:jc w:val="center"/>
              <w:rPr>
                <w:rFonts w:ascii="Arial" w:hAnsi="Arial" w:cs="Arial"/>
              </w:rPr>
            </w:pPr>
          </w:p>
        </w:tc>
      </w:tr>
      <w:tr w:rsidR="00DE6E93" w:rsidRPr="009B04C6" w14:paraId="7619934C" w14:textId="77777777" w:rsidTr="0020382F">
        <w:tc>
          <w:tcPr>
            <w:tcW w:w="2126" w:type="dxa"/>
          </w:tcPr>
          <w:p w14:paraId="6C3D5B53" w14:textId="29D2847E" w:rsidR="00DE6E93" w:rsidRPr="009B04C6" w:rsidRDefault="00DE6E93" w:rsidP="0020382F">
            <w:pPr>
              <w:pStyle w:val="Table-Text"/>
              <w:suppressAutoHyphens/>
              <w:rPr>
                <w:rFonts w:ascii="Arial" w:hAnsi="Arial" w:cs="Arial"/>
                <w:szCs w:val="16"/>
              </w:rPr>
            </w:pPr>
          </w:p>
        </w:tc>
        <w:tc>
          <w:tcPr>
            <w:tcW w:w="1423" w:type="dxa"/>
          </w:tcPr>
          <w:p w14:paraId="08E56522" w14:textId="3C9E8EA1" w:rsidR="00DE6E93" w:rsidRPr="009B04C6" w:rsidRDefault="00DE6E93" w:rsidP="0020382F">
            <w:pPr>
              <w:pStyle w:val="Table-Text"/>
              <w:suppressAutoHyphens/>
              <w:jc w:val="center"/>
              <w:rPr>
                <w:rFonts w:ascii="Arial" w:hAnsi="Arial" w:cs="Arial"/>
                <w:szCs w:val="16"/>
              </w:rPr>
            </w:pPr>
          </w:p>
        </w:tc>
        <w:tc>
          <w:tcPr>
            <w:tcW w:w="2492" w:type="dxa"/>
          </w:tcPr>
          <w:p w14:paraId="63658511" w14:textId="6EDD58A4" w:rsidR="00DE6E93" w:rsidRPr="009B04C6" w:rsidRDefault="00DE6E93" w:rsidP="0020382F">
            <w:pPr>
              <w:pStyle w:val="Table-Text"/>
              <w:suppressAutoHyphens/>
              <w:rPr>
                <w:rFonts w:ascii="Arial" w:hAnsi="Arial" w:cs="Arial"/>
                <w:szCs w:val="16"/>
              </w:rPr>
            </w:pPr>
          </w:p>
        </w:tc>
        <w:tc>
          <w:tcPr>
            <w:tcW w:w="1440" w:type="dxa"/>
          </w:tcPr>
          <w:p w14:paraId="48AED476" w14:textId="22248A60" w:rsidR="00DE6E93" w:rsidRPr="009B04C6" w:rsidRDefault="00DE6E93" w:rsidP="0020382F">
            <w:pPr>
              <w:pStyle w:val="Table-Text"/>
              <w:tabs>
                <w:tab w:val="left" w:pos="2070"/>
              </w:tabs>
              <w:suppressAutoHyphens/>
              <w:jc w:val="center"/>
              <w:rPr>
                <w:rFonts w:ascii="Arial" w:hAnsi="Arial" w:cs="Arial"/>
              </w:rPr>
            </w:pPr>
          </w:p>
        </w:tc>
      </w:tr>
    </w:tbl>
    <w:p w14:paraId="2747EBC3" w14:textId="4C9E8F36" w:rsidR="00DE6E93" w:rsidRDefault="00DE6E93" w:rsidP="00DE6E93">
      <w:pPr>
        <w:pStyle w:val="Heading2"/>
      </w:pPr>
      <w:bookmarkStart w:id="104" w:name="_Toc17440636"/>
      <w:r>
        <w:lastRenderedPageBreak/>
        <w:t>Product release name</w:t>
      </w:r>
      <w:bookmarkEnd w:id="104"/>
    </w:p>
    <w:p w14:paraId="7C76B8DD" w14:textId="5FABAD50" w:rsidR="00DE6E93" w:rsidRDefault="00DE6E93" w:rsidP="00DE6E93">
      <w:bookmarkStart w:id="105" w:name="DPRODUCTRELEASENAME"/>
      <w:proofErr w:type="gramStart"/>
      <w:r>
        <w:t>The list of values holding all possible publication product release names e.g. '</w:t>
      </w:r>
      <w:proofErr w:type="spellStart"/>
      <w:r>
        <w:t>Tridion</w:t>
      </w:r>
      <w:proofErr w:type="spellEnd"/>
      <w:r>
        <w:t xml:space="preserve"> Docs 13 SP1 (13.0.1)'</w:t>
      </w:r>
      <w:bookmarkEnd w:id="105"/>
      <w:r w:rsidR="00906D49">
        <w:t>.</w:t>
      </w:r>
      <w:proofErr w:type="gramEnd"/>
    </w:p>
    <w:p w14:paraId="548409F0" w14:textId="77777777" w:rsidR="00775659" w:rsidRDefault="00775659" w:rsidP="00775659"/>
    <w:p w14:paraId="1E699BA0" w14:textId="77777777" w:rsidR="00775659" w:rsidRDefault="00775659" w:rsidP="00775659">
      <w:r w:rsidRPr="00775659">
        <w:rPr>
          <w:highlight w:val="yellow"/>
        </w:rPr>
        <w:t>Hide Field</w:t>
      </w:r>
    </w:p>
    <w:p w14:paraId="5FDC3852" w14:textId="77777777" w:rsidR="00775659" w:rsidRDefault="00775659" w:rsidP="00DE6E93"/>
    <w:p w14:paraId="041823D1" w14:textId="77777777" w:rsidR="00DE6E93" w:rsidRDefault="00DE6E93" w:rsidP="00DE6E93"/>
    <w:tbl>
      <w:tblPr>
        <w:tblW w:w="748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2492"/>
        <w:gridCol w:w="1440"/>
      </w:tblGrid>
      <w:tr w:rsidR="00DE6E93" w:rsidRPr="00BB198E" w14:paraId="3A2F91C6" w14:textId="77777777" w:rsidTr="0020382F">
        <w:trPr>
          <w:tblHeader/>
        </w:trPr>
        <w:tc>
          <w:tcPr>
            <w:tcW w:w="2126" w:type="dxa"/>
            <w:shd w:val="clear" w:color="auto" w:fill="E6E6E6"/>
          </w:tcPr>
          <w:p w14:paraId="719EEE64" w14:textId="77777777" w:rsidR="00DE6E93" w:rsidRPr="00BB198E" w:rsidRDefault="00DE6E93" w:rsidP="0020382F">
            <w:pPr>
              <w:pStyle w:val="Table-ColHead"/>
              <w:rPr>
                <w:rFonts w:cs="Arial"/>
                <w:sz w:val="16"/>
                <w:szCs w:val="16"/>
              </w:rPr>
            </w:pPr>
            <w:r w:rsidRPr="00BB198E">
              <w:rPr>
                <w:rFonts w:cs="Arial"/>
                <w:sz w:val="16"/>
                <w:szCs w:val="16"/>
              </w:rPr>
              <w:t>Element Name</w:t>
            </w:r>
          </w:p>
        </w:tc>
        <w:tc>
          <w:tcPr>
            <w:tcW w:w="5355" w:type="dxa"/>
            <w:gridSpan w:val="3"/>
            <w:shd w:val="clear" w:color="auto" w:fill="E6E6E6"/>
          </w:tcPr>
          <w:p w14:paraId="792C791F" w14:textId="5AEC5348" w:rsidR="00DE6E93" w:rsidRPr="00BB198E" w:rsidRDefault="00DE6E93" w:rsidP="0020382F">
            <w:pPr>
              <w:pStyle w:val="Table-ColHead"/>
              <w:rPr>
                <w:rFonts w:cs="Arial"/>
                <w:bCs/>
                <w:sz w:val="16"/>
                <w:szCs w:val="16"/>
              </w:rPr>
            </w:pPr>
            <w:r w:rsidRPr="00DE6E93">
              <w:rPr>
                <w:rFonts w:cs="Arial"/>
                <w:bCs/>
                <w:sz w:val="16"/>
                <w:szCs w:val="16"/>
              </w:rPr>
              <w:t>DPRODUCTRELEASENAME</w:t>
            </w:r>
          </w:p>
        </w:tc>
      </w:tr>
      <w:tr w:rsidR="00DE6E93" w:rsidRPr="00BB198E" w14:paraId="1D09DF66" w14:textId="77777777" w:rsidTr="0020382F">
        <w:trPr>
          <w:tblHeader/>
        </w:trPr>
        <w:tc>
          <w:tcPr>
            <w:tcW w:w="2126" w:type="dxa"/>
            <w:shd w:val="clear" w:color="auto" w:fill="E6E6E6"/>
          </w:tcPr>
          <w:p w14:paraId="4DF827FA" w14:textId="77777777" w:rsidR="00DE6E93" w:rsidRPr="00BB198E" w:rsidRDefault="00DE6E93" w:rsidP="0020382F">
            <w:pPr>
              <w:pStyle w:val="Table-ColHead"/>
              <w:rPr>
                <w:rFonts w:cs="Arial"/>
                <w:sz w:val="16"/>
                <w:szCs w:val="16"/>
              </w:rPr>
            </w:pPr>
            <w:r w:rsidRPr="00BB198E">
              <w:rPr>
                <w:rFonts w:cs="Arial"/>
                <w:sz w:val="16"/>
                <w:szCs w:val="16"/>
              </w:rPr>
              <w:t>Values</w:t>
            </w:r>
          </w:p>
        </w:tc>
        <w:tc>
          <w:tcPr>
            <w:tcW w:w="1423" w:type="dxa"/>
            <w:shd w:val="clear" w:color="auto" w:fill="E6E6E6"/>
          </w:tcPr>
          <w:p w14:paraId="442293DC" w14:textId="77777777" w:rsidR="00DE6E93" w:rsidRPr="00BB198E" w:rsidRDefault="00DE6E93" w:rsidP="0020382F">
            <w:pPr>
              <w:pStyle w:val="Table-ColHead"/>
              <w:jc w:val="center"/>
              <w:rPr>
                <w:rFonts w:cs="Arial"/>
                <w:sz w:val="16"/>
                <w:szCs w:val="16"/>
              </w:rPr>
            </w:pPr>
            <w:r w:rsidRPr="00BB198E">
              <w:rPr>
                <w:rFonts w:cs="Arial"/>
                <w:sz w:val="16"/>
                <w:szCs w:val="16"/>
              </w:rPr>
              <w:t>Default</w:t>
            </w:r>
          </w:p>
        </w:tc>
        <w:tc>
          <w:tcPr>
            <w:tcW w:w="2492" w:type="dxa"/>
            <w:shd w:val="clear" w:color="auto" w:fill="E6E6E6"/>
          </w:tcPr>
          <w:p w14:paraId="7D8F4A4A" w14:textId="77777777" w:rsidR="00DE6E93" w:rsidRPr="00BB198E" w:rsidRDefault="00DE6E93" w:rsidP="0020382F">
            <w:pPr>
              <w:pStyle w:val="Table-ColHead"/>
              <w:rPr>
                <w:rFonts w:cs="Arial"/>
                <w:sz w:val="16"/>
                <w:szCs w:val="16"/>
              </w:rPr>
            </w:pPr>
            <w:r w:rsidRPr="00BB198E">
              <w:rPr>
                <w:rFonts w:cs="Arial"/>
                <w:sz w:val="16"/>
                <w:szCs w:val="16"/>
              </w:rPr>
              <w:t>Description</w:t>
            </w:r>
          </w:p>
        </w:tc>
        <w:tc>
          <w:tcPr>
            <w:tcW w:w="1440" w:type="dxa"/>
            <w:shd w:val="clear" w:color="auto" w:fill="E6E6E6"/>
          </w:tcPr>
          <w:p w14:paraId="7D22043F" w14:textId="77777777" w:rsidR="00DE6E93" w:rsidRPr="00BB198E" w:rsidRDefault="00DE6E93" w:rsidP="0020382F">
            <w:pPr>
              <w:pStyle w:val="Table-ColHead"/>
              <w:jc w:val="center"/>
              <w:rPr>
                <w:rFonts w:cs="Arial"/>
                <w:sz w:val="16"/>
                <w:szCs w:val="16"/>
              </w:rPr>
            </w:pPr>
            <w:r w:rsidRPr="00BB198E">
              <w:rPr>
                <w:rFonts w:cs="Arial"/>
                <w:sz w:val="16"/>
                <w:szCs w:val="16"/>
              </w:rPr>
              <w:t>Custom</w:t>
            </w:r>
          </w:p>
        </w:tc>
      </w:tr>
      <w:tr w:rsidR="00DE6E93" w:rsidRPr="009B04C6" w14:paraId="18A8E9C8" w14:textId="77777777" w:rsidTr="0020382F">
        <w:tc>
          <w:tcPr>
            <w:tcW w:w="2126" w:type="dxa"/>
          </w:tcPr>
          <w:p w14:paraId="1ECBFEEF" w14:textId="5CA9035E" w:rsidR="00DE6E93" w:rsidRPr="009B04C6" w:rsidRDefault="00F84FCD" w:rsidP="0020382F">
            <w:pPr>
              <w:pStyle w:val="Table-Text"/>
              <w:suppressAutoHyphens/>
              <w:rPr>
                <w:rFonts w:ascii="Arial" w:hAnsi="Arial" w:cs="Arial"/>
                <w:szCs w:val="16"/>
              </w:rPr>
            </w:pPr>
            <w:r>
              <w:rPr>
                <w:rFonts w:ascii="Arial" w:hAnsi="Arial" w:cs="Arial"/>
                <w:szCs w:val="16"/>
              </w:rPr>
              <w:t>N/A</w:t>
            </w:r>
          </w:p>
        </w:tc>
        <w:tc>
          <w:tcPr>
            <w:tcW w:w="1423" w:type="dxa"/>
          </w:tcPr>
          <w:p w14:paraId="12FFD71E" w14:textId="77777777" w:rsidR="00DE6E93" w:rsidRPr="009B04C6" w:rsidRDefault="00DE6E93" w:rsidP="0020382F">
            <w:pPr>
              <w:pStyle w:val="Table-Text"/>
              <w:suppressAutoHyphens/>
              <w:jc w:val="center"/>
              <w:rPr>
                <w:rFonts w:ascii="Arial" w:hAnsi="Arial" w:cs="Arial"/>
                <w:szCs w:val="16"/>
              </w:rPr>
            </w:pPr>
          </w:p>
        </w:tc>
        <w:tc>
          <w:tcPr>
            <w:tcW w:w="2492" w:type="dxa"/>
          </w:tcPr>
          <w:p w14:paraId="7BEC4787" w14:textId="77777777" w:rsidR="00DE6E93" w:rsidRPr="009B04C6" w:rsidRDefault="00DE6E93" w:rsidP="0020382F">
            <w:pPr>
              <w:pStyle w:val="Table-Text"/>
              <w:suppressAutoHyphens/>
              <w:rPr>
                <w:rFonts w:ascii="Arial" w:hAnsi="Arial" w:cs="Arial"/>
                <w:color w:val="FF0000"/>
                <w:szCs w:val="16"/>
              </w:rPr>
            </w:pPr>
          </w:p>
        </w:tc>
        <w:tc>
          <w:tcPr>
            <w:tcW w:w="1440" w:type="dxa"/>
          </w:tcPr>
          <w:p w14:paraId="3280F7A3" w14:textId="77777777" w:rsidR="00DE6E93" w:rsidRPr="009B04C6" w:rsidRDefault="00DE6E93" w:rsidP="0020382F">
            <w:pPr>
              <w:pStyle w:val="Table-Text"/>
              <w:suppressAutoHyphens/>
              <w:jc w:val="center"/>
              <w:rPr>
                <w:rFonts w:ascii="Arial" w:hAnsi="Arial" w:cs="Arial"/>
              </w:rPr>
            </w:pPr>
          </w:p>
        </w:tc>
      </w:tr>
      <w:tr w:rsidR="00DE6E93" w:rsidRPr="009B04C6" w14:paraId="216C7648" w14:textId="77777777" w:rsidTr="0020382F">
        <w:tc>
          <w:tcPr>
            <w:tcW w:w="2126" w:type="dxa"/>
          </w:tcPr>
          <w:p w14:paraId="231D4EA9" w14:textId="77777777" w:rsidR="00DE6E93" w:rsidRPr="009B04C6" w:rsidRDefault="00DE6E93" w:rsidP="0020382F">
            <w:pPr>
              <w:pStyle w:val="Table-Text"/>
              <w:suppressAutoHyphens/>
              <w:rPr>
                <w:rFonts w:ascii="Arial" w:hAnsi="Arial" w:cs="Arial"/>
                <w:szCs w:val="16"/>
              </w:rPr>
            </w:pPr>
          </w:p>
        </w:tc>
        <w:tc>
          <w:tcPr>
            <w:tcW w:w="1423" w:type="dxa"/>
          </w:tcPr>
          <w:p w14:paraId="365F7B4B" w14:textId="77777777" w:rsidR="00DE6E93" w:rsidRPr="009B04C6" w:rsidRDefault="00DE6E93" w:rsidP="0020382F">
            <w:pPr>
              <w:pStyle w:val="Table-Text"/>
              <w:suppressAutoHyphens/>
              <w:jc w:val="center"/>
              <w:rPr>
                <w:rFonts w:ascii="Arial" w:hAnsi="Arial" w:cs="Arial"/>
                <w:szCs w:val="16"/>
              </w:rPr>
            </w:pPr>
          </w:p>
        </w:tc>
        <w:tc>
          <w:tcPr>
            <w:tcW w:w="2492" w:type="dxa"/>
          </w:tcPr>
          <w:p w14:paraId="0809B42E" w14:textId="77777777" w:rsidR="00DE6E93" w:rsidRPr="009B04C6" w:rsidRDefault="00DE6E93" w:rsidP="0020382F">
            <w:pPr>
              <w:pStyle w:val="Table-Text"/>
              <w:suppressAutoHyphens/>
              <w:rPr>
                <w:rFonts w:ascii="Arial" w:hAnsi="Arial" w:cs="Arial"/>
                <w:szCs w:val="16"/>
              </w:rPr>
            </w:pPr>
          </w:p>
        </w:tc>
        <w:tc>
          <w:tcPr>
            <w:tcW w:w="1440" w:type="dxa"/>
          </w:tcPr>
          <w:p w14:paraId="77520A92" w14:textId="77777777" w:rsidR="00DE6E93" w:rsidRPr="009B04C6" w:rsidRDefault="00DE6E93" w:rsidP="0020382F">
            <w:pPr>
              <w:pStyle w:val="Table-Text"/>
              <w:tabs>
                <w:tab w:val="left" w:pos="2070"/>
              </w:tabs>
              <w:suppressAutoHyphens/>
              <w:jc w:val="center"/>
              <w:rPr>
                <w:rFonts w:ascii="Arial" w:hAnsi="Arial" w:cs="Arial"/>
              </w:rPr>
            </w:pPr>
          </w:p>
        </w:tc>
      </w:tr>
    </w:tbl>
    <w:p w14:paraId="7BEF4A06" w14:textId="2BA73CFD" w:rsidR="009C7DDC" w:rsidRPr="009B04C6" w:rsidRDefault="009C7DDC" w:rsidP="00FE4DF9">
      <w:pPr>
        <w:pStyle w:val="Heading2"/>
      </w:pPr>
      <w:bookmarkStart w:id="106" w:name="_Toc17440637"/>
      <w:r w:rsidRPr="009B04C6">
        <w:t>Languages</w:t>
      </w:r>
      <w:bookmarkEnd w:id="75"/>
      <w:bookmarkEnd w:id="102"/>
      <w:bookmarkEnd w:id="106"/>
    </w:p>
    <w:p w14:paraId="25F7C264" w14:textId="4B0CC32C" w:rsidR="009C7DDC" w:rsidRPr="009B04C6" w:rsidRDefault="009C7DDC" w:rsidP="004C4DC0">
      <w:pPr>
        <w:pStyle w:val="Body"/>
      </w:pPr>
      <w:r w:rsidRPr="009B04C6">
        <w:t xml:space="preserve">The following table contains the language codes that will be configured in </w:t>
      </w:r>
      <w:r>
        <w:t xml:space="preserve">SDL </w:t>
      </w:r>
      <w:proofErr w:type="spellStart"/>
      <w:r w:rsidR="00641024">
        <w:t>Tridion</w:t>
      </w:r>
      <w:proofErr w:type="spellEnd"/>
      <w:r w:rsidR="00641024">
        <w:t xml:space="preserve"> Docs</w:t>
      </w:r>
      <w:r>
        <w:t xml:space="preserve"> Content Manager</w:t>
      </w:r>
      <w:r w:rsidRPr="009B04C6">
        <w:t>. The language codes specified below will also be included in the XML object in the language attribute. This is important if you are considering importing legacy content or when you move from the out of the box system to your custom installation package. For additional processing in the DITA-OT or other tools, a mapping may be required</w:t>
      </w:r>
      <w:bookmarkStart w:id="107" w:name="_Toc172454445"/>
      <w:r w:rsidRPr="009B04C6">
        <w:t>. This field is used on multiple objects in the system and is sometimes mandatory.</w:t>
      </w:r>
      <w:r>
        <w:t xml:space="preserve"> This is specified in the next chapter.</w:t>
      </w:r>
    </w:p>
    <w:p w14:paraId="2CE933B2" w14:textId="2DD93307" w:rsidR="009C7DDC" w:rsidRPr="009B04C6" w:rsidRDefault="009C7DDC" w:rsidP="004C4DC0">
      <w:pPr>
        <w:pStyle w:val="Body"/>
      </w:pPr>
      <w:r w:rsidRPr="009B04C6">
        <w:t xml:space="preserve">This List of Values is linked to the metadata field </w:t>
      </w:r>
      <w:hyperlink w:anchor="DOCLANGUAGE" w:history="1">
        <w:r w:rsidRPr="006601E1">
          <w:rPr>
            <w:rStyle w:val="Hyperlink"/>
          </w:rPr>
          <w:t>DOC-LANGUAGE</w:t>
        </w:r>
      </w:hyperlink>
      <w:r w:rsidR="006601E1">
        <w:rPr>
          <w:rStyle w:val="Hyperlink"/>
        </w:rPr>
        <w:t>.</w:t>
      </w:r>
    </w:p>
    <w:p w14:paraId="09710471" w14:textId="77777777" w:rsidR="009C7DDC" w:rsidRDefault="009C7DDC" w:rsidP="004C4DC0">
      <w:pPr>
        <w:pStyle w:val="Body"/>
      </w:pPr>
      <w:r w:rsidRPr="009B04C6">
        <w:t>Changing the value (language code) of the Language is not recommended if the language has already been used because changing the language code in the List of Values will NOT automatically update the language code stored inside the XML files.</w:t>
      </w:r>
    </w:p>
    <w:p w14:paraId="687E1A98" w14:textId="26CD3E1C" w:rsidR="00775659" w:rsidRPr="00286CB3" w:rsidRDefault="00775659" w:rsidP="004C4DC0">
      <w:pPr>
        <w:pStyle w:val="Body"/>
        <w:rPr>
          <w:highlight w:val="yellow"/>
        </w:rPr>
      </w:pPr>
      <w:r w:rsidRPr="00286CB3">
        <w:rPr>
          <w:highlight w:val="yellow"/>
        </w:rPr>
        <w:t>4 letter language code classification</w:t>
      </w:r>
    </w:p>
    <w:p w14:paraId="3EDA48D9" w14:textId="630FC803" w:rsidR="00776D73" w:rsidRPr="00286CB3" w:rsidRDefault="00776D73" w:rsidP="004C4DC0">
      <w:pPr>
        <w:pStyle w:val="Body"/>
        <w:rPr>
          <w:highlight w:val="yellow"/>
        </w:rPr>
      </w:pPr>
      <w:r w:rsidRPr="00286CB3">
        <w:rPr>
          <w:highlight w:val="yellow"/>
        </w:rPr>
        <w:t>Remove all other languages</w:t>
      </w:r>
    </w:p>
    <w:p w14:paraId="6CA8334D" w14:textId="2697B894" w:rsidR="00776D73" w:rsidRDefault="00776D73" w:rsidP="004C4DC0">
      <w:pPr>
        <w:pStyle w:val="Body"/>
      </w:pPr>
      <w:r w:rsidRPr="00286CB3">
        <w:rPr>
          <w:highlight w:val="yellow"/>
        </w:rPr>
        <w:t>Update the XML Translation Configuration with the correct language paths</w:t>
      </w:r>
    </w:p>
    <w:p w14:paraId="76238F56" w14:textId="77777777" w:rsidR="00776D73" w:rsidRPr="00776D73" w:rsidRDefault="00776D73" w:rsidP="004C4DC0">
      <w:pPr>
        <w:pStyle w:val="Body"/>
      </w:pP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4673"/>
      </w:tblGrid>
      <w:tr w:rsidR="009C7DDC" w:rsidRPr="00BB198E" w14:paraId="38A9705E" w14:textId="77777777" w:rsidTr="00FE4DF9">
        <w:trPr>
          <w:tblHeader/>
        </w:trPr>
        <w:tc>
          <w:tcPr>
            <w:tcW w:w="2126" w:type="dxa"/>
            <w:shd w:val="clear" w:color="auto" w:fill="E6E6E6"/>
          </w:tcPr>
          <w:p w14:paraId="2F875764" w14:textId="77777777" w:rsidR="009C7DDC" w:rsidRPr="00BB198E" w:rsidRDefault="009C7DDC" w:rsidP="00F21283">
            <w:pPr>
              <w:pStyle w:val="Table-ColHead"/>
              <w:rPr>
                <w:rFonts w:cs="Arial"/>
                <w:sz w:val="16"/>
                <w:szCs w:val="16"/>
                <w:lang w:val="en-GB"/>
              </w:rPr>
            </w:pPr>
            <w:r w:rsidRPr="00BB198E">
              <w:rPr>
                <w:rFonts w:cs="Arial"/>
                <w:sz w:val="16"/>
                <w:szCs w:val="16"/>
                <w:lang w:val="en-GB"/>
              </w:rPr>
              <w:t>Element Name</w:t>
            </w:r>
          </w:p>
        </w:tc>
        <w:tc>
          <w:tcPr>
            <w:tcW w:w="6096" w:type="dxa"/>
            <w:gridSpan w:val="2"/>
            <w:shd w:val="clear" w:color="auto" w:fill="E6E6E6"/>
          </w:tcPr>
          <w:p w14:paraId="76305E95" w14:textId="77777777" w:rsidR="009C7DDC" w:rsidRPr="00BB198E" w:rsidRDefault="009C7DDC" w:rsidP="00F21283">
            <w:pPr>
              <w:pStyle w:val="Table-ColHead"/>
              <w:rPr>
                <w:rFonts w:cs="Arial"/>
                <w:sz w:val="16"/>
                <w:szCs w:val="16"/>
                <w:lang w:val="en-GB"/>
              </w:rPr>
            </w:pPr>
            <w:r w:rsidRPr="00BB198E">
              <w:rPr>
                <w:rFonts w:cs="Arial"/>
                <w:sz w:val="16"/>
                <w:szCs w:val="16"/>
                <w:lang w:val="en-GB"/>
              </w:rPr>
              <w:t>DLANGUAGE</w:t>
            </w:r>
          </w:p>
        </w:tc>
      </w:tr>
      <w:tr w:rsidR="009C7DDC" w:rsidRPr="00BB198E" w14:paraId="15121D6D" w14:textId="77777777" w:rsidTr="00FE4DF9">
        <w:trPr>
          <w:tblHeader/>
        </w:trPr>
        <w:tc>
          <w:tcPr>
            <w:tcW w:w="2126" w:type="dxa"/>
            <w:shd w:val="clear" w:color="auto" w:fill="E6E6E6"/>
          </w:tcPr>
          <w:p w14:paraId="574891E6" w14:textId="77777777" w:rsidR="009C7DDC" w:rsidRPr="00BB198E" w:rsidRDefault="009C7DDC" w:rsidP="00F21283">
            <w:pPr>
              <w:pStyle w:val="Table-ColHead"/>
              <w:rPr>
                <w:rFonts w:cs="Arial"/>
                <w:sz w:val="16"/>
                <w:szCs w:val="16"/>
                <w:lang w:val="en-GB"/>
              </w:rPr>
            </w:pPr>
            <w:r w:rsidRPr="00BB198E">
              <w:rPr>
                <w:rFonts w:cs="Arial"/>
                <w:sz w:val="16"/>
                <w:szCs w:val="16"/>
                <w:lang w:val="en-GB"/>
              </w:rPr>
              <w:t>Values</w:t>
            </w:r>
          </w:p>
        </w:tc>
        <w:tc>
          <w:tcPr>
            <w:tcW w:w="1423" w:type="dxa"/>
            <w:shd w:val="clear" w:color="auto" w:fill="E6E6E6"/>
          </w:tcPr>
          <w:p w14:paraId="161216E6" w14:textId="77777777" w:rsidR="009C7DDC" w:rsidRPr="00BB198E" w:rsidRDefault="009C7DDC" w:rsidP="00FE4DF9">
            <w:pPr>
              <w:pStyle w:val="Table-ColHead"/>
              <w:rPr>
                <w:rFonts w:cs="Arial"/>
                <w:sz w:val="16"/>
                <w:szCs w:val="16"/>
                <w:lang w:val="en-GB"/>
              </w:rPr>
            </w:pPr>
            <w:r w:rsidRPr="00BB198E">
              <w:rPr>
                <w:rFonts w:cs="Arial"/>
                <w:sz w:val="16"/>
                <w:szCs w:val="16"/>
                <w:lang w:val="en-GB"/>
              </w:rPr>
              <w:t>Default</w:t>
            </w:r>
          </w:p>
        </w:tc>
        <w:tc>
          <w:tcPr>
            <w:tcW w:w="4673" w:type="dxa"/>
            <w:shd w:val="clear" w:color="auto" w:fill="E6E6E6"/>
          </w:tcPr>
          <w:p w14:paraId="4F053013" w14:textId="77777777" w:rsidR="009C7DDC" w:rsidRPr="00BB198E" w:rsidRDefault="009C7DDC" w:rsidP="00F21283">
            <w:pPr>
              <w:pStyle w:val="Table-ColHead"/>
              <w:rPr>
                <w:rFonts w:cs="Arial"/>
                <w:sz w:val="16"/>
                <w:szCs w:val="16"/>
                <w:lang w:val="en-GB"/>
              </w:rPr>
            </w:pPr>
            <w:r w:rsidRPr="00BB198E">
              <w:rPr>
                <w:rFonts w:cs="Arial"/>
                <w:sz w:val="16"/>
                <w:szCs w:val="16"/>
                <w:lang w:val="en-GB"/>
              </w:rPr>
              <w:t>Description</w:t>
            </w:r>
          </w:p>
        </w:tc>
      </w:tr>
      <w:tr w:rsidR="009C7DDC" w:rsidRPr="00FE4DF9" w14:paraId="5047225B" w14:textId="77777777" w:rsidTr="00FE4DF9">
        <w:tc>
          <w:tcPr>
            <w:tcW w:w="2126" w:type="dxa"/>
            <w:vAlign w:val="center"/>
          </w:tcPr>
          <w:p w14:paraId="72FF8DE0" w14:textId="290CAC09" w:rsidR="009C7DDC" w:rsidRPr="00FE4DF9" w:rsidRDefault="00775659" w:rsidP="00F21283">
            <w:pPr>
              <w:suppressAutoHyphens/>
              <w:rPr>
                <w:rFonts w:ascii="Arial" w:hAnsi="Arial" w:cs="Arial"/>
                <w:sz w:val="20"/>
                <w:szCs w:val="20"/>
              </w:rPr>
            </w:pPr>
            <w:proofErr w:type="spellStart"/>
            <w:r>
              <w:rPr>
                <w:rFonts w:ascii="Arial" w:hAnsi="Arial" w:cs="Arial"/>
                <w:sz w:val="20"/>
                <w:szCs w:val="20"/>
              </w:rPr>
              <w:t>e</w:t>
            </w:r>
            <w:r w:rsidR="00F84FCD">
              <w:rPr>
                <w:rFonts w:ascii="Arial" w:hAnsi="Arial" w:cs="Arial"/>
                <w:sz w:val="20"/>
                <w:szCs w:val="20"/>
              </w:rPr>
              <w:t>n</w:t>
            </w:r>
            <w:proofErr w:type="spellEnd"/>
            <w:r>
              <w:rPr>
                <w:rFonts w:ascii="Arial" w:hAnsi="Arial" w:cs="Arial"/>
                <w:sz w:val="20"/>
                <w:szCs w:val="20"/>
              </w:rPr>
              <w:t>-us</w:t>
            </w:r>
          </w:p>
        </w:tc>
        <w:tc>
          <w:tcPr>
            <w:tcW w:w="1423" w:type="dxa"/>
            <w:vAlign w:val="center"/>
          </w:tcPr>
          <w:p w14:paraId="50F2BBD1" w14:textId="12052B4E" w:rsidR="009C7DDC" w:rsidRPr="00FE4DF9" w:rsidRDefault="00775659" w:rsidP="00F21283">
            <w:pPr>
              <w:suppressAutoHyphens/>
              <w:rPr>
                <w:rFonts w:ascii="Arial" w:hAnsi="Arial" w:cs="Arial"/>
                <w:sz w:val="20"/>
                <w:szCs w:val="20"/>
              </w:rPr>
            </w:pPr>
            <w:r>
              <w:rPr>
                <w:rFonts w:ascii="Arial" w:hAnsi="Arial" w:cs="Arial"/>
                <w:sz w:val="20"/>
                <w:szCs w:val="20"/>
              </w:rPr>
              <w:t>X</w:t>
            </w:r>
          </w:p>
        </w:tc>
        <w:tc>
          <w:tcPr>
            <w:tcW w:w="4673" w:type="dxa"/>
            <w:vAlign w:val="center"/>
          </w:tcPr>
          <w:p w14:paraId="0B1C1B11" w14:textId="201E5157" w:rsidR="009C7DDC" w:rsidRPr="00FE4DF9" w:rsidRDefault="00F84FCD" w:rsidP="00F21283">
            <w:pPr>
              <w:suppressAutoHyphens/>
              <w:rPr>
                <w:rFonts w:ascii="Arial" w:hAnsi="Arial" w:cs="Arial"/>
                <w:sz w:val="20"/>
                <w:szCs w:val="20"/>
              </w:rPr>
            </w:pPr>
            <w:r>
              <w:rPr>
                <w:rFonts w:ascii="Arial" w:hAnsi="Arial" w:cs="Arial"/>
                <w:sz w:val="20"/>
                <w:szCs w:val="20"/>
              </w:rPr>
              <w:t>English</w:t>
            </w:r>
          </w:p>
        </w:tc>
      </w:tr>
      <w:tr w:rsidR="009C7DDC" w:rsidRPr="00FE4DF9" w14:paraId="60D9B815" w14:textId="77777777" w:rsidTr="00FE4DF9">
        <w:tc>
          <w:tcPr>
            <w:tcW w:w="2126" w:type="dxa"/>
            <w:vAlign w:val="center"/>
          </w:tcPr>
          <w:p w14:paraId="53FDEC54" w14:textId="6F2793A1" w:rsidR="009C7DDC" w:rsidRPr="00FE4DF9" w:rsidRDefault="00775659" w:rsidP="00F21283">
            <w:pPr>
              <w:suppressAutoHyphens/>
              <w:rPr>
                <w:rFonts w:ascii="Arial" w:hAnsi="Arial" w:cs="Arial"/>
                <w:sz w:val="20"/>
                <w:szCs w:val="20"/>
              </w:rPr>
            </w:pPr>
            <w:proofErr w:type="spellStart"/>
            <w:r>
              <w:rPr>
                <w:rFonts w:ascii="Arial" w:hAnsi="Arial" w:cs="Arial"/>
                <w:sz w:val="20"/>
                <w:szCs w:val="20"/>
              </w:rPr>
              <w:t>zh-cn</w:t>
            </w:r>
            <w:proofErr w:type="spellEnd"/>
            <w:r>
              <w:rPr>
                <w:rFonts w:ascii="Arial" w:hAnsi="Arial" w:cs="Arial"/>
                <w:sz w:val="20"/>
                <w:szCs w:val="20"/>
              </w:rPr>
              <w:t xml:space="preserve"> </w:t>
            </w:r>
          </w:p>
        </w:tc>
        <w:tc>
          <w:tcPr>
            <w:tcW w:w="1423" w:type="dxa"/>
            <w:vAlign w:val="center"/>
          </w:tcPr>
          <w:p w14:paraId="4F60223D" w14:textId="77777777" w:rsidR="009C7DDC" w:rsidRPr="00FE4DF9" w:rsidRDefault="009C7DDC" w:rsidP="00F21283">
            <w:pPr>
              <w:suppressAutoHyphens/>
              <w:rPr>
                <w:rFonts w:ascii="Arial" w:hAnsi="Arial" w:cs="Arial"/>
                <w:sz w:val="20"/>
                <w:szCs w:val="20"/>
              </w:rPr>
            </w:pPr>
          </w:p>
        </w:tc>
        <w:tc>
          <w:tcPr>
            <w:tcW w:w="4673" w:type="dxa"/>
            <w:vAlign w:val="center"/>
          </w:tcPr>
          <w:p w14:paraId="360E6231" w14:textId="6433D253" w:rsidR="009C7DDC" w:rsidRPr="00FE4DF9" w:rsidRDefault="00F84FCD" w:rsidP="00F21283">
            <w:pPr>
              <w:suppressAutoHyphens/>
              <w:rPr>
                <w:rFonts w:ascii="Arial" w:hAnsi="Arial" w:cs="Arial"/>
                <w:sz w:val="20"/>
                <w:szCs w:val="20"/>
              </w:rPr>
            </w:pPr>
            <w:r>
              <w:rPr>
                <w:rFonts w:ascii="Arial" w:hAnsi="Arial" w:cs="Arial"/>
                <w:sz w:val="20"/>
                <w:szCs w:val="20"/>
              </w:rPr>
              <w:t>Chinese</w:t>
            </w:r>
            <w:r w:rsidR="00775659">
              <w:rPr>
                <w:rFonts w:ascii="Arial" w:hAnsi="Arial" w:cs="Arial"/>
                <w:sz w:val="20"/>
                <w:szCs w:val="20"/>
              </w:rPr>
              <w:t xml:space="preserve"> Simplified</w:t>
            </w:r>
          </w:p>
        </w:tc>
      </w:tr>
      <w:tr w:rsidR="009C7DDC" w:rsidRPr="00FE4DF9" w14:paraId="3796F848" w14:textId="77777777" w:rsidTr="00FE4DF9">
        <w:tc>
          <w:tcPr>
            <w:tcW w:w="2126" w:type="dxa"/>
            <w:vAlign w:val="center"/>
          </w:tcPr>
          <w:p w14:paraId="1B77E602" w14:textId="277CCD15" w:rsidR="009C7DDC" w:rsidRPr="00FE4DF9" w:rsidRDefault="00775659" w:rsidP="00F21283">
            <w:pPr>
              <w:suppressAutoHyphens/>
              <w:rPr>
                <w:rFonts w:ascii="Arial" w:hAnsi="Arial" w:cs="Arial"/>
                <w:sz w:val="20"/>
                <w:szCs w:val="20"/>
              </w:rPr>
            </w:pPr>
            <w:r>
              <w:rPr>
                <w:rFonts w:ascii="Arial" w:hAnsi="Arial" w:cs="Arial"/>
                <w:sz w:val="20"/>
                <w:szCs w:val="20"/>
              </w:rPr>
              <w:t>j</w:t>
            </w:r>
            <w:r w:rsidR="00F84FCD">
              <w:rPr>
                <w:rFonts w:ascii="Arial" w:hAnsi="Arial" w:cs="Arial"/>
                <w:sz w:val="20"/>
                <w:szCs w:val="20"/>
              </w:rPr>
              <w:t>a</w:t>
            </w:r>
            <w:r>
              <w:rPr>
                <w:rFonts w:ascii="Arial" w:hAnsi="Arial" w:cs="Arial"/>
                <w:sz w:val="20"/>
                <w:szCs w:val="20"/>
              </w:rPr>
              <w:t>-</w:t>
            </w:r>
            <w:proofErr w:type="spellStart"/>
            <w:r>
              <w:rPr>
                <w:rFonts w:ascii="Arial" w:hAnsi="Arial" w:cs="Arial"/>
                <w:sz w:val="20"/>
                <w:szCs w:val="20"/>
              </w:rPr>
              <w:t>jp</w:t>
            </w:r>
            <w:proofErr w:type="spellEnd"/>
          </w:p>
        </w:tc>
        <w:tc>
          <w:tcPr>
            <w:tcW w:w="1423" w:type="dxa"/>
            <w:vAlign w:val="center"/>
          </w:tcPr>
          <w:p w14:paraId="61BF8F2D" w14:textId="77777777" w:rsidR="009C7DDC" w:rsidRPr="00FE4DF9" w:rsidRDefault="009C7DDC" w:rsidP="00F21283">
            <w:pPr>
              <w:suppressAutoHyphens/>
              <w:rPr>
                <w:rFonts w:ascii="Arial" w:hAnsi="Arial" w:cs="Arial"/>
                <w:sz w:val="20"/>
                <w:szCs w:val="20"/>
              </w:rPr>
            </w:pPr>
          </w:p>
        </w:tc>
        <w:tc>
          <w:tcPr>
            <w:tcW w:w="4673" w:type="dxa"/>
            <w:vAlign w:val="center"/>
          </w:tcPr>
          <w:p w14:paraId="0CE490E2" w14:textId="06CAE76C" w:rsidR="009C7DDC" w:rsidRPr="00FE4DF9" w:rsidRDefault="00F84FCD" w:rsidP="00F21283">
            <w:pPr>
              <w:suppressAutoHyphens/>
              <w:rPr>
                <w:rFonts w:ascii="Arial" w:hAnsi="Arial" w:cs="Arial"/>
                <w:sz w:val="20"/>
                <w:szCs w:val="20"/>
              </w:rPr>
            </w:pPr>
            <w:r>
              <w:rPr>
                <w:rFonts w:ascii="Arial" w:hAnsi="Arial" w:cs="Arial"/>
                <w:sz w:val="20"/>
                <w:szCs w:val="20"/>
              </w:rPr>
              <w:t>Japanese</w:t>
            </w:r>
          </w:p>
        </w:tc>
      </w:tr>
      <w:tr w:rsidR="000447D7" w:rsidRPr="00FE4DF9" w14:paraId="366B983B" w14:textId="77777777" w:rsidTr="00FE4DF9">
        <w:tc>
          <w:tcPr>
            <w:tcW w:w="2126" w:type="dxa"/>
            <w:vAlign w:val="center"/>
          </w:tcPr>
          <w:p w14:paraId="19C694BD" w14:textId="48439901" w:rsidR="000447D7" w:rsidRDefault="00775659" w:rsidP="00F21283">
            <w:pPr>
              <w:suppressAutoHyphens/>
              <w:rPr>
                <w:rFonts w:ascii="Arial" w:hAnsi="Arial" w:cs="Arial"/>
                <w:sz w:val="20"/>
                <w:szCs w:val="20"/>
              </w:rPr>
            </w:pPr>
            <w:proofErr w:type="spellStart"/>
            <w:r>
              <w:rPr>
                <w:rFonts w:ascii="Arial" w:hAnsi="Arial" w:cs="Arial"/>
                <w:sz w:val="20"/>
                <w:szCs w:val="20"/>
              </w:rPr>
              <w:t>ko-kr</w:t>
            </w:r>
            <w:proofErr w:type="spellEnd"/>
          </w:p>
        </w:tc>
        <w:tc>
          <w:tcPr>
            <w:tcW w:w="1423" w:type="dxa"/>
            <w:vAlign w:val="center"/>
          </w:tcPr>
          <w:p w14:paraId="7244D48C" w14:textId="77777777" w:rsidR="000447D7" w:rsidRPr="00FE4DF9" w:rsidRDefault="000447D7" w:rsidP="00F21283">
            <w:pPr>
              <w:suppressAutoHyphens/>
              <w:rPr>
                <w:rFonts w:ascii="Arial" w:hAnsi="Arial" w:cs="Arial"/>
                <w:sz w:val="20"/>
                <w:szCs w:val="20"/>
              </w:rPr>
            </w:pPr>
          </w:p>
        </w:tc>
        <w:tc>
          <w:tcPr>
            <w:tcW w:w="4673" w:type="dxa"/>
            <w:vAlign w:val="center"/>
          </w:tcPr>
          <w:p w14:paraId="559B0069" w14:textId="6FC73F72" w:rsidR="000447D7" w:rsidRDefault="00775659" w:rsidP="00F21283">
            <w:pPr>
              <w:suppressAutoHyphens/>
              <w:rPr>
                <w:rFonts w:ascii="Arial" w:hAnsi="Arial" w:cs="Arial"/>
                <w:sz w:val="20"/>
                <w:szCs w:val="20"/>
              </w:rPr>
            </w:pPr>
            <w:r>
              <w:rPr>
                <w:rFonts w:ascii="Arial" w:hAnsi="Arial" w:cs="Arial"/>
                <w:sz w:val="20"/>
                <w:szCs w:val="20"/>
              </w:rPr>
              <w:t>Korean</w:t>
            </w:r>
          </w:p>
        </w:tc>
      </w:tr>
      <w:tr w:rsidR="000447D7" w:rsidRPr="00FE4DF9" w14:paraId="29E282C6" w14:textId="77777777" w:rsidTr="00FE4DF9">
        <w:tc>
          <w:tcPr>
            <w:tcW w:w="2126" w:type="dxa"/>
            <w:vAlign w:val="center"/>
          </w:tcPr>
          <w:p w14:paraId="7BDB6280" w14:textId="1AC5C265" w:rsidR="000447D7" w:rsidRDefault="00775659" w:rsidP="00F21283">
            <w:pPr>
              <w:suppressAutoHyphens/>
              <w:rPr>
                <w:rFonts w:ascii="Arial" w:hAnsi="Arial" w:cs="Arial"/>
                <w:sz w:val="20"/>
                <w:szCs w:val="20"/>
              </w:rPr>
            </w:pPr>
            <w:r>
              <w:rPr>
                <w:rFonts w:ascii="Arial" w:hAnsi="Arial" w:cs="Arial"/>
                <w:sz w:val="20"/>
                <w:szCs w:val="20"/>
              </w:rPr>
              <w:t>de-de</w:t>
            </w:r>
          </w:p>
        </w:tc>
        <w:tc>
          <w:tcPr>
            <w:tcW w:w="1423" w:type="dxa"/>
            <w:vAlign w:val="center"/>
          </w:tcPr>
          <w:p w14:paraId="2A5EB67F" w14:textId="77777777" w:rsidR="000447D7" w:rsidRPr="00FE4DF9" w:rsidRDefault="000447D7" w:rsidP="00F21283">
            <w:pPr>
              <w:suppressAutoHyphens/>
              <w:rPr>
                <w:rFonts w:ascii="Arial" w:hAnsi="Arial" w:cs="Arial"/>
                <w:sz w:val="20"/>
                <w:szCs w:val="20"/>
              </w:rPr>
            </w:pPr>
          </w:p>
        </w:tc>
        <w:tc>
          <w:tcPr>
            <w:tcW w:w="4673" w:type="dxa"/>
            <w:vAlign w:val="center"/>
          </w:tcPr>
          <w:p w14:paraId="0E8BF27E" w14:textId="49D9FCF6" w:rsidR="000447D7" w:rsidRDefault="00775659" w:rsidP="00F21283">
            <w:pPr>
              <w:suppressAutoHyphens/>
              <w:rPr>
                <w:rFonts w:ascii="Arial" w:hAnsi="Arial" w:cs="Arial"/>
                <w:sz w:val="20"/>
                <w:szCs w:val="20"/>
              </w:rPr>
            </w:pPr>
            <w:r>
              <w:rPr>
                <w:rFonts w:ascii="Arial" w:hAnsi="Arial" w:cs="Arial"/>
                <w:sz w:val="20"/>
                <w:szCs w:val="20"/>
              </w:rPr>
              <w:t>German</w:t>
            </w:r>
          </w:p>
        </w:tc>
      </w:tr>
      <w:tr w:rsidR="00C45AE7" w:rsidRPr="00FE4DF9" w14:paraId="3681F2F0" w14:textId="77777777" w:rsidTr="00FE4DF9">
        <w:tc>
          <w:tcPr>
            <w:tcW w:w="2126" w:type="dxa"/>
            <w:vAlign w:val="center"/>
          </w:tcPr>
          <w:p w14:paraId="2FA72171" w14:textId="78A11316" w:rsidR="00C45AE7" w:rsidRDefault="00775659" w:rsidP="00F21283">
            <w:pPr>
              <w:suppressAutoHyphens/>
              <w:rPr>
                <w:rFonts w:ascii="Arial" w:hAnsi="Arial" w:cs="Arial"/>
                <w:sz w:val="20"/>
                <w:szCs w:val="20"/>
              </w:rPr>
            </w:pPr>
            <w:proofErr w:type="spellStart"/>
            <w:r>
              <w:rPr>
                <w:rFonts w:ascii="Arial" w:hAnsi="Arial" w:cs="Arial"/>
                <w:sz w:val="20"/>
                <w:szCs w:val="20"/>
              </w:rPr>
              <w:t>zh-tw</w:t>
            </w:r>
            <w:proofErr w:type="spellEnd"/>
          </w:p>
        </w:tc>
        <w:tc>
          <w:tcPr>
            <w:tcW w:w="1423" w:type="dxa"/>
            <w:vAlign w:val="center"/>
          </w:tcPr>
          <w:p w14:paraId="39BAC31E" w14:textId="77777777" w:rsidR="00C45AE7" w:rsidRPr="00FE4DF9" w:rsidRDefault="00C45AE7" w:rsidP="00F21283">
            <w:pPr>
              <w:suppressAutoHyphens/>
              <w:rPr>
                <w:rFonts w:ascii="Arial" w:hAnsi="Arial" w:cs="Arial"/>
                <w:sz w:val="20"/>
                <w:szCs w:val="20"/>
              </w:rPr>
            </w:pPr>
          </w:p>
        </w:tc>
        <w:tc>
          <w:tcPr>
            <w:tcW w:w="4673" w:type="dxa"/>
            <w:vAlign w:val="center"/>
          </w:tcPr>
          <w:p w14:paraId="4CDC3249" w14:textId="26659DEA" w:rsidR="00C45AE7" w:rsidRDefault="00775659" w:rsidP="00F21283">
            <w:pPr>
              <w:suppressAutoHyphens/>
              <w:rPr>
                <w:rFonts w:ascii="Arial" w:hAnsi="Arial" w:cs="Arial"/>
                <w:sz w:val="20"/>
                <w:szCs w:val="20"/>
              </w:rPr>
            </w:pPr>
            <w:r>
              <w:rPr>
                <w:rFonts w:ascii="Arial" w:hAnsi="Arial" w:cs="Arial"/>
                <w:sz w:val="20"/>
                <w:szCs w:val="20"/>
              </w:rPr>
              <w:t>Chinese Traditional</w:t>
            </w:r>
          </w:p>
        </w:tc>
      </w:tr>
      <w:tr w:rsidR="00775659" w:rsidRPr="00FE4DF9" w14:paraId="462C4210" w14:textId="77777777" w:rsidTr="00FE4DF9">
        <w:tc>
          <w:tcPr>
            <w:tcW w:w="2126" w:type="dxa"/>
            <w:vAlign w:val="center"/>
          </w:tcPr>
          <w:p w14:paraId="54CCF54B" w14:textId="75DE3A9E" w:rsidR="00775659" w:rsidRDefault="00775659" w:rsidP="00F21283">
            <w:pPr>
              <w:suppressAutoHyphens/>
              <w:rPr>
                <w:rFonts w:ascii="Arial" w:hAnsi="Arial" w:cs="Arial"/>
                <w:sz w:val="20"/>
                <w:szCs w:val="20"/>
              </w:rPr>
            </w:pPr>
            <w:proofErr w:type="spellStart"/>
            <w:r>
              <w:rPr>
                <w:rFonts w:ascii="Arial" w:hAnsi="Arial" w:cs="Arial"/>
                <w:sz w:val="20"/>
                <w:szCs w:val="20"/>
              </w:rPr>
              <w:t>es</w:t>
            </w:r>
            <w:proofErr w:type="spellEnd"/>
            <w:r>
              <w:rPr>
                <w:rFonts w:ascii="Arial" w:hAnsi="Arial" w:cs="Arial"/>
                <w:sz w:val="20"/>
                <w:szCs w:val="20"/>
              </w:rPr>
              <w:t>-mx</w:t>
            </w:r>
          </w:p>
        </w:tc>
        <w:tc>
          <w:tcPr>
            <w:tcW w:w="1423" w:type="dxa"/>
            <w:vAlign w:val="center"/>
          </w:tcPr>
          <w:p w14:paraId="55EB2738" w14:textId="77777777" w:rsidR="00775659" w:rsidRPr="00FE4DF9" w:rsidRDefault="00775659" w:rsidP="00F21283">
            <w:pPr>
              <w:suppressAutoHyphens/>
              <w:rPr>
                <w:rFonts w:ascii="Arial" w:hAnsi="Arial" w:cs="Arial"/>
                <w:sz w:val="20"/>
                <w:szCs w:val="20"/>
              </w:rPr>
            </w:pPr>
          </w:p>
        </w:tc>
        <w:tc>
          <w:tcPr>
            <w:tcW w:w="4673" w:type="dxa"/>
            <w:vAlign w:val="center"/>
          </w:tcPr>
          <w:p w14:paraId="394C7B8A" w14:textId="76301522" w:rsidR="00775659" w:rsidRDefault="00775659" w:rsidP="00B54E49">
            <w:pPr>
              <w:suppressAutoHyphens/>
              <w:rPr>
                <w:rFonts w:ascii="Arial" w:hAnsi="Arial" w:cs="Arial"/>
                <w:sz w:val="20"/>
                <w:szCs w:val="20"/>
              </w:rPr>
            </w:pPr>
            <w:r>
              <w:rPr>
                <w:rFonts w:ascii="Arial" w:hAnsi="Arial" w:cs="Arial"/>
                <w:sz w:val="20"/>
                <w:szCs w:val="20"/>
              </w:rPr>
              <w:t xml:space="preserve">Spanish </w:t>
            </w:r>
            <w:r w:rsidR="00B54E49">
              <w:rPr>
                <w:rFonts w:ascii="Arial" w:hAnsi="Arial" w:cs="Arial"/>
                <w:sz w:val="20"/>
                <w:szCs w:val="20"/>
              </w:rPr>
              <w:t>Mexican</w:t>
            </w:r>
          </w:p>
        </w:tc>
      </w:tr>
    </w:tbl>
    <w:p w14:paraId="7A46B4EF" w14:textId="3BF6E5E2" w:rsidR="00C45AE7" w:rsidRDefault="00C45AE7" w:rsidP="00C04CAA">
      <w:pPr>
        <w:pStyle w:val="Heading2"/>
      </w:pPr>
      <w:bookmarkStart w:id="108" w:name="_Library_Types"/>
      <w:bookmarkStart w:id="109" w:name="_Map_Types_(Master)"/>
      <w:bookmarkStart w:id="110" w:name="_Toc172454453"/>
      <w:bookmarkStart w:id="111" w:name="_Toc440563019"/>
      <w:bookmarkEnd w:id="107"/>
      <w:bookmarkEnd w:id="108"/>
      <w:bookmarkEnd w:id="109"/>
      <w:r>
        <w:t xml:space="preserve"> </w:t>
      </w:r>
      <w:bookmarkStart w:id="112" w:name="_Toc17440638"/>
      <w:r w:rsidR="00B54E49">
        <w:t>DTILOGO</w:t>
      </w:r>
      <w:bookmarkEnd w:id="112"/>
    </w:p>
    <w:p w14:paraId="68AB76D5" w14:textId="4684D79B" w:rsidR="00C45AE7" w:rsidRDefault="009E5176" w:rsidP="004C4DC0">
      <w:pPr>
        <w:pStyle w:val="Body"/>
      </w:pPr>
      <w:r>
        <w:t>DTI</w:t>
      </w:r>
      <w:r w:rsidR="007B4792">
        <w:t>LOGO</w:t>
      </w:r>
      <w:r w:rsidR="007B4792" w:rsidRPr="007B4792">
        <w:t xml:space="preserve"> </w:t>
      </w:r>
      <w:r w:rsidR="003E0BA8">
        <w:t>specifies</w:t>
      </w:r>
      <w:r w:rsidR="007B4792" w:rsidRPr="007B4792">
        <w:t xml:space="preserve"> the </w:t>
      </w:r>
      <w:r w:rsidR="007B4792">
        <w:t>logo type used</w:t>
      </w:r>
      <w:r w:rsidR="007B4792" w:rsidRPr="007B4792">
        <w:t xml:space="preserve">. </w:t>
      </w:r>
      <w:r w:rsidR="007B4792">
        <w:t>U</w:t>
      </w:r>
      <w:r w:rsidR="007B4792" w:rsidRPr="007B4792">
        <w:t xml:space="preserve">sed in the publication process to print the </w:t>
      </w:r>
      <w:r w:rsidR="007B4792">
        <w:t>logo in the header of the data sheet. Default is the TI logo</w:t>
      </w:r>
      <w:r w:rsidR="007B4792" w:rsidRPr="007B4792">
        <w:t>.</w:t>
      </w:r>
    </w:p>
    <w:p w14:paraId="2DA7B702" w14:textId="4A464343" w:rsidR="00B54E49" w:rsidRPr="007C7A42" w:rsidRDefault="00B54E49" w:rsidP="004C4DC0">
      <w:pPr>
        <w:pStyle w:val="Body"/>
        <w:rPr>
          <w:highlight w:val="yellow"/>
        </w:rPr>
      </w:pPr>
      <w:r w:rsidRPr="007C7A42">
        <w:rPr>
          <w:highlight w:val="yellow"/>
        </w:rPr>
        <w:t>Label: Logo.</w:t>
      </w:r>
    </w:p>
    <w:p w14:paraId="68EA2A6B" w14:textId="503988E9" w:rsidR="00B54E49" w:rsidRPr="007C7A42" w:rsidRDefault="00B54E49" w:rsidP="004C4DC0">
      <w:pPr>
        <w:pStyle w:val="Body"/>
        <w:rPr>
          <w:highlight w:val="yellow"/>
        </w:rPr>
      </w:pPr>
      <w:r w:rsidRPr="007C7A42">
        <w:rPr>
          <w:highlight w:val="yellow"/>
        </w:rPr>
        <w:lastRenderedPageBreak/>
        <w:t>Description: Used in the publication process to print the logo in the header of the data sheet.</w:t>
      </w:r>
    </w:p>
    <w:p w14:paraId="6CC37799" w14:textId="6A0A2742" w:rsidR="009E5176" w:rsidRPr="009B04C6" w:rsidRDefault="009E5176" w:rsidP="004C4DC0">
      <w:pPr>
        <w:pStyle w:val="Body"/>
      </w:pPr>
      <w:r w:rsidRPr="007C7A42">
        <w:rPr>
          <w:highlight w:val="yellow"/>
        </w:rPr>
        <w:t>Linked to FTILOGO</w:t>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4673"/>
      </w:tblGrid>
      <w:tr w:rsidR="00C45AE7" w:rsidRPr="00BB198E" w14:paraId="0037D3EC" w14:textId="77777777" w:rsidTr="00557CAC">
        <w:trPr>
          <w:tblHeader/>
        </w:trPr>
        <w:tc>
          <w:tcPr>
            <w:tcW w:w="2126" w:type="dxa"/>
            <w:shd w:val="clear" w:color="auto" w:fill="E6E6E6"/>
          </w:tcPr>
          <w:p w14:paraId="14FAB91A" w14:textId="77777777" w:rsidR="00C45AE7" w:rsidRPr="00BB198E" w:rsidRDefault="00C45AE7" w:rsidP="00557CAC">
            <w:pPr>
              <w:pStyle w:val="Table-ColHead"/>
              <w:rPr>
                <w:rFonts w:cs="Arial"/>
                <w:sz w:val="16"/>
                <w:szCs w:val="16"/>
                <w:lang w:val="en-GB"/>
              </w:rPr>
            </w:pPr>
            <w:r w:rsidRPr="00BB198E">
              <w:rPr>
                <w:rFonts w:cs="Arial"/>
                <w:sz w:val="16"/>
                <w:szCs w:val="16"/>
                <w:lang w:val="en-GB"/>
              </w:rPr>
              <w:t>Element Name</w:t>
            </w:r>
          </w:p>
        </w:tc>
        <w:tc>
          <w:tcPr>
            <w:tcW w:w="6096" w:type="dxa"/>
            <w:gridSpan w:val="2"/>
            <w:shd w:val="clear" w:color="auto" w:fill="E6E6E6"/>
          </w:tcPr>
          <w:p w14:paraId="719BC740" w14:textId="715027BA" w:rsidR="00C45AE7" w:rsidRPr="00BB198E" w:rsidRDefault="009E5176" w:rsidP="009E5176">
            <w:pPr>
              <w:pStyle w:val="Table-ColHead"/>
              <w:rPr>
                <w:rFonts w:cs="Arial"/>
                <w:sz w:val="16"/>
                <w:szCs w:val="16"/>
                <w:lang w:val="en-GB"/>
              </w:rPr>
            </w:pPr>
            <w:r>
              <w:rPr>
                <w:rFonts w:cs="Arial"/>
                <w:sz w:val="16"/>
                <w:szCs w:val="16"/>
                <w:lang w:val="en-GB"/>
              </w:rPr>
              <w:t>DTI</w:t>
            </w:r>
            <w:r w:rsidR="0028183A" w:rsidRPr="0028183A">
              <w:rPr>
                <w:rFonts w:cs="Arial"/>
                <w:sz w:val="16"/>
                <w:szCs w:val="16"/>
                <w:lang w:val="en-GB"/>
              </w:rPr>
              <w:t>LOGO</w:t>
            </w:r>
          </w:p>
        </w:tc>
      </w:tr>
      <w:tr w:rsidR="00C45AE7" w:rsidRPr="00BB198E" w14:paraId="3221DD44" w14:textId="77777777" w:rsidTr="00557CAC">
        <w:trPr>
          <w:tblHeader/>
        </w:trPr>
        <w:tc>
          <w:tcPr>
            <w:tcW w:w="2126" w:type="dxa"/>
            <w:shd w:val="clear" w:color="auto" w:fill="E6E6E6"/>
          </w:tcPr>
          <w:p w14:paraId="78C9A6F9" w14:textId="77777777" w:rsidR="00C45AE7" w:rsidRPr="00BB198E" w:rsidRDefault="00C45AE7" w:rsidP="00557CAC">
            <w:pPr>
              <w:pStyle w:val="Table-ColHead"/>
              <w:rPr>
                <w:rFonts w:cs="Arial"/>
                <w:sz w:val="16"/>
                <w:szCs w:val="16"/>
                <w:lang w:val="en-GB"/>
              </w:rPr>
            </w:pPr>
            <w:r w:rsidRPr="00BB198E">
              <w:rPr>
                <w:rFonts w:cs="Arial"/>
                <w:sz w:val="16"/>
                <w:szCs w:val="16"/>
                <w:lang w:val="en-GB"/>
              </w:rPr>
              <w:t>Values</w:t>
            </w:r>
          </w:p>
        </w:tc>
        <w:tc>
          <w:tcPr>
            <w:tcW w:w="1423" w:type="dxa"/>
            <w:shd w:val="clear" w:color="auto" w:fill="E6E6E6"/>
          </w:tcPr>
          <w:p w14:paraId="6B179F08" w14:textId="77777777" w:rsidR="00C45AE7" w:rsidRPr="00BB198E" w:rsidRDefault="00C45AE7" w:rsidP="00557CAC">
            <w:pPr>
              <w:pStyle w:val="Table-ColHead"/>
              <w:rPr>
                <w:rFonts w:cs="Arial"/>
                <w:sz w:val="16"/>
                <w:szCs w:val="16"/>
                <w:lang w:val="en-GB"/>
              </w:rPr>
            </w:pPr>
            <w:r w:rsidRPr="00BB198E">
              <w:rPr>
                <w:rFonts w:cs="Arial"/>
                <w:sz w:val="16"/>
                <w:szCs w:val="16"/>
                <w:lang w:val="en-GB"/>
              </w:rPr>
              <w:t>Default</w:t>
            </w:r>
          </w:p>
        </w:tc>
        <w:tc>
          <w:tcPr>
            <w:tcW w:w="4673" w:type="dxa"/>
            <w:shd w:val="clear" w:color="auto" w:fill="E6E6E6"/>
          </w:tcPr>
          <w:p w14:paraId="043CF8CF" w14:textId="77777777" w:rsidR="00C45AE7" w:rsidRPr="00BB198E" w:rsidRDefault="00C45AE7" w:rsidP="00557CAC">
            <w:pPr>
              <w:pStyle w:val="Table-ColHead"/>
              <w:rPr>
                <w:rFonts w:cs="Arial"/>
                <w:sz w:val="16"/>
                <w:szCs w:val="16"/>
                <w:lang w:val="en-GB"/>
              </w:rPr>
            </w:pPr>
            <w:r w:rsidRPr="00BB198E">
              <w:rPr>
                <w:rFonts w:cs="Arial"/>
                <w:sz w:val="16"/>
                <w:szCs w:val="16"/>
                <w:lang w:val="en-GB"/>
              </w:rPr>
              <w:t>Description</w:t>
            </w:r>
          </w:p>
        </w:tc>
      </w:tr>
      <w:tr w:rsidR="00C45AE7" w:rsidRPr="00FE4DF9" w14:paraId="26929CEE" w14:textId="77777777" w:rsidTr="00557CAC">
        <w:tc>
          <w:tcPr>
            <w:tcW w:w="2126" w:type="dxa"/>
            <w:vAlign w:val="center"/>
          </w:tcPr>
          <w:p w14:paraId="583238CB" w14:textId="0915B6E7" w:rsidR="00C45AE7" w:rsidRPr="00FE4DF9" w:rsidRDefault="007B4792" w:rsidP="00557CAC">
            <w:pPr>
              <w:suppressAutoHyphens/>
              <w:rPr>
                <w:rFonts w:ascii="Arial" w:hAnsi="Arial" w:cs="Arial"/>
                <w:sz w:val="20"/>
                <w:szCs w:val="20"/>
              </w:rPr>
            </w:pPr>
            <w:r>
              <w:rPr>
                <w:rFonts w:ascii="Arial" w:hAnsi="Arial" w:cs="Arial"/>
                <w:sz w:val="20"/>
                <w:szCs w:val="20"/>
              </w:rPr>
              <w:t>TI</w:t>
            </w:r>
          </w:p>
        </w:tc>
        <w:tc>
          <w:tcPr>
            <w:tcW w:w="1423" w:type="dxa"/>
            <w:vAlign w:val="center"/>
          </w:tcPr>
          <w:p w14:paraId="19B99B57" w14:textId="5E6BA0D5" w:rsidR="00C45AE7" w:rsidRPr="00FE4DF9" w:rsidRDefault="007B4792" w:rsidP="00557CAC">
            <w:pPr>
              <w:suppressAutoHyphens/>
              <w:rPr>
                <w:rFonts w:ascii="Arial" w:hAnsi="Arial" w:cs="Arial"/>
                <w:sz w:val="20"/>
                <w:szCs w:val="20"/>
              </w:rPr>
            </w:pPr>
            <w:r>
              <w:rPr>
                <w:rFonts w:ascii="Arial" w:hAnsi="Arial" w:cs="Arial"/>
                <w:sz w:val="20"/>
                <w:szCs w:val="20"/>
              </w:rPr>
              <w:t>x</w:t>
            </w:r>
          </w:p>
        </w:tc>
        <w:tc>
          <w:tcPr>
            <w:tcW w:w="4673" w:type="dxa"/>
            <w:vAlign w:val="center"/>
          </w:tcPr>
          <w:p w14:paraId="0089190C" w14:textId="3CBDFDED" w:rsidR="00C45AE7" w:rsidRPr="00FE4DF9" w:rsidRDefault="00F32562" w:rsidP="007B4792">
            <w:pPr>
              <w:suppressAutoHyphens/>
              <w:rPr>
                <w:rFonts w:ascii="Arial" w:hAnsi="Arial" w:cs="Arial"/>
                <w:sz w:val="20"/>
                <w:szCs w:val="20"/>
              </w:rPr>
            </w:pPr>
            <w:r>
              <w:rPr>
                <w:rFonts w:ascii="Arial" w:hAnsi="Arial" w:cs="Arial"/>
                <w:sz w:val="20"/>
                <w:szCs w:val="20"/>
              </w:rPr>
              <w:t xml:space="preserve">Prints the </w:t>
            </w:r>
            <w:r w:rsidR="007B4792">
              <w:rPr>
                <w:rFonts w:ascii="Arial" w:hAnsi="Arial" w:cs="Arial"/>
                <w:sz w:val="20"/>
                <w:szCs w:val="20"/>
              </w:rPr>
              <w:t>TI Logo</w:t>
            </w:r>
          </w:p>
        </w:tc>
      </w:tr>
      <w:tr w:rsidR="00C45AE7" w:rsidRPr="00FE4DF9" w14:paraId="18B6B56A" w14:textId="77777777" w:rsidTr="00557CAC">
        <w:tc>
          <w:tcPr>
            <w:tcW w:w="2126" w:type="dxa"/>
            <w:vAlign w:val="center"/>
          </w:tcPr>
          <w:p w14:paraId="619B1972" w14:textId="11DF41E1" w:rsidR="00C45AE7" w:rsidRPr="00FE4DF9" w:rsidRDefault="00F32562" w:rsidP="00557CAC">
            <w:pPr>
              <w:suppressAutoHyphens/>
              <w:rPr>
                <w:rFonts w:ascii="Arial" w:hAnsi="Arial" w:cs="Arial"/>
                <w:sz w:val="20"/>
                <w:szCs w:val="20"/>
              </w:rPr>
            </w:pPr>
            <w:r>
              <w:rPr>
                <w:rFonts w:ascii="Arial" w:hAnsi="Arial" w:cs="Arial"/>
                <w:sz w:val="20"/>
                <w:szCs w:val="20"/>
              </w:rPr>
              <w:t>TIAND</w:t>
            </w:r>
            <w:r w:rsidR="007B4792">
              <w:rPr>
                <w:rFonts w:ascii="Arial" w:hAnsi="Arial" w:cs="Arial"/>
                <w:sz w:val="20"/>
                <w:szCs w:val="20"/>
              </w:rPr>
              <w:t>BB</w:t>
            </w:r>
          </w:p>
        </w:tc>
        <w:tc>
          <w:tcPr>
            <w:tcW w:w="1423" w:type="dxa"/>
            <w:vAlign w:val="center"/>
          </w:tcPr>
          <w:p w14:paraId="162C1E98" w14:textId="77777777" w:rsidR="00C45AE7" w:rsidRPr="00FE4DF9" w:rsidRDefault="00C45AE7" w:rsidP="00557CAC">
            <w:pPr>
              <w:suppressAutoHyphens/>
              <w:rPr>
                <w:rFonts w:ascii="Arial" w:hAnsi="Arial" w:cs="Arial"/>
                <w:sz w:val="20"/>
                <w:szCs w:val="20"/>
              </w:rPr>
            </w:pPr>
          </w:p>
        </w:tc>
        <w:tc>
          <w:tcPr>
            <w:tcW w:w="4673" w:type="dxa"/>
            <w:vAlign w:val="center"/>
          </w:tcPr>
          <w:p w14:paraId="359E65DE" w14:textId="574C0876" w:rsidR="00C45AE7" w:rsidRPr="00FE4DF9" w:rsidRDefault="00F32562" w:rsidP="00557CAC">
            <w:pPr>
              <w:suppressAutoHyphens/>
              <w:rPr>
                <w:rFonts w:ascii="Arial" w:hAnsi="Arial" w:cs="Arial"/>
                <w:sz w:val="20"/>
                <w:szCs w:val="20"/>
              </w:rPr>
            </w:pPr>
            <w:r>
              <w:rPr>
                <w:rFonts w:ascii="Arial" w:hAnsi="Arial" w:cs="Arial"/>
                <w:sz w:val="20"/>
                <w:szCs w:val="20"/>
              </w:rPr>
              <w:t xml:space="preserve">Prints the TI and </w:t>
            </w:r>
            <w:r w:rsidR="007B4792">
              <w:rPr>
                <w:rFonts w:ascii="Arial" w:hAnsi="Arial" w:cs="Arial"/>
                <w:sz w:val="20"/>
                <w:szCs w:val="20"/>
              </w:rPr>
              <w:t>Burr Brown Logo</w:t>
            </w:r>
          </w:p>
        </w:tc>
      </w:tr>
    </w:tbl>
    <w:p w14:paraId="5E029E1F" w14:textId="77777777" w:rsidR="00C45AE7" w:rsidRDefault="00C45AE7" w:rsidP="004C4DC0">
      <w:pPr>
        <w:pStyle w:val="Body"/>
      </w:pPr>
    </w:p>
    <w:p w14:paraId="09DDDEE7" w14:textId="1C88882C" w:rsidR="00B54E49" w:rsidRDefault="00B54E49" w:rsidP="00B54E49">
      <w:pPr>
        <w:pStyle w:val="Heading2"/>
      </w:pPr>
      <w:r>
        <w:t xml:space="preserve"> </w:t>
      </w:r>
      <w:bookmarkStart w:id="113" w:name="_Toc17440639"/>
      <w:r w:rsidRPr="00B54E49">
        <w:t>DTIDATASHEETSTATUS</w:t>
      </w:r>
      <w:bookmarkEnd w:id="113"/>
    </w:p>
    <w:p w14:paraId="57ECE449" w14:textId="64758416" w:rsidR="00C45AE7" w:rsidRDefault="009E5176" w:rsidP="004C4DC0">
      <w:pPr>
        <w:pStyle w:val="Body"/>
      </w:pPr>
      <w:r>
        <w:rPr>
          <w:b/>
        </w:rPr>
        <w:t>D</w:t>
      </w:r>
      <w:r w:rsidR="003E0BA8" w:rsidRPr="003E0BA8">
        <w:rPr>
          <w:b/>
        </w:rPr>
        <w:t>TIDATASHEETSTATUS</w:t>
      </w:r>
      <w:r w:rsidR="003E0BA8" w:rsidRPr="003E0BA8">
        <w:t xml:space="preserve"> </w:t>
      </w:r>
      <w:r w:rsidR="003E0BA8">
        <w:t xml:space="preserve">specifies the data sheet content status. </w:t>
      </w:r>
      <w:proofErr w:type="gramStart"/>
      <w:r w:rsidR="003E0BA8">
        <w:t>Product Preview, Advance Information, and Production Data.</w:t>
      </w:r>
      <w:proofErr w:type="gramEnd"/>
      <w:r w:rsidR="003E0BA8">
        <w:t xml:space="preserve"> Used in the publication process to print the footer of the data sheet first page, and side banners</w:t>
      </w:r>
      <w:r w:rsidR="00C45AE7" w:rsidRPr="009B04C6">
        <w:t>.</w:t>
      </w:r>
      <w:r w:rsidR="003E0BA8">
        <w:t xml:space="preserve"> </w:t>
      </w:r>
    </w:p>
    <w:p w14:paraId="3CDCC66B" w14:textId="3EE4D24D" w:rsidR="00B54E49" w:rsidRPr="00F32FA0" w:rsidRDefault="00B54E49" w:rsidP="004C4DC0">
      <w:pPr>
        <w:pStyle w:val="Body"/>
        <w:rPr>
          <w:highlight w:val="yellow"/>
        </w:rPr>
      </w:pPr>
      <w:r w:rsidRPr="00F32FA0">
        <w:rPr>
          <w:highlight w:val="yellow"/>
        </w:rPr>
        <w:t>Label: Data Sheet Status</w:t>
      </w:r>
    </w:p>
    <w:p w14:paraId="502BE45E" w14:textId="5117C7D7" w:rsidR="00B54E49" w:rsidRPr="00F32FA0" w:rsidRDefault="00B54E49" w:rsidP="004C4DC0">
      <w:pPr>
        <w:pStyle w:val="Body"/>
        <w:rPr>
          <w:highlight w:val="yellow"/>
        </w:rPr>
      </w:pPr>
      <w:r w:rsidRPr="00F32FA0">
        <w:rPr>
          <w:highlight w:val="yellow"/>
        </w:rPr>
        <w:t xml:space="preserve">Description: </w:t>
      </w:r>
      <w:r w:rsidR="00647BFE" w:rsidRPr="00F32FA0">
        <w:rPr>
          <w:highlight w:val="yellow"/>
        </w:rPr>
        <w:t>S</w:t>
      </w:r>
      <w:r w:rsidR="00E9713E" w:rsidRPr="00F32FA0">
        <w:rPr>
          <w:highlight w:val="yellow"/>
        </w:rPr>
        <w:t>pecifies the data sheet content status</w:t>
      </w:r>
    </w:p>
    <w:p w14:paraId="0B592D9E" w14:textId="307811E1" w:rsidR="009E5176" w:rsidRDefault="009E5176" w:rsidP="004C4DC0">
      <w:pPr>
        <w:pStyle w:val="Body"/>
      </w:pPr>
      <w:r w:rsidRPr="00F32FA0">
        <w:rPr>
          <w:highlight w:val="yellow"/>
        </w:rPr>
        <w:t>Linked to FTIDATASHEETSTATUS</w:t>
      </w:r>
    </w:p>
    <w:p w14:paraId="589B7F7F" w14:textId="54A172FA" w:rsidR="00F32FA0" w:rsidRPr="00F32FA0" w:rsidRDefault="00F32FA0" w:rsidP="004C4DC0">
      <w:pPr>
        <w:pStyle w:val="Body"/>
      </w:pPr>
      <w:r>
        <w:t xml:space="preserve">The default value is </w:t>
      </w:r>
      <w:proofErr w:type="gramStart"/>
      <w:r>
        <w:t>blanc</w:t>
      </w:r>
      <w:proofErr w:type="gramEnd"/>
      <w:r>
        <w:t xml:space="preserve">. </w:t>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4673"/>
      </w:tblGrid>
      <w:tr w:rsidR="00C45AE7" w:rsidRPr="00BB198E" w14:paraId="5F415864" w14:textId="77777777" w:rsidTr="00557CAC">
        <w:trPr>
          <w:tblHeader/>
        </w:trPr>
        <w:tc>
          <w:tcPr>
            <w:tcW w:w="2126" w:type="dxa"/>
            <w:shd w:val="clear" w:color="auto" w:fill="E6E6E6"/>
          </w:tcPr>
          <w:p w14:paraId="35FEA5B4" w14:textId="77777777" w:rsidR="00C45AE7" w:rsidRPr="00BB198E" w:rsidRDefault="00C45AE7" w:rsidP="00557CAC">
            <w:pPr>
              <w:pStyle w:val="Table-ColHead"/>
              <w:rPr>
                <w:rFonts w:cs="Arial"/>
                <w:sz w:val="16"/>
                <w:szCs w:val="16"/>
                <w:lang w:val="en-GB"/>
              </w:rPr>
            </w:pPr>
            <w:r w:rsidRPr="00BB198E">
              <w:rPr>
                <w:rFonts w:cs="Arial"/>
                <w:sz w:val="16"/>
                <w:szCs w:val="16"/>
                <w:lang w:val="en-GB"/>
              </w:rPr>
              <w:t>Element Name</w:t>
            </w:r>
          </w:p>
        </w:tc>
        <w:tc>
          <w:tcPr>
            <w:tcW w:w="6096" w:type="dxa"/>
            <w:gridSpan w:val="2"/>
            <w:shd w:val="clear" w:color="auto" w:fill="E6E6E6"/>
          </w:tcPr>
          <w:p w14:paraId="0527B46C" w14:textId="44DF1707" w:rsidR="00C45AE7" w:rsidRPr="00BB198E" w:rsidRDefault="009E5176" w:rsidP="00557CAC">
            <w:pPr>
              <w:pStyle w:val="Table-ColHead"/>
              <w:rPr>
                <w:rFonts w:cs="Arial"/>
                <w:sz w:val="16"/>
                <w:szCs w:val="16"/>
                <w:lang w:val="en-GB"/>
              </w:rPr>
            </w:pPr>
            <w:r>
              <w:rPr>
                <w:rFonts w:cs="Arial"/>
                <w:sz w:val="16"/>
                <w:szCs w:val="16"/>
                <w:lang w:val="en-GB"/>
              </w:rPr>
              <w:t>D</w:t>
            </w:r>
            <w:r w:rsidR="002F439D" w:rsidRPr="002F439D">
              <w:rPr>
                <w:rFonts w:cs="Arial"/>
                <w:sz w:val="16"/>
                <w:szCs w:val="16"/>
                <w:lang w:val="en-GB"/>
              </w:rPr>
              <w:t>TIDATASHEETSTATUS</w:t>
            </w:r>
          </w:p>
        </w:tc>
      </w:tr>
      <w:tr w:rsidR="00C45AE7" w:rsidRPr="00BB198E" w14:paraId="0618CE5F" w14:textId="77777777" w:rsidTr="00557CAC">
        <w:trPr>
          <w:tblHeader/>
        </w:trPr>
        <w:tc>
          <w:tcPr>
            <w:tcW w:w="2126" w:type="dxa"/>
            <w:shd w:val="clear" w:color="auto" w:fill="E6E6E6"/>
          </w:tcPr>
          <w:p w14:paraId="68E8E744" w14:textId="77777777" w:rsidR="00C45AE7" w:rsidRPr="00BB198E" w:rsidRDefault="00C45AE7" w:rsidP="00557CAC">
            <w:pPr>
              <w:pStyle w:val="Table-ColHead"/>
              <w:rPr>
                <w:rFonts w:cs="Arial"/>
                <w:sz w:val="16"/>
                <w:szCs w:val="16"/>
                <w:lang w:val="en-GB"/>
              </w:rPr>
            </w:pPr>
            <w:r w:rsidRPr="00BB198E">
              <w:rPr>
                <w:rFonts w:cs="Arial"/>
                <w:sz w:val="16"/>
                <w:szCs w:val="16"/>
                <w:lang w:val="en-GB"/>
              </w:rPr>
              <w:t>Values</w:t>
            </w:r>
          </w:p>
        </w:tc>
        <w:tc>
          <w:tcPr>
            <w:tcW w:w="1423" w:type="dxa"/>
            <w:shd w:val="clear" w:color="auto" w:fill="E6E6E6"/>
          </w:tcPr>
          <w:p w14:paraId="49FD0DF8" w14:textId="77777777" w:rsidR="00C45AE7" w:rsidRPr="00BB198E" w:rsidRDefault="00C45AE7" w:rsidP="00557CAC">
            <w:pPr>
              <w:pStyle w:val="Table-ColHead"/>
              <w:rPr>
                <w:rFonts w:cs="Arial"/>
                <w:sz w:val="16"/>
                <w:szCs w:val="16"/>
                <w:lang w:val="en-GB"/>
              </w:rPr>
            </w:pPr>
            <w:r w:rsidRPr="00BB198E">
              <w:rPr>
                <w:rFonts w:cs="Arial"/>
                <w:sz w:val="16"/>
                <w:szCs w:val="16"/>
                <w:lang w:val="en-GB"/>
              </w:rPr>
              <w:t>Default</w:t>
            </w:r>
          </w:p>
        </w:tc>
        <w:tc>
          <w:tcPr>
            <w:tcW w:w="4673" w:type="dxa"/>
            <w:shd w:val="clear" w:color="auto" w:fill="E6E6E6"/>
          </w:tcPr>
          <w:p w14:paraId="0C0DBD03" w14:textId="77777777" w:rsidR="00C45AE7" w:rsidRPr="00BB198E" w:rsidRDefault="00C45AE7" w:rsidP="00557CAC">
            <w:pPr>
              <w:pStyle w:val="Table-ColHead"/>
              <w:rPr>
                <w:rFonts w:cs="Arial"/>
                <w:sz w:val="16"/>
                <w:szCs w:val="16"/>
                <w:lang w:val="en-GB"/>
              </w:rPr>
            </w:pPr>
            <w:r w:rsidRPr="00BB198E">
              <w:rPr>
                <w:rFonts w:cs="Arial"/>
                <w:sz w:val="16"/>
                <w:szCs w:val="16"/>
                <w:lang w:val="en-GB"/>
              </w:rPr>
              <w:t>Description</w:t>
            </w:r>
          </w:p>
        </w:tc>
      </w:tr>
      <w:tr w:rsidR="00C45AE7" w:rsidRPr="00FE4DF9" w14:paraId="7EABB0A2" w14:textId="77777777" w:rsidTr="00557CAC">
        <w:tc>
          <w:tcPr>
            <w:tcW w:w="2126" w:type="dxa"/>
            <w:vAlign w:val="center"/>
          </w:tcPr>
          <w:p w14:paraId="00B1C16C" w14:textId="46FA5433" w:rsidR="00C45AE7" w:rsidRPr="00FE4DF9" w:rsidRDefault="003E0BA8" w:rsidP="00B12970">
            <w:pPr>
              <w:suppressAutoHyphens/>
              <w:rPr>
                <w:rFonts w:ascii="Arial" w:hAnsi="Arial" w:cs="Arial"/>
                <w:sz w:val="20"/>
                <w:szCs w:val="20"/>
              </w:rPr>
            </w:pPr>
            <w:r>
              <w:rPr>
                <w:rFonts w:ascii="Arial" w:hAnsi="Arial" w:cs="Arial"/>
                <w:sz w:val="20"/>
                <w:szCs w:val="20"/>
              </w:rPr>
              <w:t>Prod</w:t>
            </w:r>
            <w:r w:rsidR="00B12970">
              <w:rPr>
                <w:rFonts w:ascii="Arial" w:hAnsi="Arial" w:cs="Arial"/>
                <w:sz w:val="20"/>
                <w:szCs w:val="20"/>
              </w:rPr>
              <w:t xml:space="preserve">uct </w:t>
            </w:r>
            <w:r>
              <w:rPr>
                <w:rFonts w:ascii="Arial" w:hAnsi="Arial" w:cs="Arial"/>
                <w:sz w:val="20"/>
                <w:szCs w:val="20"/>
              </w:rPr>
              <w:t>Prev</w:t>
            </w:r>
            <w:r w:rsidR="00B12970">
              <w:rPr>
                <w:rFonts w:ascii="Arial" w:hAnsi="Arial" w:cs="Arial"/>
                <w:sz w:val="20"/>
                <w:szCs w:val="20"/>
              </w:rPr>
              <w:t>iew</w:t>
            </w:r>
          </w:p>
        </w:tc>
        <w:tc>
          <w:tcPr>
            <w:tcW w:w="1423" w:type="dxa"/>
            <w:vAlign w:val="center"/>
          </w:tcPr>
          <w:p w14:paraId="3E55F479" w14:textId="77777777" w:rsidR="00C45AE7" w:rsidRPr="00FE4DF9" w:rsidRDefault="00C45AE7" w:rsidP="00557CAC">
            <w:pPr>
              <w:suppressAutoHyphens/>
              <w:rPr>
                <w:rFonts w:ascii="Arial" w:hAnsi="Arial" w:cs="Arial"/>
                <w:sz w:val="20"/>
                <w:szCs w:val="20"/>
              </w:rPr>
            </w:pPr>
          </w:p>
        </w:tc>
        <w:tc>
          <w:tcPr>
            <w:tcW w:w="4673" w:type="dxa"/>
            <w:vAlign w:val="center"/>
          </w:tcPr>
          <w:p w14:paraId="0A7AB3F8" w14:textId="77777777" w:rsidR="00C45AE7" w:rsidRDefault="00B12970" w:rsidP="00557CAC">
            <w:pPr>
              <w:suppressAutoHyphens/>
              <w:rPr>
                <w:rFonts w:ascii="Arial" w:hAnsi="Arial" w:cs="Arial"/>
                <w:sz w:val="20"/>
                <w:szCs w:val="20"/>
              </w:rPr>
            </w:pPr>
            <w:r w:rsidRPr="00B12970">
              <w:rPr>
                <w:rFonts w:ascii="Arial" w:hAnsi="Arial" w:cs="Arial"/>
                <w:sz w:val="20"/>
                <w:szCs w:val="20"/>
              </w:rPr>
              <w:t>An IMPORTANT NOTICE at the end of this data sheet addresses availability, warranty, changes, use in safety-critical applications, intellectual property matters and other important disclaimers. PRODUCT PREVIEW Information. Product in design phase of development. Subject to change or discontinuance without notice.</w:t>
            </w:r>
          </w:p>
          <w:p w14:paraId="2056DA88" w14:textId="77777777" w:rsidR="00B12970" w:rsidRDefault="00B12970" w:rsidP="00557CAC">
            <w:pPr>
              <w:suppressAutoHyphens/>
              <w:rPr>
                <w:rFonts w:ascii="Arial" w:hAnsi="Arial" w:cs="Arial"/>
                <w:sz w:val="20"/>
                <w:szCs w:val="20"/>
              </w:rPr>
            </w:pPr>
          </w:p>
          <w:p w14:paraId="02908E31" w14:textId="326577B0" w:rsidR="00B12970" w:rsidRPr="00FE4DF9" w:rsidRDefault="00B12970" w:rsidP="00557CAC">
            <w:pPr>
              <w:suppressAutoHyphens/>
              <w:rPr>
                <w:rFonts w:ascii="Arial" w:hAnsi="Arial" w:cs="Arial"/>
                <w:sz w:val="20"/>
                <w:szCs w:val="20"/>
              </w:rPr>
            </w:pPr>
            <w:r>
              <w:rPr>
                <w:rFonts w:ascii="Arial" w:hAnsi="Arial" w:cs="Arial"/>
                <w:sz w:val="20"/>
                <w:szCs w:val="20"/>
              </w:rPr>
              <w:t>Side Banner: PRODUCT PREVIEW</w:t>
            </w:r>
          </w:p>
        </w:tc>
      </w:tr>
      <w:tr w:rsidR="00C45AE7" w:rsidRPr="00FE4DF9" w14:paraId="19F3FDBE" w14:textId="77777777" w:rsidTr="00557CAC">
        <w:tc>
          <w:tcPr>
            <w:tcW w:w="2126" w:type="dxa"/>
            <w:vAlign w:val="center"/>
          </w:tcPr>
          <w:p w14:paraId="1BA437F5" w14:textId="58262420" w:rsidR="00C45AE7" w:rsidRPr="00FE4DF9" w:rsidRDefault="003E0BA8" w:rsidP="00B12970">
            <w:pPr>
              <w:suppressAutoHyphens/>
              <w:rPr>
                <w:rFonts w:ascii="Arial" w:hAnsi="Arial" w:cs="Arial"/>
                <w:sz w:val="20"/>
                <w:szCs w:val="20"/>
              </w:rPr>
            </w:pPr>
            <w:r>
              <w:rPr>
                <w:rFonts w:ascii="Arial" w:hAnsi="Arial" w:cs="Arial"/>
                <w:sz w:val="20"/>
                <w:szCs w:val="20"/>
              </w:rPr>
              <w:t>Adv</w:t>
            </w:r>
            <w:r w:rsidR="00B12970">
              <w:rPr>
                <w:rFonts w:ascii="Arial" w:hAnsi="Arial" w:cs="Arial"/>
                <w:sz w:val="20"/>
                <w:szCs w:val="20"/>
              </w:rPr>
              <w:t>ance Information</w:t>
            </w:r>
          </w:p>
        </w:tc>
        <w:tc>
          <w:tcPr>
            <w:tcW w:w="1423" w:type="dxa"/>
            <w:vAlign w:val="center"/>
          </w:tcPr>
          <w:p w14:paraId="06037B36" w14:textId="77777777" w:rsidR="00C45AE7" w:rsidRPr="00FE4DF9" w:rsidRDefault="00C45AE7" w:rsidP="00557CAC">
            <w:pPr>
              <w:suppressAutoHyphens/>
              <w:rPr>
                <w:rFonts w:ascii="Arial" w:hAnsi="Arial" w:cs="Arial"/>
                <w:sz w:val="20"/>
                <w:szCs w:val="20"/>
              </w:rPr>
            </w:pPr>
          </w:p>
        </w:tc>
        <w:tc>
          <w:tcPr>
            <w:tcW w:w="4673" w:type="dxa"/>
            <w:vAlign w:val="center"/>
          </w:tcPr>
          <w:p w14:paraId="368346B0" w14:textId="77777777" w:rsidR="00C45AE7" w:rsidRDefault="00B12970" w:rsidP="00557CAC">
            <w:pPr>
              <w:suppressAutoHyphens/>
              <w:rPr>
                <w:rFonts w:ascii="Arial" w:hAnsi="Arial" w:cs="Arial"/>
                <w:sz w:val="20"/>
                <w:szCs w:val="20"/>
              </w:rPr>
            </w:pPr>
            <w:r w:rsidRPr="00B12970">
              <w:rPr>
                <w:rFonts w:ascii="Arial" w:hAnsi="Arial" w:cs="Arial"/>
                <w:sz w:val="20"/>
                <w:szCs w:val="20"/>
              </w:rPr>
              <w:t>An IMPORTANT NOTICE at the end of this data sheet addresses availability, warranty, changes, use in safety-critical applications, intellectual property matters and other important disclaimers. ADVANCE INFORMATION for pre-production products; subject to change without notice.</w:t>
            </w:r>
          </w:p>
          <w:p w14:paraId="653B9A23" w14:textId="77777777" w:rsidR="00B12970" w:rsidRDefault="00B12970" w:rsidP="00557CAC">
            <w:pPr>
              <w:suppressAutoHyphens/>
              <w:rPr>
                <w:rFonts w:ascii="Arial" w:hAnsi="Arial" w:cs="Arial"/>
                <w:sz w:val="20"/>
                <w:szCs w:val="20"/>
              </w:rPr>
            </w:pPr>
          </w:p>
          <w:p w14:paraId="4E9A8BDA" w14:textId="449A7E91" w:rsidR="00B12970" w:rsidRPr="00FE4DF9" w:rsidRDefault="00B12970" w:rsidP="00557CAC">
            <w:pPr>
              <w:suppressAutoHyphens/>
              <w:rPr>
                <w:rFonts w:ascii="Arial" w:hAnsi="Arial" w:cs="Arial"/>
                <w:sz w:val="20"/>
                <w:szCs w:val="20"/>
              </w:rPr>
            </w:pPr>
            <w:r>
              <w:rPr>
                <w:rFonts w:ascii="Arial" w:hAnsi="Arial" w:cs="Arial"/>
                <w:sz w:val="20"/>
                <w:szCs w:val="20"/>
              </w:rPr>
              <w:t>Side Banner: ADVANCE INFORMATION</w:t>
            </w:r>
          </w:p>
        </w:tc>
      </w:tr>
      <w:tr w:rsidR="003E0BA8" w:rsidRPr="00FE4DF9" w14:paraId="469A4F9A" w14:textId="77777777" w:rsidTr="00557CAC">
        <w:tc>
          <w:tcPr>
            <w:tcW w:w="2126" w:type="dxa"/>
            <w:vAlign w:val="center"/>
          </w:tcPr>
          <w:p w14:paraId="4C9FE1D1" w14:textId="19FDA3E4" w:rsidR="003E0BA8" w:rsidRDefault="003E0BA8" w:rsidP="00557CAC">
            <w:pPr>
              <w:suppressAutoHyphens/>
              <w:rPr>
                <w:rFonts w:ascii="Arial" w:hAnsi="Arial" w:cs="Arial"/>
                <w:sz w:val="20"/>
                <w:szCs w:val="20"/>
              </w:rPr>
            </w:pPr>
            <w:r>
              <w:rPr>
                <w:rFonts w:ascii="Arial" w:hAnsi="Arial" w:cs="Arial"/>
                <w:sz w:val="20"/>
                <w:szCs w:val="20"/>
              </w:rPr>
              <w:t>Production Data</w:t>
            </w:r>
          </w:p>
        </w:tc>
        <w:tc>
          <w:tcPr>
            <w:tcW w:w="1423" w:type="dxa"/>
            <w:vAlign w:val="center"/>
          </w:tcPr>
          <w:p w14:paraId="2CA6DD3A" w14:textId="77777777" w:rsidR="003E0BA8" w:rsidRPr="00FE4DF9" w:rsidRDefault="003E0BA8" w:rsidP="00557CAC">
            <w:pPr>
              <w:suppressAutoHyphens/>
              <w:rPr>
                <w:rFonts w:ascii="Arial" w:hAnsi="Arial" w:cs="Arial"/>
                <w:sz w:val="20"/>
                <w:szCs w:val="20"/>
              </w:rPr>
            </w:pPr>
          </w:p>
        </w:tc>
        <w:tc>
          <w:tcPr>
            <w:tcW w:w="4673" w:type="dxa"/>
            <w:vAlign w:val="center"/>
          </w:tcPr>
          <w:p w14:paraId="509F9248" w14:textId="77777777" w:rsidR="003E0BA8" w:rsidRDefault="00B12970" w:rsidP="00557CAC">
            <w:pPr>
              <w:suppressAutoHyphens/>
              <w:rPr>
                <w:rFonts w:ascii="Arial" w:hAnsi="Arial" w:cs="Arial"/>
                <w:sz w:val="20"/>
                <w:szCs w:val="20"/>
              </w:rPr>
            </w:pPr>
            <w:r w:rsidRPr="00B12970">
              <w:rPr>
                <w:rFonts w:ascii="Arial" w:hAnsi="Arial" w:cs="Arial"/>
                <w:sz w:val="20"/>
                <w:szCs w:val="20"/>
              </w:rPr>
              <w:t>An IMPORTANT NOTICE at the end of this data sheet addresses availability, warranty, changes, use in safety-critical applications, intellectual property matters and other important disclaimers. PRODUCTION DATA.</w:t>
            </w:r>
          </w:p>
          <w:p w14:paraId="14BBC6B9" w14:textId="77777777" w:rsidR="00B12970" w:rsidRDefault="00B12970" w:rsidP="00557CAC">
            <w:pPr>
              <w:suppressAutoHyphens/>
              <w:rPr>
                <w:rFonts w:ascii="Arial" w:hAnsi="Arial" w:cs="Arial"/>
                <w:sz w:val="20"/>
                <w:szCs w:val="20"/>
              </w:rPr>
            </w:pPr>
          </w:p>
          <w:p w14:paraId="1881CCCB" w14:textId="1FAAED03" w:rsidR="00B12970" w:rsidRPr="00FE4DF9" w:rsidRDefault="00B12970" w:rsidP="00557CAC">
            <w:pPr>
              <w:suppressAutoHyphens/>
              <w:rPr>
                <w:rFonts w:ascii="Arial" w:hAnsi="Arial" w:cs="Arial"/>
                <w:sz w:val="20"/>
                <w:szCs w:val="20"/>
              </w:rPr>
            </w:pPr>
            <w:r>
              <w:rPr>
                <w:rFonts w:ascii="Arial" w:hAnsi="Arial" w:cs="Arial"/>
                <w:sz w:val="20"/>
                <w:szCs w:val="20"/>
              </w:rPr>
              <w:t>Side Banner: None</w:t>
            </w:r>
          </w:p>
        </w:tc>
      </w:tr>
      <w:tr w:rsidR="003E0BA8" w:rsidRPr="00FE4DF9" w14:paraId="5EED5A28" w14:textId="77777777" w:rsidTr="00557CAC">
        <w:tc>
          <w:tcPr>
            <w:tcW w:w="2126" w:type="dxa"/>
            <w:vAlign w:val="center"/>
          </w:tcPr>
          <w:p w14:paraId="4F18E93B" w14:textId="1DC76D68" w:rsidR="003E0BA8" w:rsidRDefault="00BF7ECC" w:rsidP="00557CAC">
            <w:pPr>
              <w:suppressAutoHyphens/>
              <w:rPr>
                <w:rFonts w:ascii="Arial" w:hAnsi="Arial" w:cs="Arial"/>
                <w:sz w:val="20"/>
                <w:szCs w:val="20"/>
              </w:rPr>
            </w:pPr>
            <w:proofErr w:type="spellStart"/>
            <w:r>
              <w:rPr>
                <w:rFonts w:ascii="Arial" w:hAnsi="Arial" w:cs="Arial"/>
                <w:sz w:val="20"/>
                <w:szCs w:val="20"/>
              </w:rPr>
              <w:t>AdvMix</w:t>
            </w:r>
            <w:proofErr w:type="spellEnd"/>
          </w:p>
        </w:tc>
        <w:tc>
          <w:tcPr>
            <w:tcW w:w="1423" w:type="dxa"/>
            <w:vAlign w:val="center"/>
          </w:tcPr>
          <w:p w14:paraId="09B85634" w14:textId="77777777" w:rsidR="003E0BA8" w:rsidRPr="00FE4DF9" w:rsidRDefault="003E0BA8" w:rsidP="00557CAC">
            <w:pPr>
              <w:suppressAutoHyphens/>
              <w:rPr>
                <w:rFonts w:ascii="Arial" w:hAnsi="Arial" w:cs="Arial"/>
                <w:sz w:val="20"/>
                <w:szCs w:val="20"/>
              </w:rPr>
            </w:pPr>
          </w:p>
        </w:tc>
        <w:tc>
          <w:tcPr>
            <w:tcW w:w="4673" w:type="dxa"/>
            <w:vAlign w:val="center"/>
          </w:tcPr>
          <w:p w14:paraId="390934D6" w14:textId="77777777" w:rsidR="003E0BA8" w:rsidRDefault="00BF7ECC" w:rsidP="00557CAC">
            <w:pPr>
              <w:suppressAutoHyphens/>
              <w:rPr>
                <w:rFonts w:ascii="Arial" w:hAnsi="Arial" w:cs="Arial"/>
                <w:sz w:val="20"/>
                <w:szCs w:val="20"/>
              </w:rPr>
            </w:pPr>
            <w:r w:rsidRPr="00BF7ECC">
              <w:rPr>
                <w:rFonts w:ascii="Arial" w:hAnsi="Arial" w:cs="Arial"/>
                <w:sz w:val="20"/>
                <w:szCs w:val="20"/>
              </w:rPr>
              <w:t>An IMPORTANT NOTICE at the end of this data sheet addresses availability, warranty, changes, use in safety-critical applications, intellectual property matters and other important disclaimers. UNLESS OTHERWISE NOTED, this document contains ADVANCE INFORMATION for pre-</w:t>
            </w:r>
            <w:r w:rsidRPr="00BF7ECC">
              <w:rPr>
                <w:rFonts w:ascii="Arial" w:hAnsi="Arial" w:cs="Arial"/>
                <w:sz w:val="20"/>
                <w:szCs w:val="20"/>
              </w:rPr>
              <w:lastRenderedPageBreak/>
              <w:t>production products; subject to change without notice.</w:t>
            </w:r>
          </w:p>
          <w:p w14:paraId="313CBE0D" w14:textId="77777777" w:rsidR="00BF7ECC" w:rsidRDefault="00BF7ECC" w:rsidP="00557CAC">
            <w:pPr>
              <w:suppressAutoHyphens/>
              <w:rPr>
                <w:rFonts w:ascii="Arial" w:hAnsi="Arial" w:cs="Arial"/>
                <w:sz w:val="20"/>
                <w:szCs w:val="20"/>
              </w:rPr>
            </w:pPr>
          </w:p>
          <w:p w14:paraId="7FCFB8B1" w14:textId="60A2BF72" w:rsidR="00BF7ECC" w:rsidRPr="00FE4DF9" w:rsidRDefault="00BF7ECC" w:rsidP="00557CAC">
            <w:pPr>
              <w:suppressAutoHyphens/>
              <w:rPr>
                <w:rFonts w:ascii="Arial" w:hAnsi="Arial" w:cs="Arial"/>
                <w:sz w:val="20"/>
                <w:szCs w:val="20"/>
              </w:rPr>
            </w:pPr>
            <w:r>
              <w:rPr>
                <w:rFonts w:ascii="Arial" w:hAnsi="Arial" w:cs="Arial"/>
                <w:sz w:val="20"/>
                <w:szCs w:val="20"/>
              </w:rPr>
              <w:t>Side Banner: None</w:t>
            </w:r>
          </w:p>
        </w:tc>
      </w:tr>
      <w:tr w:rsidR="00BF7ECC" w:rsidRPr="00FE4DF9" w14:paraId="2B3CCDAA" w14:textId="77777777" w:rsidTr="00557CAC">
        <w:tc>
          <w:tcPr>
            <w:tcW w:w="2126" w:type="dxa"/>
            <w:vAlign w:val="center"/>
          </w:tcPr>
          <w:p w14:paraId="354EB62A" w14:textId="70F960F1" w:rsidR="00BF7ECC" w:rsidRDefault="00BF7ECC" w:rsidP="00557CAC">
            <w:pPr>
              <w:suppressAutoHyphens/>
              <w:rPr>
                <w:rFonts w:ascii="Arial" w:hAnsi="Arial" w:cs="Arial"/>
                <w:sz w:val="20"/>
                <w:szCs w:val="20"/>
              </w:rPr>
            </w:pPr>
            <w:proofErr w:type="spellStart"/>
            <w:r>
              <w:rPr>
                <w:rFonts w:ascii="Arial" w:hAnsi="Arial" w:cs="Arial"/>
                <w:sz w:val="20"/>
                <w:szCs w:val="20"/>
              </w:rPr>
              <w:lastRenderedPageBreak/>
              <w:t>ProdMix</w:t>
            </w:r>
            <w:proofErr w:type="spellEnd"/>
          </w:p>
        </w:tc>
        <w:tc>
          <w:tcPr>
            <w:tcW w:w="1423" w:type="dxa"/>
            <w:vAlign w:val="center"/>
          </w:tcPr>
          <w:p w14:paraId="27AF2DBE" w14:textId="77777777" w:rsidR="00BF7ECC" w:rsidRPr="00FE4DF9" w:rsidRDefault="00BF7ECC" w:rsidP="00557CAC">
            <w:pPr>
              <w:suppressAutoHyphens/>
              <w:rPr>
                <w:rFonts w:ascii="Arial" w:hAnsi="Arial" w:cs="Arial"/>
                <w:sz w:val="20"/>
                <w:szCs w:val="20"/>
              </w:rPr>
            </w:pPr>
          </w:p>
        </w:tc>
        <w:tc>
          <w:tcPr>
            <w:tcW w:w="4673" w:type="dxa"/>
            <w:vAlign w:val="center"/>
          </w:tcPr>
          <w:p w14:paraId="35C8BCBB" w14:textId="77777777" w:rsidR="00BF7ECC" w:rsidRDefault="00BF7ECC" w:rsidP="00557CAC">
            <w:pPr>
              <w:suppressAutoHyphens/>
              <w:rPr>
                <w:rFonts w:ascii="Arial" w:hAnsi="Arial" w:cs="Arial"/>
                <w:sz w:val="20"/>
                <w:szCs w:val="20"/>
              </w:rPr>
            </w:pPr>
            <w:r w:rsidRPr="00BF7ECC">
              <w:rPr>
                <w:rFonts w:ascii="Arial" w:hAnsi="Arial" w:cs="Arial"/>
                <w:sz w:val="20"/>
                <w:szCs w:val="20"/>
              </w:rPr>
              <w:t>An IMPORTANT NOTICE at the end of this data sheet addresses availability, warranty, changes, use in safety-critical applications, intellectual property matters and other important disclaimers. UNLESS OTHERWISE NOTED, this document contains PRODUCTION DATA.</w:t>
            </w:r>
          </w:p>
          <w:p w14:paraId="70FD1943" w14:textId="77777777" w:rsidR="00BF7ECC" w:rsidRDefault="00BF7ECC" w:rsidP="00557CAC">
            <w:pPr>
              <w:suppressAutoHyphens/>
              <w:rPr>
                <w:rFonts w:ascii="Arial" w:hAnsi="Arial" w:cs="Arial"/>
                <w:sz w:val="20"/>
                <w:szCs w:val="20"/>
              </w:rPr>
            </w:pPr>
          </w:p>
          <w:p w14:paraId="067AAC9E" w14:textId="16B6EE6B" w:rsidR="00BF7ECC" w:rsidRPr="00BF7ECC" w:rsidRDefault="00BF7ECC" w:rsidP="00557CAC">
            <w:pPr>
              <w:suppressAutoHyphens/>
              <w:rPr>
                <w:rFonts w:ascii="Arial" w:hAnsi="Arial" w:cs="Arial"/>
                <w:sz w:val="20"/>
                <w:szCs w:val="20"/>
              </w:rPr>
            </w:pPr>
            <w:r>
              <w:rPr>
                <w:rFonts w:ascii="Arial" w:hAnsi="Arial" w:cs="Arial"/>
                <w:sz w:val="20"/>
                <w:szCs w:val="20"/>
              </w:rPr>
              <w:t>Side Banner: None</w:t>
            </w:r>
          </w:p>
        </w:tc>
      </w:tr>
      <w:tr w:rsidR="00BF7ECC" w:rsidRPr="00FE4DF9" w14:paraId="1E3DD61B" w14:textId="77777777" w:rsidTr="00557CAC">
        <w:tc>
          <w:tcPr>
            <w:tcW w:w="2126" w:type="dxa"/>
            <w:vAlign w:val="center"/>
          </w:tcPr>
          <w:p w14:paraId="3396B6CE" w14:textId="6D552391" w:rsidR="00BF7ECC" w:rsidRDefault="002535DC" w:rsidP="00557CAC">
            <w:pPr>
              <w:suppressAutoHyphens/>
              <w:rPr>
                <w:rFonts w:ascii="Arial" w:hAnsi="Arial" w:cs="Arial"/>
                <w:sz w:val="20"/>
                <w:szCs w:val="20"/>
              </w:rPr>
            </w:pPr>
            <w:r>
              <w:rPr>
                <w:rFonts w:ascii="Arial" w:hAnsi="Arial" w:cs="Arial"/>
                <w:sz w:val="20"/>
                <w:szCs w:val="20"/>
              </w:rPr>
              <w:t>&lt;BLANC&gt;</w:t>
            </w:r>
          </w:p>
        </w:tc>
        <w:tc>
          <w:tcPr>
            <w:tcW w:w="1423" w:type="dxa"/>
            <w:vAlign w:val="center"/>
          </w:tcPr>
          <w:p w14:paraId="37EFC1D9" w14:textId="7BF84C5A" w:rsidR="00BF7ECC" w:rsidRPr="00FE4DF9" w:rsidRDefault="00BF7ECC" w:rsidP="00557CAC">
            <w:pPr>
              <w:suppressAutoHyphens/>
              <w:rPr>
                <w:rFonts w:ascii="Arial" w:hAnsi="Arial" w:cs="Arial"/>
                <w:sz w:val="20"/>
                <w:szCs w:val="20"/>
              </w:rPr>
            </w:pPr>
            <w:r>
              <w:rPr>
                <w:rFonts w:ascii="Arial" w:hAnsi="Arial" w:cs="Arial"/>
                <w:sz w:val="20"/>
                <w:szCs w:val="20"/>
              </w:rPr>
              <w:t>x</w:t>
            </w:r>
          </w:p>
        </w:tc>
        <w:tc>
          <w:tcPr>
            <w:tcW w:w="4673" w:type="dxa"/>
            <w:vAlign w:val="center"/>
          </w:tcPr>
          <w:p w14:paraId="03EC607A" w14:textId="50C4CE11" w:rsidR="00BF7ECC" w:rsidRPr="00BF7ECC" w:rsidRDefault="00BF7ECC" w:rsidP="00557CAC">
            <w:pPr>
              <w:suppressAutoHyphens/>
              <w:rPr>
                <w:rFonts w:ascii="Arial" w:hAnsi="Arial" w:cs="Arial"/>
                <w:sz w:val="20"/>
                <w:szCs w:val="20"/>
              </w:rPr>
            </w:pPr>
          </w:p>
        </w:tc>
      </w:tr>
    </w:tbl>
    <w:p w14:paraId="405A29CE" w14:textId="77777777" w:rsidR="00C45AE7" w:rsidRPr="00C45AE7" w:rsidRDefault="00C45AE7" w:rsidP="00C45AE7"/>
    <w:p w14:paraId="764265E3" w14:textId="67AF9988" w:rsidR="002535DC" w:rsidRDefault="002535DC" w:rsidP="002535DC">
      <w:pPr>
        <w:pStyle w:val="Heading2"/>
      </w:pPr>
      <w:r>
        <w:t xml:space="preserve"> </w:t>
      </w:r>
      <w:bookmarkStart w:id="114" w:name="_Toc17440640"/>
      <w:r w:rsidRPr="002535DC">
        <w:t>DTIDISCLOSURE</w:t>
      </w:r>
      <w:bookmarkEnd w:id="114"/>
    </w:p>
    <w:p w14:paraId="4DAC2BBB" w14:textId="4FE5397E" w:rsidR="002535DC" w:rsidRPr="00F32FA0" w:rsidRDefault="002535DC" w:rsidP="004C4DC0">
      <w:pPr>
        <w:pStyle w:val="Body"/>
        <w:rPr>
          <w:highlight w:val="yellow"/>
        </w:rPr>
      </w:pPr>
      <w:r w:rsidRPr="00F32FA0">
        <w:rPr>
          <w:highlight w:val="yellow"/>
        </w:rPr>
        <w:t>Label: Disclosure</w:t>
      </w:r>
    </w:p>
    <w:p w14:paraId="28E0A87A" w14:textId="6266CAC2" w:rsidR="002535DC" w:rsidRPr="00F32FA0" w:rsidRDefault="002535DC" w:rsidP="004C4DC0">
      <w:pPr>
        <w:pStyle w:val="Body"/>
        <w:rPr>
          <w:b/>
          <w:highlight w:val="yellow"/>
        </w:rPr>
      </w:pPr>
      <w:r w:rsidRPr="00F32FA0">
        <w:rPr>
          <w:highlight w:val="yellow"/>
        </w:rPr>
        <w:t xml:space="preserve">Description: </w:t>
      </w:r>
      <w:r w:rsidR="00F32FA0" w:rsidRPr="00F32FA0">
        <w:rPr>
          <w:highlight w:val="yellow"/>
        </w:rPr>
        <w:t>specifies the CIP status of the document. Used in the publication process to print under the front page title and on subsequent pages on the data sheet, and on the header of all pages in other doc types. Also prints above the title if a title page is selected.</w:t>
      </w:r>
    </w:p>
    <w:p w14:paraId="692F88D1" w14:textId="6D31C9DB" w:rsidR="009E5176" w:rsidRPr="009B04C6" w:rsidRDefault="009E5176" w:rsidP="004C4DC0">
      <w:pPr>
        <w:pStyle w:val="Body"/>
      </w:pPr>
      <w:r w:rsidRPr="00F32FA0">
        <w:rPr>
          <w:highlight w:val="yellow"/>
        </w:rPr>
        <w:t>Linked to FTIDISCLOSURE</w:t>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4673"/>
      </w:tblGrid>
      <w:tr w:rsidR="00C45AE7" w:rsidRPr="00BB198E" w14:paraId="238E7F12" w14:textId="77777777" w:rsidTr="00557CAC">
        <w:trPr>
          <w:tblHeader/>
        </w:trPr>
        <w:tc>
          <w:tcPr>
            <w:tcW w:w="2126" w:type="dxa"/>
            <w:shd w:val="clear" w:color="auto" w:fill="E6E6E6"/>
          </w:tcPr>
          <w:p w14:paraId="59CCB026" w14:textId="77777777" w:rsidR="00C45AE7" w:rsidRPr="00BB198E" w:rsidRDefault="00C45AE7" w:rsidP="00557CAC">
            <w:pPr>
              <w:pStyle w:val="Table-ColHead"/>
              <w:rPr>
                <w:rFonts w:cs="Arial"/>
                <w:sz w:val="16"/>
                <w:szCs w:val="16"/>
                <w:lang w:val="en-GB"/>
              </w:rPr>
            </w:pPr>
            <w:r w:rsidRPr="00BB198E">
              <w:rPr>
                <w:rFonts w:cs="Arial"/>
                <w:sz w:val="16"/>
                <w:szCs w:val="16"/>
                <w:lang w:val="en-GB"/>
              </w:rPr>
              <w:t>Element Name</w:t>
            </w:r>
          </w:p>
        </w:tc>
        <w:tc>
          <w:tcPr>
            <w:tcW w:w="6096" w:type="dxa"/>
            <w:gridSpan w:val="2"/>
            <w:shd w:val="clear" w:color="auto" w:fill="E6E6E6"/>
          </w:tcPr>
          <w:p w14:paraId="1C8E8B9B" w14:textId="7E9D0757" w:rsidR="00C45AE7" w:rsidRPr="00BB198E" w:rsidRDefault="006121F3" w:rsidP="006121F3">
            <w:pPr>
              <w:pStyle w:val="Table-ColHead"/>
              <w:rPr>
                <w:rFonts w:cs="Arial"/>
                <w:sz w:val="16"/>
                <w:szCs w:val="16"/>
                <w:lang w:val="en-GB"/>
              </w:rPr>
            </w:pPr>
            <w:r>
              <w:rPr>
                <w:rFonts w:cs="Arial"/>
                <w:sz w:val="16"/>
                <w:szCs w:val="16"/>
                <w:lang w:val="en-GB"/>
              </w:rPr>
              <w:t>D</w:t>
            </w:r>
            <w:r w:rsidR="009E5176">
              <w:rPr>
                <w:rFonts w:cs="Arial"/>
                <w:sz w:val="16"/>
                <w:szCs w:val="16"/>
                <w:lang w:val="en-GB"/>
              </w:rPr>
              <w:t>TI</w:t>
            </w:r>
            <w:r w:rsidR="002F439D" w:rsidRPr="002F439D">
              <w:rPr>
                <w:rFonts w:cs="Arial"/>
                <w:sz w:val="16"/>
                <w:szCs w:val="16"/>
                <w:lang w:val="en-GB"/>
              </w:rPr>
              <w:t>DISCLOSURE</w:t>
            </w:r>
          </w:p>
        </w:tc>
      </w:tr>
      <w:tr w:rsidR="00C45AE7" w:rsidRPr="00BB198E" w14:paraId="1C4D43D5" w14:textId="77777777" w:rsidTr="00557CAC">
        <w:trPr>
          <w:tblHeader/>
        </w:trPr>
        <w:tc>
          <w:tcPr>
            <w:tcW w:w="2126" w:type="dxa"/>
            <w:shd w:val="clear" w:color="auto" w:fill="E6E6E6"/>
          </w:tcPr>
          <w:p w14:paraId="2CAD8D23" w14:textId="77777777" w:rsidR="00C45AE7" w:rsidRPr="00BB198E" w:rsidRDefault="00C45AE7" w:rsidP="00557CAC">
            <w:pPr>
              <w:pStyle w:val="Table-ColHead"/>
              <w:rPr>
                <w:rFonts w:cs="Arial"/>
                <w:sz w:val="16"/>
                <w:szCs w:val="16"/>
                <w:lang w:val="en-GB"/>
              </w:rPr>
            </w:pPr>
            <w:r w:rsidRPr="00BB198E">
              <w:rPr>
                <w:rFonts w:cs="Arial"/>
                <w:sz w:val="16"/>
                <w:szCs w:val="16"/>
                <w:lang w:val="en-GB"/>
              </w:rPr>
              <w:t>Values</w:t>
            </w:r>
          </w:p>
        </w:tc>
        <w:tc>
          <w:tcPr>
            <w:tcW w:w="1423" w:type="dxa"/>
            <w:shd w:val="clear" w:color="auto" w:fill="E6E6E6"/>
          </w:tcPr>
          <w:p w14:paraId="190C4904" w14:textId="77777777" w:rsidR="00C45AE7" w:rsidRPr="00BB198E" w:rsidRDefault="00C45AE7" w:rsidP="00557CAC">
            <w:pPr>
              <w:pStyle w:val="Table-ColHead"/>
              <w:rPr>
                <w:rFonts w:cs="Arial"/>
                <w:sz w:val="16"/>
                <w:szCs w:val="16"/>
                <w:lang w:val="en-GB"/>
              </w:rPr>
            </w:pPr>
            <w:r w:rsidRPr="00BB198E">
              <w:rPr>
                <w:rFonts w:cs="Arial"/>
                <w:sz w:val="16"/>
                <w:szCs w:val="16"/>
                <w:lang w:val="en-GB"/>
              </w:rPr>
              <w:t>Default</w:t>
            </w:r>
          </w:p>
        </w:tc>
        <w:tc>
          <w:tcPr>
            <w:tcW w:w="4673" w:type="dxa"/>
            <w:shd w:val="clear" w:color="auto" w:fill="E6E6E6"/>
          </w:tcPr>
          <w:p w14:paraId="0759D501" w14:textId="77777777" w:rsidR="00C45AE7" w:rsidRPr="00BB198E" w:rsidRDefault="00C45AE7" w:rsidP="00557CAC">
            <w:pPr>
              <w:pStyle w:val="Table-ColHead"/>
              <w:rPr>
                <w:rFonts w:cs="Arial"/>
                <w:sz w:val="16"/>
                <w:szCs w:val="16"/>
                <w:lang w:val="en-GB"/>
              </w:rPr>
            </w:pPr>
            <w:r w:rsidRPr="00BB198E">
              <w:rPr>
                <w:rFonts w:cs="Arial"/>
                <w:sz w:val="16"/>
                <w:szCs w:val="16"/>
                <w:lang w:val="en-GB"/>
              </w:rPr>
              <w:t>Description</w:t>
            </w:r>
          </w:p>
        </w:tc>
      </w:tr>
      <w:tr w:rsidR="00C45AE7" w:rsidRPr="00FE4DF9" w14:paraId="57D2CD81" w14:textId="77777777" w:rsidTr="00557CAC">
        <w:tc>
          <w:tcPr>
            <w:tcW w:w="2126" w:type="dxa"/>
            <w:vAlign w:val="center"/>
          </w:tcPr>
          <w:p w14:paraId="5B300C42" w14:textId="45E807E5" w:rsidR="00C45AE7" w:rsidRPr="00FE4DF9" w:rsidRDefault="002535DC" w:rsidP="00557CAC">
            <w:pPr>
              <w:suppressAutoHyphens/>
              <w:rPr>
                <w:rFonts w:ascii="Arial" w:hAnsi="Arial" w:cs="Arial"/>
                <w:sz w:val="20"/>
                <w:szCs w:val="20"/>
              </w:rPr>
            </w:pPr>
            <w:r>
              <w:rPr>
                <w:rFonts w:ascii="Arial" w:hAnsi="Arial" w:cs="Arial"/>
                <w:sz w:val="20"/>
                <w:szCs w:val="20"/>
              </w:rPr>
              <w:t>TI Information – Selective Disclosure</w:t>
            </w:r>
          </w:p>
        </w:tc>
        <w:tc>
          <w:tcPr>
            <w:tcW w:w="1423" w:type="dxa"/>
            <w:vAlign w:val="center"/>
          </w:tcPr>
          <w:p w14:paraId="5D531D8F" w14:textId="77777777" w:rsidR="00C45AE7" w:rsidRPr="00FE4DF9" w:rsidRDefault="00C45AE7" w:rsidP="00557CAC">
            <w:pPr>
              <w:suppressAutoHyphens/>
              <w:rPr>
                <w:rFonts w:ascii="Arial" w:hAnsi="Arial" w:cs="Arial"/>
                <w:sz w:val="20"/>
                <w:szCs w:val="20"/>
              </w:rPr>
            </w:pPr>
          </w:p>
        </w:tc>
        <w:tc>
          <w:tcPr>
            <w:tcW w:w="4673" w:type="dxa"/>
            <w:vAlign w:val="center"/>
          </w:tcPr>
          <w:p w14:paraId="58A1F221" w14:textId="53E14CB5" w:rsidR="00C45AE7" w:rsidRPr="00FE4DF9" w:rsidRDefault="00B12970" w:rsidP="00B12970">
            <w:pPr>
              <w:suppressAutoHyphens/>
              <w:rPr>
                <w:rFonts w:ascii="Arial" w:hAnsi="Arial" w:cs="Arial"/>
                <w:sz w:val="20"/>
                <w:szCs w:val="20"/>
              </w:rPr>
            </w:pPr>
            <w:r>
              <w:rPr>
                <w:rFonts w:ascii="Arial" w:hAnsi="Arial" w:cs="Arial"/>
                <w:sz w:val="20"/>
                <w:szCs w:val="20"/>
              </w:rPr>
              <w:t xml:space="preserve">TI Information – Selective Disclosure </w:t>
            </w:r>
          </w:p>
        </w:tc>
      </w:tr>
      <w:tr w:rsidR="00C45AE7" w:rsidRPr="00FE4DF9" w14:paraId="4D8CE561" w14:textId="77777777" w:rsidTr="00557CAC">
        <w:tc>
          <w:tcPr>
            <w:tcW w:w="2126" w:type="dxa"/>
            <w:vAlign w:val="center"/>
          </w:tcPr>
          <w:p w14:paraId="4D22AED2" w14:textId="270075D0" w:rsidR="00C45AE7" w:rsidRPr="00FE4DF9" w:rsidRDefault="002535DC" w:rsidP="00557CAC">
            <w:pPr>
              <w:suppressAutoHyphens/>
              <w:rPr>
                <w:rFonts w:ascii="Arial" w:hAnsi="Arial" w:cs="Arial"/>
                <w:sz w:val="20"/>
                <w:szCs w:val="20"/>
              </w:rPr>
            </w:pPr>
            <w:r>
              <w:rPr>
                <w:rFonts w:ascii="Arial" w:hAnsi="Arial" w:cs="Arial"/>
                <w:sz w:val="20"/>
                <w:szCs w:val="20"/>
              </w:rPr>
              <w:t>TI Confidential – NDA Restrictions</w:t>
            </w:r>
          </w:p>
        </w:tc>
        <w:tc>
          <w:tcPr>
            <w:tcW w:w="1423" w:type="dxa"/>
            <w:vAlign w:val="center"/>
          </w:tcPr>
          <w:p w14:paraId="469989C7" w14:textId="77777777" w:rsidR="00C45AE7" w:rsidRPr="00FE4DF9" w:rsidRDefault="00C45AE7" w:rsidP="00557CAC">
            <w:pPr>
              <w:suppressAutoHyphens/>
              <w:rPr>
                <w:rFonts w:ascii="Arial" w:hAnsi="Arial" w:cs="Arial"/>
                <w:sz w:val="20"/>
                <w:szCs w:val="20"/>
              </w:rPr>
            </w:pPr>
          </w:p>
        </w:tc>
        <w:tc>
          <w:tcPr>
            <w:tcW w:w="4673" w:type="dxa"/>
            <w:vAlign w:val="center"/>
          </w:tcPr>
          <w:p w14:paraId="0B4768D2" w14:textId="46D43602" w:rsidR="00C45AE7" w:rsidRPr="00FE4DF9" w:rsidRDefault="00B12970" w:rsidP="00557CAC">
            <w:pPr>
              <w:suppressAutoHyphens/>
              <w:rPr>
                <w:rFonts w:ascii="Arial" w:hAnsi="Arial" w:cs="Arial"/>
                <w:sz w:val="20"/>
                <w:szCs w:val="20"/>
              </w:rPr>
            </w:pPr>
            <w:r>
              <w:rPr>
                <w:rFonts w:ascii="Arial" w:hAnsi="Arial" w:cs="Arial"/>
                <w:sz w:val="20"/>
                <w:szCs w:val="20"/>
              </w:rPr>
              <w:t>TI Confidential – NDA Restrictions</w:t>
            </w:r>
          </w:p>
        </w:tc>
      </w:tr>
      <w:tr w:rsidR="00B12970" w:rsidRPr="00FE4DF9" w14:paraId="543495EB" w14:textId="77777777" w:rsidTr="00557CAC">
        <w:tc>
          <w:tcPr>
            <w:tcW w:w="2126" w:type="dxa"/>
            <w:vAlign w:val="center"/>
          </w:tcPr>
          <w:p w14:paraId="4234678B" w14:textId="2B0ABD9E" w:rsidR="00B12970" w:rsidRDefault="002535DC" w:rsidP="00557CAC">
            <w:pPr>
              <w:suppressAutoHyphens/>
              <w:rPr>
                <w:rFonts w:ascii="Arial" w:hAnsi="Arial" w:cs="Arial"/>
                <w:sz w:val="20"/>
                <w:szCs w:val="20"/>
              </w:rPr>
            </w:pPr>
            <w:r>
              <w:rPr>
                <w:rFonts w:ascii="Arial" w:hAnsi="Arial" w:cs="Arial"/>
                <w:sz w:val="20"/>
                <w:szCs w:val="20"/>
              </w:rPr>
              <w:t>TI Confidential – Maximum Restrictions</w:t>
            </w:r>
          </w:p>
        </w:tc>
        <w:tc>
          <w:tcPr>
            <w:tcW w:w="1423" w:type="dxa"/>
            <w:vAlign w:val="center"/>
          </w:tcPr>
          <w:p w14:paraId="6F750B52" w14:textId="77777777" w:rsidR="00B12970" w:rsidRPr="00FE4DF9" w:rsidRDefault="00B12970" w:rsidP="00557CAC">
            <w:pPr>
              <w:suppressAutoHyphens/>
              <w:rPr>
                <w:rFonts w:ascii="Arial" w:hAnsi="Arial" w:cs="Arial"/>
                <w:sz w:val="20"/>
                <w:szCs w:val="20"/>
              </w:rPr>
            </w:pPr>
          </w:p>
        </w:tc>
        <w:tc>
          <w:tcPr>
            <w:tcW w:w="4673" w:type="dxa"/>
            <w:vAlign w:val="center"/>
          </w:tcPr>
          <w:p w14:paraId="78404218" w14:textId="571D747C" w:rsidR="00B12970" w:rsidRPr="00FE4DF9" w:rsidRDefault="00B12970" w:rsidP="00557CAC">
            <w:pPr>
              <w:suppressAutoHyphens/>
              <w:rPr>
                <w:rFonts w:ascii="Arial" w:hAnsi="Arial" w:cs="Arial"/>
                <w:sz w:val="20"/>
                <w:szCs w:val="20"/>
              </w:rPr>
            </w:pPr>
            <w:r>
              <w:rPr>
                <w:rFonts w:ascii="Arial" w:hAnsi="Arial" w:cs="Arial"/>
                <w:sz w:val="20"/>
                <w:szCs w:val="20"/>
              </w:rPr>
              <w:t>TI Confidential – Maximum Restrictions</w:t>
            </w:r>
          </w:p>
        </w:tc>
      </w:tr>
      <w:tr w:rsidR="00B12970" w:rsidRPr="00FE4DF9" w14:paraId="6C5AFAC6" w14:textId="77777777" w:rsidTr="00557CAC">
        <w:tc>
          <w:tcPr>
            <w:tcW w:w="2126" w:type="dxa"/>
            <w:vAlign w:val="center"/>
          </w:tcPr>
          <w:p w14:paraId="064B3AB9" w14:textId="513B8E08" w:rsidR="00B12970" w:rsidRDefault="002535DC" w:rsidP="002535DC">
            <w:pPr>
              <w:suppressAutoHyphens/>
              <w:rPr>
                <w:rFonts w:ascii="Arial" w:hAnsi="Arial" w:cs="Arial"/>
                <w:sz w:val="20"/>
                <w:szCs w:val="20"/>
              </w:rPr>
            </w:pPr>
            <w:r>
              <w:rPr>
                <w:rFonts w:ascii="Arial" w:hAnsi="Arial" w:cs="Arial"/>
                <w:sz w:val="20"/>
                <w:szCs w:val="20"/>
              </w:rPr>
              <w:t>Not Recommended for New Designs</w:t>
            </w:r>
          </w:p>
        </w:tc>
        <w:tc>
          <w:tcPr>
            <w:tcW w:w="1423" w:type="dxa"/>
            <w:vAlign w:val="center"/>
          </w:tcPr>
          <w:p w14:paraId="0F187C4A" w14:textId="77777777" w:rsidR="00B12970" w:rsidRPr="00FE4DF9" w:rsidRDefault="00B12970" w:rsidP="00557CAC">
            <w:pPr>
              <w:suppressAutoHyphens/>
              <w:rPr>
                <w:rFonts w:ascii="Arial" w:hAnsi="Arial" w:cs="Arial"/>
                <w:sz w:val="20"/>
                <w:szCs w:val="20"/>
              </w:rPr>
            </w:pPr>
          </w:p>
        </w:tc>
        <w:tc>
          <w:tcPr>
            <w:tcW w:w="4673" w:type="dxa"/>
            <w:vAlign w:val="center"/>
          </w:tcPr>
          <w:p w14:paraId="3964D563" w14:textId="66ECC11C" w:rsidR="00B12970" w:rsidRPr="00FE4DF9" w:rsidRDefault="00B12970" w:rsidP="00B12970">
            <w:pPr>
              <w:suppressAutoHyphens/>
              <w:rPr>
                <w:rFonts w:ascii="Arial" w:hAnsi="Arial" w:cs="Arial"/>
                <w:sz w:val="20"/>
                <w:szCs w:val="20"/>
              </w:rPr>
            </w:pPr>
            <w:r>
              <w:rPr>
                <w:rFonts w:ascii="Arial" w:hAnsi="Arial" w:cs="Arial"/>
                <w:sz w:val="20"/>
                <w:szCs w:val="20"/>
              </w:rPr>
              <w:t>Not Recommended for New Designs</w:t>
            </w:r>
          </w:p>
        </w:tc>
      </w:tr>
      <w:tr w:rsidR="00B12970" w:rsidRPr="00FE4DF9" w14:paraId="4DF825B6" w14:textId="77777777" w:rsidTr="00557CAC">
        <w:tc>
          <w:tcPr>
            <w:tcW w:w="2126" w:type="dxa"/>
            <w:vAlign w:val="center"/>
          </w:tcPr>
          <w:p w14:paraId="518FFAA6" w14:textId="334D6A0D" w:rsidR="00B12970" w:rsidRDefault="002535DC" w:rsidP="00557CAC">
            <w:pPr>
              <w:suppressAutoHyphens/>
              <w:rPr>
                <w:rFonts w:ascii="Arial" w:hAnsi="Arial" w:cs="Arial"/>
                <w:sz w:val="20"/>
                <w:szCs w:val="20"/>
              </w:rPr>
            </w:pPr>
            <w:r>
              <w:rPr>
                <w:rFonts w:ascii="Arial" w:hAnsi="Arial" w:cs="Arial"/>
                <w:sz w:val="20"/>
                <w:szCs w:val="20"/>
              </w:rPr>
              <w:t>No disclosure statement</w:t>
            </w:r>
          </w:p>
        </w:tc>
        <w:tc>
          <w:tcPr>
            <w:tcW w:w="1423" w:type="dxa"/>
            <w:vAlign w:val="center"/>
          </w:tcPr>
          <w:p w14:paraId="1B8F9AAF" w14:textId="43CBA7BC" w:rsidR="00B12970" w:rsidRPr="00FE4DF9" w:rsidRDefault="00B12970" w:rsidP="00557CAC">
            <w:pPr>
              <w:suppressAutoHyphens/>
              <w:rPr>
                <w:rFonts w:ascii="Arial" w:hAnsi="Arial" w:cs="Arial"/>
                <w:sz w:val="20"/>
                <w:szCs w:val="20"/>
              </w:rPr>
            </w:pPr>
            <w:r>
              <w:rPr>
                <w:rFonts w:ascii="Arial" w:hAnsi="Arial" w:cs="Arial"/>
                <w:sz w:val="20"/>
                <w:szCs w:val="20"/>
              </w:rPr>
              <w:t>x</w:t>
            </w:r>
          </w:p>
        </w:tc>
        <w:tc>
          <w:tcPr>
            <w:tcW w:w="4673" w:type="dxa"/>
            <w:vAlign w:val="center"/>
          </w:tcPr>
          <w:p w14:paraId="6F2DE005" w14:textId="50FAD9C3" w:rsidR="00B12970" w:rsidRDefault="00B12970" w:rsidP="00B12970">
            <w:pPr>
              <w:suppressAutoHyphens/>
              <w:rPr>
                <w:rFonts w:ascii="Arial" w:hAnsi="Arial" w:cs="Arial"/>
                <w:sz w:val="20"/>
                <w:szCs w:val="20"/>
              </w:rPr>
            </w:pPr>
            <w:r>
              <w:rPr>
                <w:rFonts w:ascii="Arial" w:hAnsi="Arial" w:cs="Arial"/>
                <w:sz w:val="20"/>
                <w:szCs w:val="20"/>
              </w:rPr>
              <w:t>No disclosure statement</w:t>
            </w:r>
          </w:p>
        </w:tc>
      </w:tr>
    </w:tbl>
    <w:p w14:paraId="314890B5" w14:textId="77777777" w:rsidR="00C45AE7" w:rsidRPr="00C45AE7" w:rsidRDefault="00C45AE7" w:rsidP="00C45AE7"/>
    <w:p w14:paraId="6A98ADFB" w14:textId="79BF536F" w:rsidR="003C21E4" w:rsidRDefault="003C21E4" w:rsidP="003C21E4">
      <w:pPr>
        <w:pStyle w:val="Heading2"/>
      </w:pPr>
      <w:r>
        <w:t xml:space="preserve"> </w:t>
      </w:r>
      <w:bookmarkStart w:id="115" w:name="_Toc17440641"/>
      <w:r w:rsidRPr="003C21E4">
        <w:t>DTITOPNAVIGATION</w:t>
      </w:r>
      <w:bookmarkEnd w:id="115"/>
    </w:p>
    <w:p w14:paraId="4D1F243B" w14:textId="76886C2D" w:rsidR="00557CAC" w:rsidRPr="00F32FA0" w:rsidRDefault="00557CAC" w:rsidP="004C4DC0">
      <w:pPr>
        <w:pStyle w:val="Body"/>
        <w:rPr>
          <w:highlight w:val="yellow"/>
        </w:rPr>
      </w:pPr>
      <w:r w:rsidRPr="00F32FA0">
        <w:rPr>
          <w:highlight w:val="yellow"/>
        </w:rPr>
        <w:t>DTITOPNAVIGATION determines whether or not top navigation icons print in the data sheet, and how to construct the URLs. Used in the publication process to print navigation aids on the data sheet front page, and to construct URLs or document links.</w:t>
      </w:r>
    </w:p>
    <w:p w14:paraId="28523135" w14:textId="771DAA34" w:rsidR="003C21E4" w:rsidRPr="00F32FA0" w:rsidRDefault="003C21E4" w:rsidP="004C4DC0">
      <w:pPr>
        <w:pStyle w:val="Body"/>
        <w:rPr>
          <w:highlight w:val="yellow"/>
        </w:rPr>
      </w:pPr>
      <w:r w:rsidRPr="00F32FA0">
        <w:rPr>
          <w:b/>
          <w:highlight w:val="yellow"/>
        </w:rPr>
        <w:t>Label</w:t>
      </w:r>
      <w:r w:rsidRPr="00F32FA0">
        <w:rPr>
          <w:highlight w:val="yellow"/>
        </w:rPr>
        <w:t>: Data sheet Top Navigation</w:t>
      </w:r>
      <w:r w:rsidRPr="00F32FA0">
        <w:rPr>
          <w:highlight w:val="yellow"/>
        </w:rPr>
        <w:br/>
      </w:r>
      <w:r w:rsidRPr="00F32FA0">
        <w:rPr>
          <w:b/>
          <w:highlight w:val="yellow"/>
        </w:rPr>
        <w:t>Description</w:t>
      </w:r>
      <w:r w:rsidRPr="00F32FA0">
        <w:rPr>
          <w:highlight w:val="yellow"/>
        </w:rPr>
        <w:t>: Determines whether or not top navigation icons print in the data sheet, and how to construct the URLs</w:t>
      </w:r>
    </w:p>
    <w:p w14:paraId="765B7C15" w14:textId="2FCBA8DB" w:rsidR="00C45AE7" w:rsidRPr="009B04C6" w:rsidRDefault="00557CAC" w:rsidP="004C4DC0">
      <w:pPr>
        <w:pStyle w:val="Body"/>
      </w:pPr>
      <w:r w:rsidRPr="00F32FA0">
        <w:rPr>
          <w:highlight w:val="yellow"/>
        </w:rPr>
        <w:t>Linked to FTITOPNAVIGATION</w:t>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4673"/>
      </w:tblGrid>
      <w:tr w:rsidR="00C45AE7" w:rsidRPr="00BB198E" w14:paraId="5B14E793" w14:textId="77777777" w:rsidTr="00557CAC">
        <w:trPr>
          <w:tblHeader/>
        </w:trPr>
        <w:tc>
          <w:tcPr>
            <w:tcW w:w="2126" w:type="dxa"/>
            <w:shd w:val="clear" w:color="auto" w:fill="E6E6E6"/>
          </w:tcPr>
          <w:p w14:paraId="2EB4337B" w14:textId="77777777" w:rsidR="00C45AE7" w:rsidRPr="00BB198E" w:rsidRDefault="00C45AE7" w:rsidP="00557CAC">
            <w:pPr>
              <w:pStyle w:val="Table-ColHead"/>
              <w:rPr>
                <w:rFonts w:cs="Arial"/>
                <w:sz w:val="16"/>
                <w:szCs w:val="16"/>
                <w:lang w:val="en-GB"/>
              </w:rPr>
            </w:pPr>
            <w:r w:rsidRPr="00BB198E">
              <w:rPr>
                <w:rFonts w:cs="Arial"/>
                <w:sz w:val="16"/>
                <w:szCs w:val="16"/>
                <w:lang w:val="en-GB"/>
              </w:rPr>
              <w:lastRenderedPageBreak/>
              <w:t>Element Name</w:t>
            </w:r>
          </w:p>
        </w:tc>
        <w:tc>
          <w:tcPr>
            <w:tcW w:w="6096" w:type="dxa"/>
            <w:gridSpan w:val="2"/>
            <w:shd w:val="clear" w:color="auto" w:fill="E6E6E6"/>
          </w:tcPr>
          <w:p w14:paraId="5227C748" w14:textId="08F03AA0" w:rsidR="00C45AE7" w:rsidRPr="00BB198E" w:rsidRDefault="00557CAC" w:rsidP="00557CAC">
            <w:pPr>
              <w:pStyle w:val="Table-ColHead"/>
              <w:rPr>
                <w:rFonts w:cs="Arial"/>
                <w:sz w:val="16"/>
                <w:szCs w:val="16"/>
                <w:lang w:val="en-GB"/>
              </w:rPr>
            </w:pPr>
            <w:r w:rsidRPr="00557CAC">
              <w:rPr>
                <w:rFonts w:cs="Arial"/>
                <w:sz w:val="16"/>
                <w:szCs w:val="16"/>
                <w:lang w:val="en-GB"/>
              </w:rPr>
              <w:t>DTITOPNAVIGATION</w:t>
            </w:r>
          </w:p>
        </w:tc>
      </w:tr>
      <w:tr w:rsidR="00C45AE7" w:rsidRPr="00BB198E" w14:paraId="1FC0BC6E" w14:textId="77777777" w:rsidTr="00557CAC">
        <w:trPr>
          <w:tblHeader/>
        </w:trPr>
        <w:tc>
          <w:tcPr>
            <w:tcW w:w="2126" w:type="dxa"/>
            <w:shd w:val="clear" w:color="auto" w:fill="E6E6E6"/>
          </w:tcPr>
          <w:p w14:paraId="4C04EB1D" w14:textId="77777777" w:rsidR="00C45AE7" w:rsidRPr="00BB198E" w:rsidRDefault="00C45AE7" w:rsidP="00557CAC">
            <w:pPr>
              <w:pStyle w:val="Table-ColHead"/>
              <w:rPr>
                <w:rFonts w:cs="Arial"/>
                <w:sz w:val="16"/>
                <w:szCs w:val="16"/>
                <w:lang w:val="en-GB"/>
              </w:rPr>
            </w:pPr>
            <w:r w:rsidRPr="00BB198E">
              <w:rPr>
                <w:rFonts w:cs="Arial"/>
                <w:sz w:val="16"/>
                <w:szCs w:val="16"/>
                <w:lang w:val="en-GB"/>
              </w:rPr>
              <w:t>Values</w:t>
            </w:r>
          </w:p>
        </w:tc>
        <w:tc>
          <w:tcPr>
            <w:tcW w:w="1423" w:type="dxa"/>
            <w:shd w:val="clear" w:color="auto" w:fill="E6E6E6"/>
          </w:tcPr>
          <w:p w14:paraId="73BC82E9" w14:textId="77777777" w:rsidR="00C45AE7" w:rsidRPr="00BB198E" w:rsidRDefault="00C45AE7" w:rsidP="00557CAC">
            <w:pPr>
              <w:pStyle w:val="Table-ColHead"/>
              <w:rPr>
                <w:rFonts w:cs="Arial"/>
                <w:sz w:val="16"/>
                <w:szCs w:val="16"/>
                <w:lang w:val="en-GB"/>
              </w:rPr>
            </w:pPr>
            <w:r w:rsidRPr="00BB198E">
              <w:rPr>
                <w:rFonts w:cs="Arial"/>
                <w:sz w:val="16"/>
                <w:szCs w:val="16"/>
                <w:lang w:val="en-GB"/>
              </w:rPr>
              <w:t>Default</w:t>
            </w:r>
          </w:p>
        </w:tc>
        <w:tc>
          <w:tcPr>
            <w:tcW w:w="4673" w:type="dxa"/>
            <w:shd w:val="clear" w:color="auto" w:fill="E6E6E6"/>
          </w:tcPr>
          <w:p w14:paraId="21F71A82" w14:textId="77777777" w:rsidR="00C45AE7" w:rsidRPr="00BB198E" w:rsidRDefault="00C45AE7" w:rsidP="00557CAC">
            <w:pPr>
              <w:pStyle w:val="Table-ColHead"/>
              <w:rPr>
                <w:rFonts w:cs="Arial"/>
                <w:sz w:val="16"/>
                <w:szCs w:val="16"/>
                <w:lang w:val="en-GB"/>
              </w:rPr>
            </w:pPr>
            <w:r w:rsidRPr="00BB198E">
              <w:rPr>
                <w:rFonts w:cs="Arial"/>
                <w:sz w:val="16"/>
                <w:szCs w:val="16"/>
                <w:lang w:val="en-GB"/>
              </w:rPr>
              <w:t>Description</w:t>
            </w:r>
          </w:p>
        </w:tc>
      </w:tr>
      <w:tr w:rsidR="00C45AE7" w:rsidRPr="00FE4DF9" w14:paraId="7237342D" w14:textId="77777777" w:rsidTr="00557CAC">
        <w:tc>
          <w:tcPr>
            <w:tcW w:w="2126" w:type="dxa"/>
            <w:vAlign w:val="center"/>
          </w:tcPr>
          <w:p w14:paraId="40097B36" w14:textId="3319AA8F" w:rsidR="00C45AE7" w:rsidRPr="00FE4DF9" w:rsidRDefault="00557CAC" w:rsidP="00557CAC">
            <w:pPr>
              <w:suppressAutoHyphens/>
              <w:rPr>
                <w:rFonts w:ascii="Arial" w:hAnsi="Arial" w:cs="Arial"/>
                <w:sz w:val="20"/>
                <w:szCs w:val="20"/>
              </w:rPr>
            </w:pPr>
            <w:r>
              <w:rPr>
                <w:rFonts w:ascii="Arial" w:hAnsi="Arial" w:cs="Arial"/>
                <w:sz w:val="20"/>
                <w:szCs w:val="20"/>
              </w:rPr>
              <w:t>No</w:t>
            </w:r>
          </w:p>
        </w:tc>
        <w:tc>
          <w:tcPr>
            <w:tcW w:w="1423" w:type="dxa"/>
            <w:vAlign w:val="center"/>
          </w:tcPr>
          <w:p w14:paraId="46C8A9BF" w14:textId="7AB0F0FC" w:rsidR="00C45AE7" w:rsidRPr="00FE4DF9" w:rsidRDefault="00557CAC" w:rsidP="00557CAC">
            <w:pPr>
              <w:suppressAutoHyphens/>
              <w:rPr>
                <w:rFonts w:ascii="Arial" w:hAnsi="Arial" w:cs="Arial"/>
                <w:sz w:val="20"/>
                <w:szCs w:val="20"/>
              </w:rPr>
            </w:pPr>
            <w:r>
              <w:rPr>
                <w:rFonts w:ascii="Arial" w:hAnsi="Arial" w:cs="Arial"/>
                <w:sz w:val="20"/>
                <w:szCs w:val="20"/>
              </w:rPr>
              <w:t>x</w:t>
            </w:r>
          </w:p>
        </w:tc>
        <w:tc>
          <w:tcPr>
            <w:tcW w:w="4673" w:type="dxa"/>
            <w:vAlign w:val="center"/>
          </w:tcPr>
          <w:p w14:paraId="1B24EA24" w14:textId="0C331A6C" w:rsidR="00C45AE7" w:rsidRPr="00FE4DF9" w:rsidRDefault="00557CAC" w:rsidP="00557CAC">
            <w:pPr>
              <w:suppressAutoHyphens/>
              <w:rPr>
                <w:rFonts w:ascii="Arial" w:hAnsi="Arial" w:cs="Arial"/>
                <w:sz w:val="20"/>
                <w:szCs w:val="20"/>
              </w:rPr>
            </w:pPr>
            <w:r>
              <w:rPr>
                <w:rFonts w:ascii="Arial" w:hAnsi="Arial" w:cs="Arial"/>
                <w:sz w:val="20"/>
                <w:szCs w:val="20"/>
              </w:rPr>
              <w:t>No top navigation is printed.</w:t>
            </w:r>
          </w:p>
        </w:tc>
      </w:tr>
      <w:tr w:rsidR="00C45AE7" w:rsidRPr="00FE4DF9" w14:paraId="4E9FD6D3" w14:textId="77777777" w:rsidTr="00557CAC">
        <w:tc>
          <w:tcPr>
            <w:tcW w:w="2126" w:type="dxa"/>
            <w:vAlign w:val="center"/>
          </w:tcPr>
          <w:p w14:paraId="4AD99F07" w14:textId="67740394" w:rsidR="00C45AE7" w:rsidRPr="00FE4DF9" w:rsidRDefault="003C21E4" w:rsidP="00557CAC">
            <w:pPr>
              <w:suppressAutoHyphens/>
              <w:rPr>
                <w:rFonts w:ascii="Arial" w:hAnsi="Arial" w:cs="Arial"/>
                <w:sz w:val="20"/>
                <w:szCs w:val="20"/>
              </w:rPr>
            </w:pPr>
            <w:r>
              <w:rPr>
                <w:rFonts w:ascii="Arial" w:hAnsi="Arial" w:cs="Arial"/>
                <w:sz w:val="20"/>
                <w:szCs w:val="20"/>
              </w:rPr>
              <w:t>S</w:t>
            </w:r>
            <w:r w:rsidR="00557CAC">
              <w:rPr>
                <w:rFonts w:ascii="Arial" w:hAnsi="Arial" w:cs="Arial"/>
                <w:sz w:val="20"/>
                <w:szCs w:val="20"/>
              </w:rPr>
              <w:t>ingle</w:t>
            </w:r>
          </w:p>
        </w:tc>
        <w:tc>
          <w:tcPr>
            <w:tcW w:w="1423" w:type="dxa"/>
            <w:vAlign w:val="center"/>
          </w:tcPr>
          <w:p w14:paraId="19B6B2FA" w14:textId="77777777" w:rsidR="00C45AE7" w:rsidRPr="00FE4DF9" w:rsidRDefault="00C45AE7" w:rsidP="00557CAC">
            <w:pPr>
              <w:suppressAutoHyphens/>
              <w:rPr>
                <w:rFonts w:ascii="Arial" w:hAnsi="Arial" w:cs="Arial"/>
                <w:sz w:val="20"/>
                <w:szCs w:val="20"/>
              </w:rPr>
            </w:pPr>
          </w:p>
        </w:tc>
        <w:tc>
          <w:tcPr>
            <w:tcW w:w="4673" w:type="dxa"/>
            <w:vAlign w:val="center"/>
          </w:tcPr>
          <w:p w14:paraId="10FCD5B9" w14:textId="24739AB5" w:rsidR="00C45AE7" w:rsidRPr="00FE4DF9" w:rsidRDefault="00557CAC" w:rsidP="00557CAC">
            <w:pPr>
              <w:suppressAutoHyphens/>
              <w:rPr>
                <w:rFonts w:ascii="Arial" w:hAnsi="Arial" w:cs="Arial"/>
                <w:sz w:val="20"/>
                <w:szCs w:val="20"/>
              </w:rPr>
            </w:pPr>
            <w:r>
              <w:rPr>
                <w:rFonts w:ascii="Arial" w:hAnsi="Arial" w:cs="Arial"/>
                <w:sz w:val="20"/>
                <w:szCs w:val="20"/>
              </w:rPr>
              <w:t>In data sheet only, prints navigation icons with links to product folder anchors.</w:t>
            </w:r>
          </w:p>
        </w:tc>
      </w:tr>
      <w:tr w:rsidR="00557CAC" w:rsidRPr="00FE4DF9" w14:paraId="2C2461BF" w14:textId="77777777" w:rsidTr="00557CAC">
        <w:tc>
          <w:tcPr>
            <w:tcW w:w="2126" w:type="dxa"/>
            <w:vAlign w:val="center"/>
          </w:tcPr>
          <w:p w14:paraId="0D40B594" w14:textId="27457A2F" w:rsidR="00557CAC" w:rsidRDefault="003C21E4" w:rsidP="00557CAC">
            <w:pPr>
              <w:suppressAutoHyphens/>
              <w:rPr>
                <w:rFonts w:ascii="Arial" w:hAnsi="Arial" w:cs="Arial"/>
                <w:sz w:val="20"/>
                <w:szCs w:val="20"/>
              </w:rPr>
            </w:pPr>
            <w:r>
              <w:rPr>
                <w:rFonts w:ascii="Arial" w:hAnsi="Arial" w:cs="Arial"/>
                <w:sz w:val="20"/>
                <w:szCs w:val="20"/>
              </w:rPr>
              <w:t>M</w:t>
            </w:r>
            <w:r w:rsidR="00557CAC">
              <w:rPr>
                <w:rFonts w:ascii="Arial" w:hAnsi="Arial" w:cs="Arial"/>
                <w:sz w:val="20"/>
                <w:szCs w:val="20"/>
              </w:rPr>
              <w:t>ulti</w:t>
            </w:r>
          </w:p>
        </w:tc>
        <w:tc>
          <w:tcPr>
            <w:tcW w:w="1423" w:type="dxa"/>
            <w:vAlign w:val="center"/>
          </w:tcPr>
          <w:p w14:paraId="0682AA56" w14:textId="77777777" w:rsidR="00557CAC" w:rsidRPr="00FE4DF9" w:rsidRDefault="00557CAC" w:rsidP="00557CAC">
            <w:pPr>
              <w:suppressAutoHyphens/>
              <w:rPr>
                <w:rFonts w:ascii="Arial" w:hAnsi="Arial" w:cs="Arial"/>
                <w:sz w:val="20"/>
                <w:szCs w:val="20"/>
              </w:rPr>
            </w:pPr>
          </w:p>
        </w:tc>
        <w:tc>
          <w:tcPr>
            <w:tcW w:w="4673" w:type="dxa"/>
            <w:vAlign w:val="center"/>
          </w:tcPr>
          <w:p w14:paraId="5DCD683A" w14:textId="353623F5" w:rsidR="00557CAC" w:rsidRPr="00FE4DF9" w:rsidRDefault="00557CAC" w:rsidP="00557CAC">
            <w:pPr>
              <w:suppressAutoHyphens/>
              <w:rPr>
                <w:rFonts w:ascii="Arial" w:hAnsi="Arial" w:cs="Arial"/>
                <w:sz w:val="20"/>
                <w:szCs w:val="20"/>
              </w:rPr>
            </w:pPr>
            <w:r>
              <w:rPr>
                <w:rFonts w:ascii="Arial" w:hAnsi="Arial" w:cs="Arial"/>
                <w:sz w:val="20"/>
                <w:szCs w:val="20"/>
              </w:rPr>
              <w:t>In data sheet only, prints navigation icons with links to document anchor.</w:t>
            </w:r>
          </w:p>
        </w:tc>
      </w:tr>
    </w:tbl>
    <w:p w14:paraId="65013477" w14:textId="77777777" w:rsidR="00C45AE7" w:rsidRPr="00C45AE7" w:rsidRDefault="00C45AE7" w:rsidP="00C45AE7"/>
    <w:p w14:paraId="305BBE0D" w14:textId="4BB1895C" w:rsidR="00C45AE7" w:rsidRPr="00C45AE7" w:rsidRDefault="00C45AE7" w:rsidP="00C45AE7"/>
    <w:p w14:paraId="169942F3" w14:textId="487E6BE6" w:rsidR="009C7DDC" w:rsidRPr="009B04C6" w:rsidRDefault="009C7DDC" w:rsidP="00FE4DF9">
      <w:pPr>
        <w:pStyle w:val="Heading1"/>
      </w:pPr>
      <w:bookmarkStart w:id="116" w:name="_Toc17440642"/>
      <w:r w:rsidRPr="009B04C6">
        <w:lastRenderedPageBreak/>
        <w:t>Metadata Fields</w:t>
      </w:r>
      <w:bookmarkEnd w:id="110"/>
      <w:bookmarkEnd w:id="111"/>
      <w:bookmarkEnd w:id="116"/>
    </w:p>
    <w:p w14:paraId="10AA30EF" w14:textId="2B0FAC0A" w:rsidR="009C7DDC" w:rsidRPr="009B04C6" w:rsidRDefault="009C7DDC" w:rsidP="004C4DC0">
      <w:pPr>
        <w:pStyle w:val="Body"/>
      </w:pPr>
      <w:r w:rsidRPr="009B04C6">
        <w:t xml:space="preserve">For each object type (topic, map, </w:t>
      </w:r>
      <w:r>
        <w:t>image</w:t>
      </w:r>
      <w:r w:rsidRPr="009B04C6">
        <w:t>, library</w:t>
      </w:r>
      <w:r>
        <w:t xml:space="preserve"> topic</w:t>
      </w:r>
      <w:r w:rsidRPr="009B04C6">
        <w:t xml:space="preserve">, publication, </w:t>
      </w:r>
      <w:r>
        <w:t xml:space="preserve">other (Word, </w:t>
      </w:r>
      <w:proofErr w:type="gramStart"/>
      <w:r>
        <w:t>PDF, …</w:t>
      </w:r>
      <w:r w:rsidRPr="009B04C6">
        <w:t>)</w:t>
      </w:r>
      <w:proofErr w:type="gramEnd"/>
      <w:r w:rsidRPr="009B04C6">
        <w:t xml:space="preserve"> a number of standard metadata fields are defined. For some object types additional fields were defined. In this section the list of visible metadata fields is listed. In the next section of this workbook, the configuration per object type is given as well as a brief description of each field. This table does not describe all metadata fields, as some are used only internally by </w:t>
      </w:r>
      <w:r>
        <w:t xml:space="preserve">SDL </w:t>
      </w:r>
      <w:proofErr w:type="spellStart"/>
      <w:r w:rsidR="00641024">
        <w:t>Tridion</w:t>
      </w:r>
      <w:proofErr w:type="spellEnd"/>
      <w:r w:rsidR="00641024">
        <w:t xml:space="preserve"> Docs</w:t>
      </w:r>
      <w:r>
        <w:t xml:space="preserve"> Content Manager</w:t>
      </w:r>
      <w:r w:rsidRPr="009B04C6">
        <w:t>.</w:t>
      </w:r>
    </w:p>
    <w:p w14:paraId="6C23ED54" w14:textId="449642FC" w:rsidR="009C7DDC" w:rsidRPr="009B04C6" w:rsidRDefault="009C7DDC" w:rsidP="004C4DC0">
      <w:pPr>
        <w:pStyle w:val="Body"/>
      </w:pPr>
      <w:r w:rsidRPr="009B04C6">
        <w:t xml:space="preserve">The Optional/Mandatory column indicates whether </w:t>
      </w:r>
      <w:r>
        <w:t xml:space="preserve">SDL </w:t>
      </w:r>
      <w:proofErr w:type="spellStart"/>
      <w:r w:rsidR="00641024">
        <w:t>Tridion</w:t>
      </w:r>
      <w:proofErr w:type="spellEnd"/>
      <w:r w:rsidR="00641024">
        <w:t xml:space="preserve"> Docs</w:t>
      </w:r>
      <w:r>
        <w:t xml:space="preserve"> Content Manager</w:t>
      </w:r>
      <w:r w:rsidRPr="009B04C6">
        <w:t xml:space="preserve"> forces setting a value for the field or not. This means that if a metadata field is mandatory and a value is not </w:t>
      </w:r>
      <w:proofErr w:type="gramStart"/>
      <w:r w:rsidRPr="009B04C6">
        <w:t>selected/entered</w:t>
      </w:r>
      <w:proofErr w:type="gramEnd"/>
      <w:r w:rsidRPr="009B04C6">
        <w:t xml:space="preserve"> the object cannot be created, updated or checked-in. So if for example the Reviewer is a mandatory field, it must be filled in by the Author upon creation of the object. This is not always known at that point in time; therefore these fields are usually not mandatory.</w:t>
      </w:r>
    </w:p>
    <w:p w14:paraId="3954ABAC" w14:textId="77777777" w:rsidR="009C7DDC" w:rsidRPr="009B04C6" w:rsidRDefault="009C7DDC" w:rsidP="004C4DC0">
      <w:pPr>
        <w:pStyle w:val="Body"/>
      </w:pPr>
      <w:r w:rsidRPr="009B04C6">
        <w:t>The 1</w:t>
      </w:r>
      <w:proofErr w:type="gramStart"/>
      <w:r w:rsidRPr="009B04C6">
        <w:t>..n</w:t>
      </w:r>
      <w:proofErr w:type="gramEnd"/>
      <w:r w:rsidRPr="009B04C6">
        <w:t xml:space="preserve"> column indicates how many values the field can hold. N represents unlimited.</w:t>
      </w:r>
    </w:p>
    <w:p w14:paraId="004ABE94" w14:textId="1A354C0F" w:rsidR="009C7DDC" w:rsidRPr="009B04C6" w:rsidRDefault="009C7DDC" w:rsidP="004C4DC0">
      <w:pPr>
        <w:pStyle w:val="Body"/>
      </w:pPr>
      <w:r w:rsidRPr="009B04C6">
        <w:t xml:space="preserve">Metadata fields and their properties cannot be changed post-implementation by </w:t>
      </w:r>
      <w:r w:rsidR="00283277">
        <w:rPr>
          <w:color w:val="FF0000"/>
        </w:rPr>
        <w:t>Texas Instruments</w:t>
      </w:r>
      <w:r w:rsidRPr="009B04C6">
        <w:t>. SDL Professional Services will be needed to make changes post-implementation.</w:t>
      </w:r>
    </w:p>
    <w:p w14:paraId="4E7DE61E" w14:textId="77777777" w:rsidR="009C7DDC" w:rsidRPr="009B04C6" w:rsidRDefault="009C7DDC" w:rsidP="004C4DC0">
      <w:pPr>
        <w:pStyle w:val="Body"/>
      </w:pPr>
    </w:p>
    <w:tbl>
      <w:tblPr>
        <w:tblW w:w="1062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53"/>
        <w:gridCol w:w="67"/>
        <w:gridCol w:w="1980"/>
        <w:gridCol w:w="720"/>
        <w:gridCol w:w="1170"/>
        <w:gridCol w:w="1350"/>
        <w:gridCol w:w="630"/>
        <w:gridCol w:w="900"/>
        <w:gridCol w:w="1350"/>
      </w:tblGrid>
      <w:tr w:rsidR="009C7DDC" w:rsidRPr="00BB198E" w14:paraId="20F2A3ED" w14:textId="77777777" w:rsidTr="001D4E38">
        <w:trPr>
          <w:cantSplit/>
          <w:tblHeader/>
        </w:trPr>
        <w:tc>
          <w:tcPr>
            <w:tcW w:w="2520" w:type="dxa"/>
            <w:gridSpan w:val="2"/>
            <w:tcBorders>
              <w:bottom w:val="single" w:sz="4" w:space="0" w:color="auto"/>
            </w:tcBorders>
            <w:shd w:val="clear" w:color="auto" w:fill="E0E0E0"/>
            <w:vAlign w:val="center"/>
          </w:tcPr>
          <w:p w14:paraId="4EF1E923" w14:textId="77777777" w:rsidR="009C7DDC" w:rsidRPr="00BB198E" w:rsidRDefault="009C7DDC" w:rsidP="00F21283">
            <w:pPr>
              <w:pStyle w:val="Table-ColHead"/>
              <w:rPr>
                <w:rFonts w:cs="Arial"/>
                <w:sz w:val="16"/>
                <w:szCs w:val="16"/>
              </w:rPr>
            </w:pPr>
            <w:r w:rsidRPr="00BB198E">
              <w:rPr>
                <w:rFonts w:cs="Arial"/>
                <w:sz w:val="16"/>
                <w:szCs w:val="16"/>
              </w:rPr>
              <w:t>Metadata label/field</w:t>
            </w:r>
          </w:p>
        </w:tc>
        <w:tc>
          <w:tcPr>
            <w:tcW w:w="1980" w:type="dxa"/>
            <w:tcBorders>
              <w:bottom w:val="single" w:sz="4" w:space="0" w:color="auto"/>
            </w:tcBorders>
            <w:shd w:val="clear" w:color="auto" w:fill="E0E0E0"/>
            <w:vAlign w:val="center"/>
          </w:tcPr>
          <w:p w14:paraId="3189BC95" w14:textId="77777777" w:rsidR="009C7DDC" w:rsidRPr="00BB198E" w:rsidRDefault="009C7DDC" w:rsidP="00F21283">
            <w:pPr>
              <w:pStyle w:val="Table-ColHead"/>
              <w:rPr>
                <w:rFonts w:cs="Arial"/>
                <w:sz w:val="16"/>
                <w:szCs w:val="16"/>
              </w:rPr>
            </w:pPr>
            <w:r w:rsidRPr="00BB198E">
              <w:rPr>
                <w:rFonts w:cs="Arial"/>
                <w:sz w:val="16"/>
                <w:szCs w:val="16"/>
              </w:rPr>
              <w:t>Description/Help text</w:t>
            </w:r>
          </w:p>
        </w:tc>
        <w:tc>
          <w:tcPr>
            <w:tcW w:w="720" w:type="dxa"/>
            <w:tcBorders>
              <w:bottom w:val="single" w:sz="4" w:space="0" w:color="auto"/>
            </w:tcBorders>
            <w:shd w:val="clear" w:color="auto" w:fill="E0E0E0"/>
            <w:vAlign w:val="center"/>
          </w:tcPr>
          <w:p w14:paraId="0C1463F1" w14:textId="77777777" w:rsidR="009C7DDC" w:rsidRPr="00BB198E" w:rsidRDefault="009C7DDC" w:rsidP="00F21283">
            <w:pPr>
              <w:pStyle w:val="Table-ColHead"/>
              <w:rPr>
                <w:rFonts w:cs="Arial"/>
                <w:sz w:val="16"/>
                <w:szCs w:val="16"/>
              </w:rPr>
            </w:pPr>
            <w:r w:rsidRPr="00BB198E">
              <w:rPr>
                <w:rFonts w:cs="Arial"/>
                <w:sz w:val="16"/>
                <w:szCs w:val="16"/>
              </w:rPr>
              <w:t>Default</w:t>
            </w:r>
          </w:p>
        </w:tc>
        <w:tc>
          <w:tcPr>
            <w:tcW w:w="1170" w:type="dxa"/>
            <w:tcBorders>
              <w:bottom w:val="single" w:sz="4" w:space="0" w:color="auto"/>
            </w:tcBorders>
            <w:shd w:val="clear" w:color="auto" w:fill="E0E0E0"/>
            <w:vAlign w:val="center"/>
          </w:tcPr>
          <w:p w14:paraId="054AD6CB" w14:textId="77777777" w:rsidR="009C7DDC" w:rsidRPr="00BB198E" w:rsidRDefault="009C7DDC" w:rsidP="00F21283">
            <w:pPr>
              <w:pStyle w:val="Table-ColHead"/>
              <w:rPr>
                <w:rFonts w:cs="Arial"/>
                <w:sz w:val="16"/>
                <w:szCs w:val="16"/>
              </w:rPr>
            </w:pPr>
            <w:r w:rsidRPr="00BB198E">
              <w:rPr>
                <w:rFonts w:cs="Arial"/>
                <w:sz w:val="16"/>
                <w:szCs w:val="16"/>
              </w:rPr>
              <w:t>Optional / Mandatory in Tools</w:t>
            </w:r>
          </w:p>
        </w:tc>
        <w:tc>
          <w:tcPr>
            <w:tcW w:w="1350" w:type="dxa"/>
            <w:tcBorders>
              <w:bottom w:val="single" w:sz="4" w:space="0" w:color="auto"/>
            </w:tcBorders>
            <w:shd w:val="clear" w:color="auto" w:fill="E0E0E0"/>
            <w:vAlign w:val="center"/>
          </w:tcPr>
          <w:p w14:paraId="231ECCBD" w14:textId="77777777" w:rsidR="009C7DDC" w:rsidRPr="00BB198E" w:rsidRDefault="009C7DDC" w:rsidP="00F21283">
            <w:pPr>
              <w:pStyle w:val="Table-ColHead"/>
              <w:rPr>
                <w:rFonts w:cs="Arial"/>
                <w:sz w:val="16"/>
                <w:szCs w:val="16"/>
              </w:rPr>
            </w:pPr>
            <w:r w:rsidRPr="00BB198E">
              <w:rPr>
                <w:rFonts w:cs="Arial"/>
                <w:sz w:val="16"/>
                <w:szCs w:val="16"/>
              </w:rPr>
              <w:t>Optional / Mandatory in Database</w:t>
            </w:r>
          </w:p>
        </w:tc>
        <w:tc>
          <w:tcPr>
            <w:tcW w:w="630" w:type="dxa"/>
            <w:tcBorders>
              <w:bottom w:val="single" w:sz="4" w:space="0" w:color="auto"/>
            </w:tcBorders>
            <w:shd w:val="clear" w:color="auto" w:fill="E0E0E0"/>
            <w:vAlign w:val="center"/>
          </w:tcPr>
          <w:p w14:paraId="6FA141D4" w14:textId="77777777" w:rsidR="009C7DDC" w:rsidRPr="00BB198E" w:rsidRDefault="009C7DDC" w:rsidP="00F21283">
            <w:pPr>
              <w:pStyle w:val="Table-ColHead"/>
              <w:rPr>
                <w:rFonts w:cs="Arial"/>
                <w:sz w:val="16"/>
                <w:szCs w:val="16"/>
              </w:rPr>
            </w:pPr>
            <w:r w:rsidRPr="00BB198E">
              <w:rPr>
                <w:rFonts w:cs="Arial"/>
                <w:sz w:val="16"/>
                <w:szCs w:val="16"/>
              </w:rPr>
              <w:t>1..n</w:t>
            </w:r>
          </w:p>
        </w:tc>
        <w:tc>
          <w:tcPr>
            <w:tcW w:w="900" w:type="dxa"/>
            <w:tcBorders>
              <w:bottom w:val="single" w:sz="4" w:space="0" w:color="auto"/>
            </w:tcBorders>
            <w:shd w:val="clear" w:color="auto" w:fill="E0E0E0"/>
            <w:vAlign w:val="center"/>
          </w:tcPr>
          <w:p w14:paraId="186753AF" w14:textId="77777777" w:rsidR="009C7DDC" w:rsidRPr="00BB198E" w:rsidRDefault="009C7DDC" w:rsidP="00F21283">
            <w:pPr>
              <w:pStyle w:val="Table-ColHead"/>
              <w:rPr>
                <w:rFonts w:cs="Arial"/>
                <w:sz w:val="16"/>
                <w:szCs w:val="16"/>
              </w:rPr>
            </w:pPr>
            <w:r w:rsidRPr="00BB198E">
              <w:rPr>
                <w:rFonts w:cs="Arial"/>
                <w:sz w:val="16"/>
                <w:szCs w:val="16"/>
              </w:rPr>
              <w:t>Type</w:t>
            </w:r>
          </w:p>
        </w:tc>
        <w:tc>
          <w:tcPr>
            <w:tcW w:w="1350" w:type="dxa"/>
            <w:tcBorders>
              <w:bottom w:val="single" w:sz="4" w:space="0" w:color="auto"/>
            </w:tcBorders>
            <w:shd w:val="clear" w:color="auto" w:fill="E0E0E0"/>
            <w:vAlign w:val="center"/>
          </w:tcPr>
          <w:p w14:paraId="4F02292E" w14:textId="77777777" w:rsidR="009C7DDC" w:rsidRPr="00BB198E" w:rsidRDefault="009C7DDC" w:rsidP="00F21283">
            <w:pPr>
              <w:pStyle w:val="Table-ColHead"/>
              <w:rPr>
                <w:rFonts w:cs="Arial"/>
                <w:sz w:val="16"/>
                <w:szCs w:val="16"/>
              </w:rPr>
            </w:pPr>
            <w:r w:rsidRPr="00BB198E">
              <w:rPr>
                <w:rFonts w:cs="Arial"/>
                <w:sz w:val="16"/>
                <w:szCs w:val="16"/>
              </w:rPr>
              <w:t>LOV</w:t>
            </w:r>
          </w:p>
        </w:tc>
      </w:tr>
      <w:tr w:rsidR="009C7DDC" w:rsidRPr="009B04C6" w14:paraId="45A92109" w14:textId="77777777" w:rsidTr="00FE4DF9">
        <w:trPr>
          <w:cantSplit/>
        </w:trPr>
        <w:tc>
          <w:tcPr>
            <w:tcW w:w="10620" w:type="dxa"/>
            <w:gridSpan w:val="9"/>
            <w:shd w:val="clear" w:color="auto" w:fill="A6A6A6" w:themeFill="background1" w:themeFillShade="A6"/>
          </w:tcPr>
          <w:p w14:paraId="17878940" w14:textId="77777777" w:rsidR="009C7DDC" w:rsidRPr="00463B9C" w:rsidRDefault="009C7DDC" w:rsidP="00F21283">
            <w:pPr>
              <w:pStyle w:val="Table-Text"/>
              <w:suppressAutoHyphens/>
              <w:jc w:val="center"/>
              <w:rPr>
                <w:rFonts w:ascii="Arial" w:hAnsi="Arial" w:cs="Arial"/>
                <w:i/>
                <w:sz w:val="20"/>
                <w:lang w:val="en-GB" w:eastAsia="nl-NL"/>
              </w:rPr>
            </w:pPr>
            <w:r w:rsidRPr="00463B9C">
              <w:rPr>
                <w:rFonts w:ascii="Arial" w:hAnsi="Arial" w:cs="Arial"/>
                <w:i/>
                <w:sz w:val="20"/>
                <w:lang w:val="en-GB" w:eastAsia="nl-NL"/>
              </w:rPr>
              <w:t>General fields</w:t>
            </w:r>
          </w:p>
        </w:tc>
      </w:tr>
      <w:tr w:rsidR="009C7DDC" w:rsidRPr="009B04C6" w14:paraId="5E16A30D" w14:textId="77777777" w:rsidTr="001D4E38">
        <w:trPr>
          <w:cantSplit/>
        </w:trPr>
        <w:tc>
          <w:tcPr>
            <w:tcW w:w="2520" w:type="dxa"/>
            <w:gridSpan w:val="2"/>
            <w:shd w:val="clear" w:color="auto" w:fill="A6A6A6" w:themeFill="background1" w:themeFillShade="A6"/>
          </w:tcPr>
          <w:p w14:paraId="0465265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Date created </w:t>
            </w:r>
            <w:r w:rsidRPr="009B04C6">
              <w:rPr>
                <w:rFonts w:ascii="Arial" w:hAnsi="Arial" w:cs="Arial"/>
                <w:b/>
                <w:bCs/>
                <w:lang w:val="en-GB" w:eastAsia="nl-NL"/>
              </w:rPr>
              <w:br/>
            </w:r>
            <w:r w:rsidRPr="009B04C6">
              <w:rPr>
                <w:rFonts w:ascii="Arial" w:hAnsi="Arial" w:cs="Arial"/>
                <w:lang w:val="en-GB" w:eastAsia="nl-NL"/>
              </w:rPr>
              <w:t>CREATED-ON</w:t>
            </w:r>
          </w:p>
        </w:tc>
        <w:tc>
          <w:tcPr>
            <w:tcW w:w="1980" w:type="dxa"/>
            <w:shd w:val="clear" w:color="auto" w:fill="A6A6A6" w:themeFill="background1" w:themeFillShade="A6"/>
          </w:tcPr>
          <w:p w14:paraId="377DC4A8" w14:textId="77777777" w:rsidR="009C7DDC" w:rsidRPr="009B04C6" w:rsidRDefault="009C7DDC" w:rsidP="00F21283">
            <w:pPr>
              <w:pStyle w:val="Table-Text"/>
              <w:suppressAutoHyphens/>
              <w:rPr>
                <w:rFonts w:ascii="Arial" w:hAnsi="Arial" w:cs="Arial"/>
                <w:szCs w:val="16"/>
                <w:lang w:val="en-GB" w:eastAsia="nl-NL"/>
              </w:rPr>
            </w:pPr>
            <w:r w:rsidRPr="00C14CEB">
              <w:rPr>
                <w:rFonts w:ascii="Arial" w:hAnsi="Arial" w:cs="Arial"/>
                <w:szCs w:val="16"/>
                <w:lang w:val="en-GB" w:eastAsia="nl-NL"/>
              </w:rPr>
              <w:t>The date on which the current logical, version or language item was created</w:t>
            </w:r>
          </w:p>
        </w:tc>
        <w:tc>
          <w:tcPr>
            <w:tcW w:w="720" w:type="dxa"/>
            <w:shd w:val="clear" w:color="auto" w:fill="A6A6A6" w:themeFill="background1" w:themeFillShade="A6"/>
          </w:tcPr>
          <w:p w14:paraId="6EEE3912"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441051C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1350" w:type="dxa"/>
            <w:shd w:val="clear" w:color="auto" w:fill="A6A6A6" w:themeFill="background1" w:themeFillShade="A6"/>
          </w:tcPr>
          <w:p w14:paraId="411E7BB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630" w:type="dxa"/>
            <w:shd w:val="clear" w:color="auto" w:fill="A6A6A6" w:themeFill="background1" w:themeFillShade="A6"/>
          </w:tcPr>
          <w:p w14:paraId="497DD4D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7B5ABAA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Date</w:t>
            </w:r>
          </w:p>
        </w:tc>
        <w:tc>
          <w:tcPr>
            <w:tcW w:w="1350" w:type="dxa"/>
            <w:shd w:val="clear" w:color="auto" w:fill="A6A6A6" w:themeFill="background1" w:themeFillShade="A6"/>
          </w:tcPr>
          <w:p w14:paraId="62B8941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61E0D988" w14:textId="77777777" w:rsidTr="001D4E38">
        <w:trPr>
          <w:cantSplit/>
        </w:trPr>
        <w:tc>
          <w:tcPr>
            <w:tcW w:w="2520" w:type="dxa"/>
            <w:gridSpan w:val="2"/>
            <w:shd w:val="clear" w:color="auto" w:fill="A6A6A6" w:themeFill="background1" w:themeFillShade="A6"/>
          </w:tcPr>
          <w:p w14:paraId="257A225C" w14:textId="77777777" w:rsidR="009C7DDC" w:rsidRDefault="009C7DDC" w:rsidP="00F21283">
            <w:pPr>
              <w:pStyle w:val="Table-Text"/>
              <w:suppressAutoHyphens/>
              <w:rPr>
                <w:rFonts w:ascii="Arial" w:hAnsi="Arial" w:cs="Arial"/>
                <w:b/>
                <w:bCs/>
                <w:lang w:val="en-GB" w:eastAsia="nl-NL"/>
              </w:rPr>
            </w:pPr>
            <w:r>
              <w:rPr>
                <w:rFonts w:ascii="Arial" w:hAnsi="Arial" w:cs="Arial"/>
                <w:b/>
                <w:bCs/>
                <w:lang w:val="en-GB" w:eastAsia="nl-NL"/>
              </w:rPr>
              <w:t>Date content modified</w:t>
            </w:r>
          </w:p>
          <w:p w14:paraId="5984E7D5" w14:textId="77777777" w:rsidR="009C7DDC" w:rsidRPr="006626BD" w:rsidRDefault="009C7DDC" w:rsidP="00F21283">
            <w:pPr>
              <w:pStyle w:val="Table-Text"/>
              <w:suppressAutoHyphens/>
              <w:rPr>
                <w:rFonts w:ascii="Arial" w:hAnsi="Arial" w:cs="Arial"/>
                <w:bCs/>
                <w:szCs w:val="16"/>
                <w:lang w:val="en-GB" w:eastAsia="nl-NL"/>
              </w:rPr>
            </w:pPr>
            <w:r w:rsidRPr="006626BD">
              <w:rPr>
                <w:rFonts w:ascii="Arial" w:hAnsi="Arial" w:cs="Arial"/>
                <w:bCs/>
                <w:szCs w:val="16"/>
                <w:lang w:val="en-GB" w:eastAsia="nl-NL"/>
              </w:rPr>
              <w:t>FISHLASTMODIFIEDON</w:t>
            </w:r>
          </w:p>
        </w:tc>
        <w:tc>
          <w:tcPr>
            <w:tcW w:w="1980" w:type="dxa"/>
            <w:shd w:val="clear" w:color="auto" w:fill="A6A6A6" w:themeFill="background1" w:themeFillShade="A6"/>
          </w:tcPr>
          <w:p w14:paraId="5ABEA9FF" w14:textId="77777777" w:rsidR="009C7DDC" w:rsidRPr="009B04C6" w:rsidRDefault="009C7DDC" w:rsidP="00F21283">
            <w:pPr>
              <w:pStyle w:val="Table-Text"/>
              <w:suppressAutoHyphens/>
              <w:rPr>
                <w:rFonts w:ascii="Arial" w:hAnsi="Arial" w:cs="Arial"/>
                <w:szCs w:val="16"/>
                <w:lang w:val="en-GB" w:eastAsia="nl-NL"/>
              </w:rPr>
            </w:pPr>
            <w:r>
              <w:rPr>
                <w:rFonts w:ascii="Arial" w:hAnsi="Arial" w:cs="Arial"/>
                <w:szCs w:val="16"/>
                <w:lang w:val="en-GB" w:eastAsia="nl-NL"/>
              </w:rPr>
              <w:t>The date on which the last revision change was made on the content</w:t>
            </w:r>
          </w:p>
        </w:tc>
        <w:tc>
          <w:tcPr>
            <w:tcW w:w="720" w:type="dxa"/>
            <w:shd w:val="clear" w:color="auto" w:fill="A6A6A6" w:themeFill="background1" w:themeFillShade="A6"/>
          </w:tcPr>
          <w:p w14:paraId="5F8C90B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2E99EBE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61FC6BD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2BC2E0CB"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1</w:t>
            </w:r>
          </w:p>
        </w:tc>
        <w:tc>
          <w:tcPr>
            <w:tcW w:w="900" w:type="dxa"/>
            <w:shd w:val="clear" w:color="auto" w:fill="A6A6A6" w:themeFill="background1" w:themeFillShade="A6"/>
          </w:tcPr>
          <w:p w14:paraId="6E36879C"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Date</w:t>
            </w:r>
          </w:p>
        </w:tc>
        <w:tc>
          <w:tcPr>
            <w:tcW w:w="1350" w:type="dxa"/>
            <w:shd w:val="clear" w:color="auto" w:fill="A6A6A6" w:themeFill="background1" w:themeFillShade="A6"/>
          </w:tcPr>
          <w:p w14:paraId="3CFD70E5"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w:t>
            </w:r>
          </w:p>
        </w:tc>
      </w:tr>
      <w:tr w:rsidR="009C7DDC" w:rsidRPr="009B04C6" w14:paraId="25220E13" w14:textId="77777777" w:rsidTr="001D4E38">
        <w:trPr>
          <w:cantSplit/>
        </w:trPr>
        <w:tc>
          <w:tcPr>
            <w:tcW w:w="2520" w:type="dxa"/>
            <w:gridSpan w:val="2"/>
            <w:shd w:val="clear" w:color="auto" w:fill="A6A6A6" w:themeFill="background1" w:themeFillShade="A6"/>
          </w:tcPr>
          <w:p w14:paraId="0A06162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Date modified </w:t>
            </w:r>
            <w:r w:rsidRPr="009B04C6">
              <w:rPr>
                <w:rFonts w:ascii="Arial" w:hAnsi="Arial" w:cs="Arial"/>
                <w:b/>
                <w:bCs/>
                <w:lang w:val="en-GB" w:eastAsia="nl-NL"/>
              </w:rPr>
              <w:br/>
            </w:r>
            <w:r w:rsidRPr="009B04C6">
              <w:rPr>
                <w:rFonts w:ascii="Arial" w:hAnsi="Arial" w:cs="Arial"/>
                <w:lang w:val="en-GB" w:eastAsia="nl-NL"/>
              </w:rPr>
              <w:t xml:space="preserve">MODIFIED-ON </w:t>
            </w:r>
          </w:p>
        </w:tc>
        <w:tc>
          <w:tcPr>
            <w:tcW w:w="1980" w:type="dxa"/>
            <w:shd w:val="clear" w:color="auto" w:fill="A6A6A6" w:themeFill="background1" w:themeFillShade="A6"/>
          </w:tcPr>
          <w:p w14:paraId="268D2858"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The date specifying the last modification of the</w:t>
            </w:r>
            <w:r>
              <w:rPr>
                <w:rFonts w:ascii="Arial" w:hAnsi="Arial" w:cs="Arial"/>
                <w:szCs w:val="16"/>
                <w:lang w:val="en-GB" w:eastAsia="nl-NL"/>
              </w:rPr>
              <w:t xml:space="preserve"> logical, version or</w:t>
            </w:r>
            <w:r w:rsidRPr="009B04C6">
              <w:rPr>
                <w:rFonts w:ascii="Arial" w:hAnsi="Arial" w:cs="Arial"/>
                <w:szCs w:val="16"/>
                <w:lang w:val="en-GB" w:eastAsia="nl-NL"/>
              </w:rPr>
              <w:t xml:space="preserve"> language item metadata, the last workflow operation or the last revision change.</w:t>
            </w:r>
          </w:p>
        </w:tc>
        <w:tc>
          <w:tcPr>
            <w:tcW w:w="720" w:type="dxa"/>
            <w:shd w:val="clear" w:color="auto" w:fill="A6A6A6" w:themeFill="background1" w:themeFillShade="A6"/>
          </w:tcPr>
          <w:p w14:paraId="10517EB4"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217684D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5AD3614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7A47E8E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33C01A9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Date</w:t>
            </w:r>
          </w:p>
        </w:tc>
        <w:tc>
          <w:tcPr>
            <w:tcW w:w="1350" w:type="dxa"/>
            <w:shd w:val="clear" w:color="auto" w:fill="A6A6A6" w:themeFill="background1" w:themeFillShade="A6"/>
          </w:tcPr>
          <w:p w14:paraId="6BC9507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724257C7" w14:textId="77777777" w:rsidTr="001D4E38">
        <w:trPr>
          <w:cantSplit/>
        </w:trPr>
        <w:tc>
          <w:tcPr>
            <w:tcW w:w="2520" w:type="dxa"/>
            <w:gridSpan w:val="2"/>
            <w:shd w:val="clear" w:color="auto" w:fill="A6A6A6" w:themeFill="background1" w:themeFillShade="A6"/>
          </w:tcPr>
          <w:p w14:paraId="2682C52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Title </w:t>
            </w:r>
            <w:r w:rsidRPr="009B04C6">
              <w:rPr>
                <w:rFonts w:ascii="Arial" w:hAnsi="Arial" w:cs="Arial"/>
                <w:b/>
                <w:bCs/>
                <w:lang w:eastAsia="nl-NL"/>
              </w:rPr>
              <w:br/>
            </w:r>
            <w:r w:rsidRPr="009B04C6">
              <w:rPr>
                <w:rFonts w:ascii="Arial" w:hAnsi="Arial" w:cs="Arial"/>
                <w:lang w:eastAsia="nl-NL"/>
              </w:rPr>
              <w:t>FTITLE</w:t>
            </w:r>
            <w:r w:rsidRPr="009B04C6">
              <w:rPr>
                <w:rFonts w:ascii="Arial" w:hAnsi="Arial" w:cs="Arial"/>
                <w:b/>
                <w:bCs/>
                <w:lang w:eastAsia="nl-NL"/>
              </w:rPr>
              <w:t xml:space="preserve"> </w:t>
            </w:r>
          </w:p>
        </w:tc>
        <w:tc>
          <w:tcPr>
            <w:tcW w:w="1980" w:type="dxa"/>
            <w:shd w:val="clear" w:color="auto" w:fill="A6A6A6" w:themeFill="background1" w:themeFillShade="A6"/>
          </w:tcPr>
          <w:p w14:paraId="01D1F8E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Object Title </w:t>
            </w:r>
          </w:p>
        </w:tc>
        <w:tc>
          <w:tcPr>
            <w:tcW w:w="720" w:type="dxa"/>
            <w:shd w:val="clear" w:color="auto" w:fill="A6A6A6" w:themeFill="background1" w:themeFillShade="A6"/>
          </w:tcPr>
          <w:p w14:paraId="6F46954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01DA8D9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3876592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2F48219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7D3C78B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String</w:t>
            </w:r>
          </w:p>
        </w:tc>
        <w:tc>
          <w:tcPr>
            <w:tcW w:w="1350" w:type="dxa"/>
            <w:shd w:val="clear" w:color="auto" w:fill="A6A6A6" w:themeFill="background1" w:themeFillShade="A6"/>
          </w:tcPr>
          <w:p w14:paraId="13EFD16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r>
      <w:tr w:rsidR="009C7DDC" w:rsidRPr="009B04C6" w14:paraId="7FB3ACCB" w14:textId="77777777" w:rsidTr="001D4E38">
        <w:trPr>
          <w:cantSplit/>
        </w:trPr>
        <w:tc>
          <w:tcPr>
            <w:tcW w:w="2520" w:type="dxa"/>
            <w:gridSpan w:val="2"/>
          </w:tcPr>
          <w:p w14:paraId="762E5FE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Topic type </w:t>
            </w:r>
            <w:r w:rsidRPr="009B04C6">
              <w:rPr>
                <w:rFonts w:ascii="Arial" w:hAnsi="Arial" w:cs="Arial"/>
                <w:b/>
                <w:bCs/>
                <w:lang w:eastAsia="nl-NL"/>
              </w:rPr>
              <w:br/>
            </w:r>
            <w:bookmarkStart w:id="117" w:name="FMODULETYPE"/>
            <w:r w:rsidRPr="009B04C6">
              <w:rPr>
                <w:rFonts w:ascii="Arial" w:hAnsi="Arial" w:cs="Arial"/>
                <w:lang w:eastAsia="nl-NL"/>
              </w:rPr>
              <w:t>FMODULETYPE</w:t>
            </w:r>
            <w:r w:rsidRPr="009B04C6">
              <w:rPr>
                <w:rFonts w:ascii="Arial" w:hAnsi="Arial" w:cs="Arial"/>
                <w:b/>
                <w:bCs/>
                <w:lang w:eastAsia="nl-NL"/>
              </w:rPr>
              <w:t xml:space="preserve"> </w:t>
            </w:r>
            <w:bookmarkEnd w:id="117"/>
          </w:p>
        </w:tc>
        <w:tc>
          <w:tcPr>
            <w:tcW w:w="1980" w:type="dxa"/>
          </w:tcPr>
          <w:p w14:paraId="6C232A5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Indicates the content type of the topic.</w:t>
            </w:r>
          </w:p>
        </w:tc>
        <w:tc>
          <w:tcPr>
            <w:tcW w:w="720" w:type="dxa"/>
          </w:tcPr>
          <w:p w14:paraId="1C1D2A3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szCs w:val="16"/>
                <w:lang w:val="en-GB" w:eastAsia="nl-NL"/>
              </w:rPr>
              <w:t xml:space="preserve">Defined on </w:t>
            </w:r>
            <w:r>
              <w:rPr>
                <w:rFonts w:ascii="Arial" w:hAnsi="Arial" w:cs="Arial"/>
                <w:szCs w:val="16"/>
                <w:lang w:val="en-GB" w:eastAsia="nl-NL"/>
              </w:rPr>
              <w:t xml:space="preserve">editor </w:t>
            </w:r>
            <w:r w:rsidRPr="009B04C6">
              <w:rPr>
                <w:rFonts w:ascii="Arial" w:hAnsi="Arial" w:cs="Arial"/>
                <w:szCs w:val="16"/>
                <w:lang w:val="en-GB" w:eastAsia="nl-NL"/>
              </w:rPr>
              <w:t>template</w:t>
            </w:r>
          </w:p>
        </w:tc>
        <w:tc>
          <w:tcPr>
            <w:tcW w:w="1170" w:type="dxa"/>
          </w:tcPr>
          <w:p w14:paraId="25E8961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tcPr>
          <w:p w14:paraId="66D370C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tcPr>
          <w:p w14:paraId="5899B25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tcPr>
          <w:p w14:paraId="1B5BBB1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tcPr>
          <w:p w14:paraId="2924B15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DMODULETYPE</w:t>
            </w:r>
          </w:p>
        </w:tc>
      </w:tr>
      <w:tr w:rsidR="009C7DDC" w:rsidRPr="009B04C6" w14:paraId="01C8F9F9" w14:textId="77777777" w:rsidTr="001D4E38">
        <w:trPr>
          <w:cantSplit/>
        </w:trPr>
        <w:tc>
          <w:tcPr>
            <w:tcW w:w="2520" w:type="dxa"/>
            <w:gridSpan w:val="2"/>
          </w:tcPr>
          <w:p w14:paraId="2AF8DA50" w14:textId="77777777" w:rsidR="009C7DDC" w:rsidRPr="009B04C6" w:rsidRDefault="009C7DDC" w:rsidP="00F21283">
            <w:pPr>
              <w:pStyle w:val="Table-Text"/>
              <w:suppressAutoHyphens/>
              <w:rPr>
                <w:rFonts w:ascii="Arial" w:hAnsi="Arial" w:cs="Arial"/>
                <w:lang w:val="en-GB" w:eastAsia="nl-NL"/>
              </w:rPr>
            </w:pPr>
            <w:r>
              <w:rPr>
                <w:rFonts w:ascii="Arial" w:hAnsi="Arial" w:cs="Arial"/>
                <w:b/>
                <w:bCs/>
                <w:lang w:val="en-GB" w:eastAsia="nl-NL"/>
              </w:rPr>
              <w:t>Image</w:t>
            </w:r>
            <w:r w:rsidRPr="009B04C6">
              <w:rPr>
                <w:rFonts w:ascii="Arial" w:hAnsi="Arial" w:cs="Arial"/>
                <w:b/>
                <w:bCs/>
                <w:lang w:val="en-GB" w:eastAsia="nl-NL"/>
              </w:rPr>
              <w:t xml:space="preserve"> type </w:t>
            </w:r>
            <w:bookmarkStart w:id="118" w:name="FILLUSTRATIONTYPE"/>
            <w:r w:rsidRPr="009B04C6">
              <w:rPr>
                <w:rFonts w:ascii="Arial" w:hAnsi="Arial" w:cs="Arial"/>
                <w:lang w:val="en-GB" w:eastAsia="nl-NL"/>
              </w:rPr>
              <w:t>FILLUSTRATIONTYPE</w:t>
            </w:r>
            <w:r w:rsidRPr="009B04C6">
              <w:rPr>
                <w:rFonts w:ascii="Arial" w:hAnsi="Arial" w:cs="Arial"/>
                <w:b/>
                <w:bCs/>
                <w:lang w:val="en-GB" w:eastAsia="nl-NL"/>
              </w:rPr>
              <w:t xml:space="preserve"> </w:t>
            </w:r>
            <w:bookmarkEnd w:id="118"/>
          </w:p>
        </w:tc>
        <w:tc>
          <w:tcPr>
            <w:tcW w:w="1980" w:type="dxa"/>
          </w:tcPr>
          <w:p w14:paraId="27DBFE9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Indicates the content type of the </w:t>
            </w:r>
            <w:r>
              <w:rPr>
                <w:rFonts w:ascii="Arial" w:hAnsi="Arial" w:cs="Arial"/>
                <w:lang w:eastAsia="nl-NL"/>
              </w:rPr>
              <w:t>image</w:t>
            </w:r>
            <w:r w:rsidRPr="009B04C6">
              <w:rPr>
                <w:rFonts w:ascii="Arial" w:hAnsi="Arial" w:cs="Arial"/>
                <w:lang w:eastAsia="nl-NL"/>
              </w:rPr>
              <w:t>.</w:t>
            </w:r>
          </w:p>
        </w:tc>
        <w:tc>
          <w:tcPr>
            <w:tcW w:w="720" w:type="dxa"/>
          </w:tcPr>
          <w:p w14:paraId="3DC1A970"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tcPr>
          <w:p w14:paraId="498E0055" w14:textId="3C083633" w:rsidR="009C7DDC" w:rsidRPr="009B04C6" w:rsidRDefault="00FB655D" w:rsidP="00F21283">
            <w:pPr>
              <w:pStyle w:val="Table-Text"/>
              <w:suppressAutoHyphens/>
              <w:rPr>
                <w:rFonts w:ascii="Arial" w:hAnsi="Arial" w:cs="Arial"/>
                <w:lang w:val="en-GB" w:eastAsia="nl-NL"/>
              </w:rPr>
            </w:pPr>
            <w:r>
              <w:rPr>
                <w:rFonts w:ascii="Arial" w:hAnsi="Arial" w:cs="Arial"/>
                <w:lang w:val="en-GB" w:eastAsia="nl-NL"/>
              </w:rPr>
              <w:t>Mandatory</w:t>
            </w:r>
          </w:p>
        </w:tc>
        <w:tc>
          <w:tcPr>
            <w:tcW w:w="1350" w:type="dxa"/>
          </w:tcPr>
          <w:p w14:paraId="67AFA421" w14:textId="35B1AD0E" w:rsidR="009C7DDC" w:rsidRPr="009B04C6" w:rsidRDefault="00FB655D" w:rsidP="00F21283">
            <w:pPr>
              <w:pStyle w:val="Table-Text"/>
              <w:suppressAutoHyphens/>
              <w:rPr>
                <w:rFonts w:ascii="Arial" w:hAnsi="Arial" w:cs="Arial"/>
                <w:lang w:val="en-GB" w:eastAsia="nl-NL"/>
              </w:rPr>
            </w:pPr>
            <w:r>
              <w:rPr>
                <w:rFonts w:ascii="Arial" w:hAnsi="Arial" w:cs="Arial"/>
                <w:lang w:val="en-GB" w:eastAsia="nl-NL"/>
              </w:rPr>
              <w:t>Mandatory</w:t>
            </w:r>
          </w:p>
        </w:tc>
        <w:tc>
          <w:tcPr>
            <w:tcW w:w="630" w:type="dxa"/>
          </w:tcPr>
          <w:p w14:paraId="58386B5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tcPr>
          <w:p w14:paraId="077BC5C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LOV</w:t>
            </w:r>
          </w:p>
        </w:tc>
        <w:tc>
          <w:tcPr>
            <w:tcW w:w="1350" w:type="dxa"/>
          </w:tcPr>
          <w:p w14:paraId="325F017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DILLUSTRATIONTYPE</w:t>
            </w:r>
          </w:p>
        </w:tc>
      </w:tr>
      <w:tr w:rsidR="009C7DDC" w:rsidRPr="009B04C6" w14:paraId="4DF0D820" w14:textId="77777777" w:rsidTr="001D4E38">
        <w:trPr>
          <w:cantSplit/>
        </w:trPr>
        <w:tc>
          <w:tcPr>
            <w:tcW w:w="2520" w:type="dxa"/>
            <w:gridSpan w:val="2"/>
          </w:tcPr>
          <w:p w14:paraId="162A659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Library </w:t>
            </w:r>
            <w:r>
              <w:rPr>
                <w:rFonts w:ascii="Arial" w:hAnsi="Arial" w:cs="Arial"/>
                <w:b/>
                <w:bCs/>
                <w:lang w:eastAsia="nl-NL"/>
              </w:rPr>
              <w:t xml:space="preserve">topic </w:t>
            </w:r>
            <w:r w:rsidRPr="009B04C6">
              <w:rPr>
                <w:rFonts w:ascii="Arial" w:hAnsi="Arial" w:cs="Arial"/>
                <w:b/>
                <w:bCs/>
                <w:lang w:eastAsia="nl-NL"/>
              </w:rPr>
              <w:t xml:space="preserve">type </w:t>
            </w:r>
            <w:r w:rsidRPr="009B04C6">
              <w:rPr>
                <w:rFonts w:ascii="Arial" w:hAnsi="Arial" w:cs="Arial"/>
                <w:b/>
                <w:bCs/>
                <w:lang w:eastAsia="nl-NL"/>
              </w:rPr>
              <w:br/>
            </w:r>
            <w:bookmarkStart w:id="119" w:name="FLIBRARYTYPE"/>
            <w:r w:rsidRPr="009B04C6">
              <w:rPr>
                <w:rFonts w:ascii="Arial" w:hAnsi="Arial" w:cs="Arial"/>
                <w:lang w:eastAsia="nl-NL"/>
              </w:rPr>
              <w:t xml:space="preserve">FLIBRARYTYPE </w:t>
            </w:r>
            <w:bookmarkEnd w:id="119"/>
          </w:p>
        </w:tc>
        <w:tc>
          <w:tcPr>
            <w:tcW w:w="1980" w:type="dxa"/>
          </w:tcPr>
          <w:p w14:paraId="73889BD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Indicates the content type of the library</w:t>
            </w:r>
            <w:r>
              <w:rPr>
                <w:rFonts w:ascii="Arial" w:hAnsi="Arial" w:cs="Arial"/>
                <w:lang w:eastAsia="nl-NL"/>
              </w:rPr>
              <w:t xml:space="preserve"> topic</w:t>
            </w:r>
            <w:r w:rsidRPr="009B04C6">
              <w:rPr>
                <w:rFonts w:ascii="Arial" w:hAnsi="Arial" w:cs="Arial"/>
                <w:lang w:eastAsia="nl-NL"/>
              </w:rPr>
              <w:t>.</w:t>
            </w:r>
          </w:p>
        </w:tc>
        <w:tc>
          <w:tcPr>
            <w:tcW w:w="720" w:type="dxa"/>
          </w:tcPr>
          <w:p w14:paraId="5AD052B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szCs w:val="16"/>
                <w:lang w:val="en-GB" w:eastAsia="nl-NL"/>
              </w:rPr>
              <w:t xml:space="preserve">Defined on </w:t>
            </w:r>
            <w:r>
              <w:rPr>
                <w:rFonts w:ascii="Arial" w:hAnsi="Arial" w:cs="Arial"/>
                <w:szCs w:val="16"/>
                <w:lang w:val="en-GB" w:eastAsia="nl-NL"/>
              </w:rPr>
              <w:t xml:space="preserve">editor </w:t>
            </w:r>
            <w:r w:rsidRPr="009B04C6">
              <w:rPr>
                <w:rFonts w:ascii="Arial" w:hAnsi="Arial" w:cs="Arial"/>
                <w:szCs w:val="16"/>
                <w:lang w:val="en-GB" w:eastAsia="nl-NL"/>
              </w:rPr>
              <w:t>template</w:t>
            </w:r>
          </w:p>
        </w:tc>
        <w:tc>
          <w:tcPr>
            <w:tcW w:w="1170" w:type="dxa"/>
          </w:tcPr>
          <w:p w14:paraId="0502F468" w14:textId="72FF35A9" w:rsidR="009C7DDC" w:rsidRPr="009B04C6" w:rsidRDefault="00FB655D" w:rsidP="00F21283">
            <w:pPr>
              <w:pStyle w:val="Table-Text"/>
              <w:suppressAutoHyphens/>
              <w:rPr>
                <w:rFonts w:ascii="Arial" w:hAnsi="Arial" w:cs="Arial"/>
                <w:lang w:eastAsia="nl-NL"/>
              </w:rPr>
            </w:pPr>
            <w:r>
              <w:rPr>
                <w:rFonts w:ascii="Arial" w:hAnsi="Arial" w:cs="Arial"/>
                <w:lang w:val="en-GB" w:eastAsia="nl-NL"/>
              </w:rPr>
              <w:t>Mandatory</w:t>
            </w:r>
          </w:p>
        </w:tc>
        <w:tc>
          <w:tcPr>
            <w:tcW w:w="1350" w:type="dxa"/>
          </w:tcPr>
          <w:p w14:paraId="5D66E1CB" w14:textId="0D30468A" w:rsidR="009C7DDC" w:rsidRPr="009B04C6" w:rsidRDefault="00FB655D" w:rsidP="00F21283">
            <w:pPr>
              <w:pStyle w:val="Table-Text"/>
              <w:suppressAutoHyphens/>
              <w:rPr>
                <w:rFonts w:ascii="Arial" w:hAnsi="Arial" w:cs="Arial"/>
                <w:lang w:eastAsia="nl-NL"/>
              </w:rPr>
            </w:pPr>
            <w:r>
              <w:rPr>
                <w:rFonts w:ascii="Arial" w:hAnsi="Arial" w:cs="Arial"/>
                <w:lang w:val="en-GB" w:eastAsia="nl-NL"/>
              </w:rPr>
              <w:t>Mandatory</w:t>
            </w:r>
          </w:p>
        </w:tc>
        <w:tc>
          <w:tcPr>
            <w:tcW w:w="630" w:type="dxa"/>
          </w:tcPr>
          <w:p w14:paraId="4EF1026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tcPr>
          <w:p w14:paraId="0EF7466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tcPr>
          <w:p w14:paraId="3F557ED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DLIBRARYTYPE</w:t>
            </w:r>
          </w:p>
        </w:tc>
      </w:tr>
      <w:tr w:rsidR="009C7DDC" w:rsidRPr="009B04C6" w14:paraId="2F28A38C" w14:textId="77777777" w:rsidTr="001D4E38">
        <w:trPr>
          <w:cantSplit/>
        </w:trPr>
        <w:tc>
          <w:tcPr>
            <w:tcW w:w="2520" w:type="dxa"/>
            <w:gridSpan w:val="2"/>
          </w:tcPr>
          <w:p w14:paraId="2BA0166C" w14:textId="77777777" w:rsidR="009C7DDC" w:rsidRPr="009B04C6" w:rsidRDefault="009C7DDC" w:rsidP="00F21283">
            <w:pPr>
              <w:pStyle w:val="Table-Text"/>
              <w:suppressAutoHyphens/>
              <w:rPr>
                <w:rFonts w:ascii="Arial" w:hAnsi="Arial" w:cs="Arial"/>
                <w:b/>
                <w:bCs/>
                <w:lang w:eastAsia="nl-NL"/>
              </w:rPr>
            </w:pPr>
            <w:r w:rsidRPr="009B04C6">
              <w:rPr>
                <w:rFonts w:ascii="Arial" w:hAnsi="Arial" w:cs="Arial"/>
                <w:b/>
                <w:bCs/>
                <w:lang w:eastAsia="nl-NL"/>
              </w:rPr>
              <w:lastRenderedPageBreak/>
              <w:t>Map type</w:t>
            </w:r>
            <w:r w:rsidRPr="009B04C6">
              <w:rPr>
                <w:rFonts w:ascii="Arial" w:hAnsi="Arial" w:cs="Arial"/>
                <w:b/>
                <w:bCs/>
                <w:lang w:eastAsia="nl-NL"/>
              </w:rPr>
              <w:br/>
            </w:r>
            <w:bookmarkStart w:id="120" w:name="FMASTERTYPE"/>
            <w:r w:rsidRPr="009B04C6">
              <w:rPr>
                <w:rFonts w:ascii="Arial" w:hAnsi="Arial" w:cs="Arial"/>
                <w:lang w:eastAsia="nl-NL"/>
              </w:rPr>
              <w:t>FMASTERTYPE</w:t>
            </w:r>
            <w:bookmarkEnd w:id="120"/>
          </w:p>
        </w:tc>
        <w:tc>
          <w:tcPr>
            <w:tcW w:w="1980" w:type="dxa"/>
          </w:tcPr>
          <w:p w14:paraId="3788FC0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Indicates the content type of the map.</w:t>
            </w:r>
          </w:p>
        </w:tc>
        <w:tc>
          <w:tcPr>
            <w:tcW w:w="720" w:type="dxa"/>
          </w:tcPr>
          <w:p w14:paraId="1D3AA89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szCs w:val="16"/>
                <w:lang w:val="en-GB" w:eastAsia="nl-NL"/>
              </w:rPr>
              <w:t xml:space="preserve">Defined on </w:t>
            </w:r>
            <w:r>
              <w:rPr>
                <w:rFonts w:ascii="Arial" w:hAnsi="Arial" w:cs="Arial"/>
                <w:szCs w:val="16"/>
                <w:lang w:val="en-GB" w:eastAsia="nl-NL"/>
              </w:rPr>
              <w:t xml:space="preserve">editor </w:t>
            </w:r>
            <w:r w:rsidRPr="009B04C6">
              <w:rPr>
                <w:rFonts w:ascii="Arial" w:hAnsi="Arial" w:cs="Arial"/>
                <w:szCs w:val="16"/>
                <w:lang w:val="en-GB" w:eastAsia="nl-NL"/>
              </w:rPr>
              <w:t>template</w:t>
            </w:r>
          </w:p>
        </w:tc>
        <w:tc>
          <w:tcPr>
            <w:tcW w:w="1170" w:type="dxa"/>
          </w:tcPr>
          <w:p w14:paraId="6E6253DD" w14:textId="2A26D544" w:rsidR="009C7DDC" w:rsidRPr="009B04C6" w:rsidRDefault="002C3DA3" w:rsidP="00F21283">
            <w:pPr>
              <w:pStyle w:val="Table-Text"/>
              <w:suppressAutoHyphens/>
              <w:rPr>
                <w:rFonts w:ascii="Arial" w:hAnsi="Arial" w:cs="Arial"/>
                <w:lang w:val="en-GB" w:eastAsia="nl-NL"/>
              </w:rPr>
            </w:pPr>
            <w:r>
              <w:rPr>
                <w:rFonts w:ascii="Arial" w:hAnsi="Arial" w:cs="Arial"/>
                <w:lang w:val="en-GB" w:eastAsia="nl-NL"/>
              </w:rPr>
              <w:t>Mandatory</w:t>
            </w:r>
          </w:p>
        </w:tc>
        <w:tc>
          <w:tcPr>
            <w:tcW w:w="1350" w:type="dxa"/>
          </w:tcPr>
          <w:p w14:paraId="4D38292A" w14:textId="19995B79" w:rsidR="009C7DDC" w:rsidRPr="009B04C6" w:rsidRDefault="002C3DA3" w:rsidP="00F21283">
            <w:pPr>
              <w:pStyle w:val="Table-Text"/>
              <w:suppressAutoHyphens/>
              <w:rPr>
                <w:rFonts w:ascii="Arial" w:hAnsi="Arial" w:cs="Arial"/>
                <w:lang w:val="en-GB" w:eastAsia="nl-NL"/>
              </w:rPr>
            </w:pPr>
            <w:r>
              <w:rPr>
                <w:rFonts w:ascii="Arial" w:hAnsi="Arial" w:cs="Arial"/>
                <w:lang w:val="en-GB" w:eastAsia="nl-NL"/>
              </w:rPr>
              <w:t>Mandatory</w:t>
            </w:r>
          </w:p>
        </w:tc>
        <w:tc>
          <w:tcPr>
            <w:tcW w:w="630" w:type="dxa"/>
          </w:tcPr>
          <w:p w14:paraId="7E900F0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tcPr>
          <w:p w14:paraId="779DEA3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tcPr>
          <w:p w14:paraId="002F3C4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DMASTERTYPE</w:t>
            </w:r>
          </w:p>
        </w:tc>
      </w:tr>
      <w:tr w:rsidR="009C7DDC" w:rsidRPr="009B04C6" w14:paraId="7EA97BDF" w14:textId="77777777" w:rsidTr="001D4E38">
        <w:trPr>
          <w:cantSplit/>
        </w:trPr>
        <w:tc>
          <w:tcPr>
            <w:tcW w:w="2520" w:type="dxa"/>
            <w:gridSpan w:val="2"/>
            <w:tcBorders>
              <w:bottom w:val="single" w:sz="4" w:space="0" w:color="auto"/>
            </w:tcBorders>
          </w:tcPr>
          <w:p w14:paraId="4517025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Publication type </w:t>
            </w:r>
            <w:r w:rsidRPr="009B04C6">
              <w:rPr>
                <w:rFonts w:ascii="Arial" w:hAnsi="Arial" w:cs="Arial"/>
                <w:b/>
                <w:bCs/>
                <w:lang w:eastAsia="nl-NL"/>
              </w:rPr>
              <w:br/>
            </w:r>
            <w:bookmarkStart w:id="121" w:name="FISHPUBLICATIONTYPE"/>
            <w:r w:rsidRPr="009B04C6">
              <w:rPr>
                <w:rFonts w:ascii="Arial" w:hAnsi="Arial" w:cs="Arial"/>
                <w:lang w:eastAsia="nl-NL"/>
              </w:rPr>
              <w:t xml:space="preserve">FISHPUBLICATIONTYPE </w:t>
            </w:r>
            <w:bookmarkEnd w:id="121"/>
          </w:p>
        </w:tc>
        <w:tc>
          <w:tcPr>
            <w:tcW w:w="1980" w:type="dxa"/>
            <w:tcBorders>
              <w:bottom w:val="single" w:sz="4" w:space="0" w:color="auto"/>
            </w:tcBorders>
          </w:tcPr>
          <w:p w14:paraId="1EC1624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Indicates the content type of the publication.</w:t>
            </w:r>
          </w:p>
        </w:tc>
        <w:tc>
          <w:tcPr>
            <w:tcW w:w="720" w:type="dxa"/>
            <w:tcBorders>
              <w:bottom w:val="single" w:sz="4" w:space="0" w:color="auto"/>
            </w:tcBorders>
          </w:tcPr>
          <w:p w14:paraId="7BE31640"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w:t>
            </w:r>
          </w:p>
        </w:tc>
        <w:tc>
          <w:tcPr>
            <w:tcW w:w="1170" w:type="dxa"/>
            <w:tcBorders>
              <w:bottom w:val="single" w:sz="4" w:space="0" w:color="auto"/>
            </w:tcBorders>
          </w:tcPr>
          <w:p w14:paraId="51D98FC2" w14:textId="7ABCDF1A" w:rsidR="009C7DDC" w:rsidRPr="009B04C6" w:rsidRDefault="00FB655D" w:rsidP="00F21283">
            <w:pPr>
              <w:pStyle w:val="Table-Text"/>
              <w:suppressAutoHyphens/>
              <w:rPr>
                <w:rFonts w:ascii="Arial" w:hAnsi="Arial" w:cs="Arial"/>
                <w:lang w:eastAsia="nl-NL"/>
              </w:rPr>
            </w:pPr>
            <w:r>
              <w:rPr>
                <w:rFonts w:ascii="Arial" w:hAnsi="Arial" w:cs="Arial"/>
                <w:lang w:val="en-GB" w:eastAsia="nl-NL"/>
              </w:rPr>
              <w:t>Mandatory</w:t>
            </w:r>
          </w:p>
        </w:tc>
        <w:tc>
          <w:tcPr>
            <w:tcW w:w="1350" w:type="dxa"/>
            <w:tcBorders>
              <w:bottom w:val="single" w:sz="4" w:space="0" w:color="auto"/>
            </w:tcBorders>
          </w:tcPr>
          <w:p w14:paraId="226CDEB8" w14:textId="71CBE651" w:rsidR="009C7DDC" w:rsidRPr="009B04C6" w:rsidRDefault="00FB655D" w:rsidP="00F21283">
            <w:pPr>
              <w:pStyle w:val="Table-Text"/>
              <w:suppressAutoHyphens/>
              <w:rPr>
                <w:rFonts w:ascii="Arial" w:hAnsi="Arial" w:cs="Arial"/>
                <w:lang w:eastAsia="nl-NL"/>
              </w:rPr>
            </w:pPr>
            <w:r>
              <w:rPr>
                <w:rFonts w:ascii="Arial" w:hAnsi="Arial" w:cs="Arial"/>
                <w:lang w:val="en-GB" w:eastAsia="nl-NL"/>
              </w:rPr>
              <w:t>Mandatory</w:t>
            </w:r>
          </w:p>
        </w:tc>
        <w:tc>
          <w:tcPr>
            <w:tcW w:w="630" w:type="dxa"/>
            <w:tcBorders>
              <w:bottom w:val="single" w:sz="4" w:space="0" w:color="auto"/>
            </w:tcBorders>
          </w:tcPr>
          <w:p w14:paraId="45A8F92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tcBorders>
              <w:bottom w:val="single" w:sz="4" w:space="0" w:color="auto"/>
            </w:tcBorders>
          </w:tcPr>
          <w:p w14:paraId="7E6A615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tcBorders>
              <w:bottom w:val="single" w:sz="4" w:space="0" w:color="auto"/>
            </w:tcBorders>
          </w:tcPr>
          <w:p w14:paraId="52255E8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DPUBLICATIONTYPE</w:t>
            </w:r>
          </w:p>
        </w:tc>
      </w:tr>
      <w:tr w:rsidR="009C7DDC" w:rsidRPr="009B04C6" w14:paraId="14C0639C" w14:textId="77777777" w:rsidTr="001D4E38">
        <w:trPr>
          <w:cantSplit/>
        </w:trPr>
        <w:tc>
          <w:tcPr>
            <w:tcW w:w="2520" w:type="dxa"/>
            <w:gridSpan w:val="2"/>
            <w:shd w:val="clear" w:color="auto" w:fill="A6A6A6" w:themeFill="background1" w:themeFillShade="A6"/>
          </w:tcPr>
          <w:p w14:paraId="470217B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Description </w:t>
            </w:r>
            <w:r w:rsidRPr="009B04C6">
              <w:rPr>
                <w:rFonts w:ascii="Arial" w:hAnsi="Arial" w:cs="Arial"/>
                <w:b/>
                <w:bCs/>
                <w:lang w:val="en-GB" w:eastAsia="nl-NL"/>
              </w:rPr>
              <w:br/>
            </w:r>
            <w:r w:rsidRPr="009B04C6">
              <w:rPr>
                <w:rFonts w:ascii="Arial" w:hAnsi="Arial" w:cs="Arial"/>
                <w:lang w:val="en-GB" w:eastAsia="nl-NL"/>
              </w:rPr>
              <w:t xml:space="preserve">FDESCRIPTION </w:t>
            </w:r>
            <w:r w:rsidRPr="009B04C6">
              <w:rPr>
                <w:rFonts w:ascii="Arial" w:hAnsi="Arial" w:cs="Arial"/>
                <w:lang w:val="en-GB" w:eastAsia="nl-NL"/>
              </w:rPr>
              <w:br/>
            </w:r>
          </w:p>
        </w:tc>
        <w:tc>
          <w:tcPr>
            <w:tcW w:w="1980" w:type="dxa"/>
            <w:shd w:val="clear" w:color="auto" w:fill="A6A6A6" w:themeFill="background1" w:themeFillShade="A6"/>
          </w:tcPr>
          <w:p w14:paraId="3655A61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Free text that describes the object.</w:t>
            </w:r>
          </w:p>
        </w:tc>
        <w:tc>
          <w:tcPr>
            <w:tcW w:w="720" w:type="dxa"/>
            <w:shd w:val="clear" w:color="auto" w:fill="A6A6A6" w:themeFill="background1" w:themeFillShade="A6"/>
          </w:tcPr>
          <w:p w14:paraId="0ED0D669" w14:textId="77777777" w:rsidR="009C7DDC" w:rsidRPr="009B04C6" w:rsidRDefault="009C7DDC" w:rsidP="00F21283">
            <w:pPr>
              <w:pStyle w:val="Table-Text"/>
              <w:suppressAutoHyphens/>
              <w:rPr>
                <w:rFonts w:ascii="Arial" w:hAnsi="Arial" w:cs="Arial"/>
                <w:lang w:val="en-GB" w:eastAsia="nl-NL"/>
              </w:rPr>
            </w:pPr>
          </w:p>
        </w:tc>
        <w:tc>
          <w:tcPr>
            <w:tcW w:w="1170" w:type="dxa"/>
            <w:shd w:val="clear" w:color="auto" w:fill="A6A6A6" w:themeFill="background1" w:themeFillShade="A6"/>
          </w:tcPr>
          <w:p w14:paraId="7CBE33C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27D4B3D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2603ACC0"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1</w:t>
            </w:r>
          </w:p>
        </w:tc>
        <w:tc>
          <w:tcPr>
            <w:tcW w:w="900" w:type="dxa"/>
            <w:shd w:val="clear" w:color="auto" w:fill="A6A6A6" w:themeFill="background1" w:themeFillShade="A6"/>
          </w:tcPr>
          <w:p w14:paraId="76070854"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Long text</w:t>
            </w:r>
          </w:p>
        </w:tc>
        <w:tc>
          <w:tcPr>
            <w:tcW w:w="1350" w:type="dxa"/>
            <w:shd w:val="clear" w:color="auto" w:fill="A6A6A6" w:themeFill="background1" w:themeFillShade="A6"/>
          </w:tcPr>
          <w:p w14:paraId="06D782C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663F7F1C" w14:textId="77777777" w:rsidTr="001D4E38">
        <w:trPr>
          <w:cantSplit/>
        </w:trPr>
        <w:tc>
          <w:tcPr>
            <w:tcW w:w="2520" w:type="dxa"/>
            <w:gridSpan w:val="2"/>
            <w:shd w:val="clear" w:color="auto" w:fill="A6A6A6" w:themeFill="background1" w:themeFillShade="A6"/>
          </w:tcPr>
          <w:p w14:paraId="33BA194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Folder location </w:t>
            </w:r>
            <w:r w:rsidRPr="009B04C6">
              <w:rPr>
                <w:rFonts w:ascii="Arial" w:hAnsi="Arial" w:cs="Arial"/>
                <w:b/>
                <w:bCs/>
                <w:lang w:val="en-GB" w:eastAsia="nl-NL"/>
              </w:rPr>
              <w:br/>
            </w:r>
            <w:r w:rsidRPr="009B04C6">
              <w:rPr>
                <w:rFonts w:ascii="Arial" w:hAnsi="Arial" w:cs="Arial"/>
                <w:lang w:val="en-GB" w:eastAsia="nl-NL"/>
              </w:rPr>
              <w:t>FISHFOLDERPATH</w:t>
            </w:r>
          </w:p>
        </w:tc>
        <w:tc>
          <w:tcPr>
            <w:tcW w:w="1980" w:type="dxa"/>
            <w:shd w:val="clear" w:color="auto" w:fill="A6A6A6" w:themeFill="background1" w:themeFillShade="A6"/>
          </w:tcPr>
          <w:p w14:paraId="0569CA0A" w14:textId="77777777" w:rsidR="009C7DDC" w:rsidRPr="009B04C6" w:rsidRDefault="009C7DDC" w:rsidP="00F21283">
            <w:pPr>
              <w:pStyle w:val="Table-Text"/>
              <w:suppressAutoHyphens/>
              <w:rPr>
                <w:rFonts w:ascii="Arial" w:hAnsi="Arial" w:cs="Arial"/>
                <w:szCs w:val="16"/>
                <w:lang w:val="en-GB" w:eastAsia="nl-NL"/>
              </w:rPr>
            </w:pPr>
            <w:r>
              <w:rPr>
                <w:rFonts w:ascii="Arial" w:hAnsi="Arial" w:cs="Arial"/>
                <w:szCs w:val="16"/>
                <w:lang w:val="en-GB" w:eastAsia="nl-NL"/>
              </w:rPr>
              <w:t>Link to</w:t>
            </w:r>
            <w:r w:rsidRPr="009B04C6">
              <w:rPr>
                <w:rFonts w:ascii="Arial" w:hAnsi="Arial" w:cs="Arial"/>
                <w:szCs w:val="16"/>
                <w:lang w:val="en-GB" w:eastAsia="nl-NL"/>
              </w:rPr>
              <w:t xml:space="preserve"> the folder where the object resides</w:t>
            </w:r>
          </w:p>
        </w:tc>
        <w:tc>
          <w:tcPr>
            <w:tcW w:w="720" w:type="dxa"/>
            <w:shd w:val="clear" w:color="auto" w:fill="A6A6A6" w:themeFill="background1" w:themeFillShade="A6"/>
          </w:tcPr>
          <w:p w14:paraId="4678890C"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shd w:val="clear" w:color="auto" w:fill="A6A6A6" w:themeFill="background1" w:themeFillShade="A6"/>
          </w:tcPr>
          <w:p w14:paraId="192E59A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1350" w:type="dxa"/>
            <w:shd w:val="clear" w:color="auto" w:fill="A6A6A6" w:themeFill="background1" w:themeFillShade="A6"/>
          </w:tcPr>
          <w:p w14:paraId="2232B37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630" w:type="dxa"/>
            <w:shd w:val="clear" w:color="auto" w:fill="A6A6A6" w:themeFill="background1" w:themeFillShade="A6"/>
          </w:tcPr>
          <w:p w14:paraId="0E1B948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531CDC26"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Card</w:t>
            </w:r>
          </w:p>
        </w:tc>
        <w:tc>
          <w:tcPr>
            <w:tcW w:w="1350" w:type="dxa"/>
            <w:shd w:val="clear" w:color="auto" w:fill="A6A6A6" w:themeFill="background1" w:themeFillShade="A6"/>
          </w:tcPr>
          <w:p w14:paraId="15367BF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2CADF99A" w14:textId="77777777" w:rsidTr="001D4E38">
        <w:trPr>
          <w:cantSplit/>
        </w:trPr>
        <w:tc>
          <w:tcPr>
            <w:tcW w:w="2520" w:type="dxa"/>
            <w:gridSpan w:val="2"/>
            <w:shd w:val="clear" w:color="auto" w:fill="A6A6A6" w:themeFill="background1" w:themeFillShade="A6"/>
          </w:tcPr>
          <w:p w14:paraId="2CFC4C1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Translation management </w:t>
            </w:r>
            <w:r w:rsidRPr="009B04C6">
              <w:rPr>
                <w:rFonts w:ascii="Arial" w:hAnsi="Arial" w:cs="Arial"/>
                <w:b/>
                <w:bCs/>
                <w:lang w:eastAsia="nl-NL"/>
              </w:rPr>
              <w:br/>
            </w:r>
            <w:r w:rsidRPr="009B04C6">
              <w:rPr>
                <w:rFonts w:ascii="Arial" w:hAnsi="Arial" w:cs="Arial"/>
                <w:lang w:eastAsia="nl-NL"/>
              </w:rPr>
              <w:t>FNOTRANSLATIONMGMT</w:t>
            </w:r>
            <w:r w:rsidRPr="009B04C6">
              <w:rPr>
                <w:rFonts w:ascii="Arial" w:hAnsi="Arial" w:cs="Arial"/>
                <w:b/>
                <w:bCs/>
                <w:lang w:eastAsia="nl-NL"/>
              </w:rPr>
              <w:t xml:space="preserve"> </w:t>
            </w:r>
          </w:p>
        </w:tc>
        <w:tc>
          <w:tcPr>
            <w:tcW w:w="1980" w:type="dxa"/>
            <w:shd w:val="clear" w:color="auto" w:fill="A6A6A6" w:themeFill="background1" w:themeFillShade="A6"/>
          </w:tcPr>
          <w:p w14:paraId="65FFA59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Used on various logical card types to indicate if Translation Management is used to generate language cards with pre-translated objects.</w:t>
            </w:r>
          </w:p>
        </w:tc>
        <w:tc>
          <w:tcPr>
            <w:tcW w:w="720" w:type="dxa"/>
            <w:shd w:val="clear" w:color="auto" w:fill="A6A6A6" w:themeFill="background1" w:themeFillShade="A6"/>
          </w:tcPr>
          <w:p w14:paraId="1B802AC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Yes for Illustrations</w:t>
            </w:r>
          </w:p>
          <w:p w14:paraId="1EF70D5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No for other objects</w:t>
            </w:r>
          </w:p>
        </w:tc>
        <w:tc>
          <w:tcPr>
            <w:tcW w:w="1170" w:type="dxa"/>
            <w:shd w:val="clear" w:color="auto" w:fill="A6A6A6" w:themeFill="background1" w:themeFillShade="A6"/>
          </w:tcPr>
          <w:p w14:paraId="06C7505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2761167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52A84B7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1D640BD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c>
          <w:tcPr>
            <w:tcW w:w="1350" w:type="dxa"/>
            <w:shd w:val="clear" w:color="auto" w:fill="A6A6A6" w:themeFill="background1" w:themeFillShade="A6"/>
          </w:tcPr>
          <w:p w14:paraId="222626D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r>
      <w:tr w:rsidR="009C7DDC" w:rsidRPr="009B04C6" w14:paraId="22D7ACC8" w14:textId="77777777" w:rsidTr="001D4E38">
        <w:trPr>
          <w:cantSplit/>
        </w:trPr>
        <w:tc>
          <w:tcPr>
            <w:tcW w:w="2520" w:type="dxa"/>
            <w:gridSpan w:val="2"/>
            <w:shd w:val="clear" w:color="auto" w:fill="A6A6A6" w:themeFill="background1" w:themeFillShade="A6"/>
          </w:tcPr>
          <w:p w14:paraId="294D527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Requested languages </w:t>
            </w:r>
            <w:r w:rsidRPr="009B04C6">
              <w:rPr>
                <w:rFonts w:ascii="Arial" w:hAnsi="Arial" w:cs="Arial"/>
                <w:b/>
                <w:bCs/>
                <w:lang w:eastAsia="nl-NL"/>
              </w:rPr>
              <w:br/>
            </w:r>
            <w:r w:rsidRPr="009B04C6">
              <w:rPr>
                <w:rFonts w:ascii="Arial" w:hAnsi="Arial" w:cs="Arial"/>
                <w:lang w:eastAsia="nl-NL"/>
              </w:rPr>
              <w:t>FREQUESTEDLANGUAGES</w:t>
            </w:r>
            <w:r w:rsidRPr="009B04C6">
              <w:rPr>
                <w:rFonts w:ascii="Arial" w:hAnsi="Arial" w:cs="Arial"/>
                <w:b/>
                <w:bCs/>
                <w:lang w:eastAsia="nl-NL"/>
              </w:rPr>
              <w:t xml:space="preserve"> </w:t>
            </w:r>
          </w:p>
        </w:tc>
        <w:tc>
          <w:tcPr>
            <w:tcW w:w="1980" w:type="dxa"/>
            <w:shd w:val="clear" w:color="auto" w:fill="A6A6A6" w:themeFill="background1" w:themeFillShade="A6"/>
          </w:tcPr>
          <w:p w14:paraId="1660E6E3"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Target languages of the object/publication.</w:t>
            </w:r>
          </w:p>
        </w:tc>
        <w:tc>
          <w:tcPr>
            <w:tcW w:w="720" w:type="dxa"/>
            <w:shd w:val="clear" w:color="auto" w:fill="A6A6A6" w:themeFill="background1" w:themeFillShade="A6"/>
          </w:tcPr>
          <w:p w14:paraId="1E86558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228BE55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6BE96D5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75150B7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n</w:t>
            </w:r>
          </w:p>
        </w:tc>
        <w:tc>
          <w:tcPr>
            <w:tcW w:w="900" w:type="dxa"/>
            <w:shd w:val="clear" w:color="auto" w:fill="A6A6A6" w:themeFill="background1" w:themeFillShade="A6"/>
          </w:tcPr>
          <w:p w14:paraId="43665C34"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LOV</w:t>
            </w:r>
          </w:p>
        </w:tc>
        <w:tc>
          <w:tcPr>
            <w:tcW w:w="1350" w:type="dxa"/>
            <w:shd w:val="clear" w:color="auto" w:fill="A6A6A6" w:themeFill="background1" w:themeFillShade="A6"/>
          </w:tcPr>
          <w:p w14:paraId="48EC0DB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5559C04A" w14:textId="77777777" w:rsidTr="001D4E38">
        <w:trPr>
          <w:cantSplit/>
        </w:trPr>
        <w:tc>
          <w:tcPr>
            <w:tcW w:w="2520" w:type="dxa"/>
            <w:gridSpan w:val="2"/>
            <w:shd w:val="clear" w:color="auto" w:fill="A6A6A6" w:themeFill="background1" w:themeFillShade="A6"/>
          </w:tcPr>
          <w:p w14:paraId="470C331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Inherited languages</w:t>
            </w:r>
            <w:r w:rsidRPr="009B04C6">
              <w:rPr>
                <w:rFonts w:ascii="Arial" w:hAnsi="Arial" w:cs="Arial"/>
                <w:lang w:eastAsia="nl-NL"/>
              </w:rPr>
              <w:t xml:space="preserve"> FINHERITEDLANGUAGES </w:t>
            </w:r>
          </w:p>
        </w:tc>
        <w:tc>
          <w:tcPr>
            <w:tcW w:w="1980" w:type="dxa"/>
            <w:shd w:val="clear" w:color="auto" w:fill="A6A6A6" w:themeFill="background1" w:themeFillShade="A6"/>
          </w:tcPr>
          <w:p w14:paraId="3A101F24"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 xml:space="preserve">Target Languages that are inherited from </w:t>
            </w:r>
            <w:r>
              <w:rPr>
                <w:rFonts w:ascii="Arial" w:hAnsi="Arial" w:cs="Arial"/>
                <w:szCs w:val="16"/>
                <w:lang w:val="en-GB" w:eastAsia="nl-NL"/>
              </w:rPr>
              <w:t>objects that links to the current object</w:t>
            </w:r>
          </w:p>
        </w:tc>
        <w:tc>
          <w:tcPr>
            <w:tcW w:w="720" w:type="dxa"/>
            <w:shd w:val="clear" w:color="auto" w:fill="A6A6A6" w:themeFill="background1" w:themeFillShade="A6"/>
          </w:tcPr>
          <w:p w14:paraId="17878D9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Generated</w:t>
            </w:r>
          </w:p>
        </w:tc>
        <w:tc>
          <w:tcPr>
            <w:tcW w:w="1170" w:type="dxa"/>
            <w:shd w:val="clear" w:color="auto" w:fill="A6A6A6" w:themeFill="background1" w:themeFillShade="A6"/>
          </w:tcPr>
          <w:p w14:paraId="465051D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1261945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44843CD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n</w:t>
            </w:r>
          </w:p>
        </w:tc>
        <w:tc>
          <w:tcPr>
            <w:tcW w:w="900" w:type="dxa"/>
            <w:shd w:val="clear" w:color="auto" w:fill="A6A6A6" w:themeFill="background1" w:themeFillShade="A6"/>
          </w:tcPr>
          <w:p w14:paraId="201E2A1E"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LOV</w:t>
            </w:r>
          </w:p>
        </w:tc>
        <w:tc>
          <w:tcPr>
            <w:tcW w:w="1350" w:type="dxa"/>
            <w:shd w:val="clear" w:color="auto" w:fill="A6A6A6" w:themeFill="background1" w:themeFillShade="A6"/>
          </w:tcPr>
          <w:p w14:paraId="404294F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1CB12431" w14:textId="77777777" w:rsidTr="001D4E38">
        <w:trPr>
          <w:cantSplit/>
        </w:trPr>
        <w:tc>
          <w:tcPr>
            <w:tcW w:w="2520" w:type="dxa"/>
            <w:gridSpan w:val="2"/>
            <w:shd w:val="clear" w:color="auto" w:fill="A6A6A6" w:themeFill="background1" w:themeFillShade="A6"/>
          </w:tcPr>
          <w:p w14:paraId="6F32BAA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lang w:val="en-GB" w:eastAsia="nl-NL"/>
              </w:rPr>
              <w:t xml:space="preserve">Revision management </w:t>
            </w:r>
            <w:r w:rsidRPr="009B04C6">
              <w:rPr>
                <w:rFonts w:ascii="Arial" w:hAnsi="Arial" w:cs="Arial"/>
                <w:lang w:val="en-GB" w:eastAsia="nl-NL"/>
              </w:rPr>
              <w:t>FISHNOREVISIONS</w:t>
            </w:r>
          </w:p>
        </w:tc>
        <w:tc>
          <w:tcPr>
            <w:tcW w:w="1980" w:type="dxa"/>
            <w:shd w:val="clear" w:color="auto" w:fill="A6A6A6" w:themeFill="background1" w:themeFillShade="A6"/>
          </w:tcPr>
          <w:p w14:paraId="0830C9AF"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Enable revision management.</w:t>
            </w:r>
          </w:p>
        </w:tc>
        <w:tc>
          <w:tcPr>
            <w:tcW w:w="720" w:type="dxa"/>
            <w:shd w:val="clear" w:color="auto" w:fill="A6A6A6" w:themeFill="background1" w:themeFillShade="A6"/>
          </w:tcPr>
          <w:p w14:paraId="52B5E6A9" w14:textId="77777777" w:rsidR="009C7DDC" w:rsidRPr="009B04C6" w:rsidRDefault="009C7DDC" w:rsidP="00F21283">
            <w:pPr>
              <w:suppressAutoHyphens/>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170" w:type="dxa"/>
            <w:shd w:val="clear" w:color="auto" w:fill="A6A6A6" w:themeFill="background1" w:themeFillShade="A6"/>
          </w:tcPr>
          <w:p w14:paraId="275EC20E" w14:textId="77777777" w:rsidR="009C7DDC" w:rsidRPr="009B04C6" w:rsidRDefault="009C7DDC" w:rsidP="00F21283">
            <w:pPr>
              <w:suppressAutoHyphens/>
              <w:rPr>
                <w:rFonts w:ascii="Arial" w:eastAsia="SimSun" w:hAnsi="Arial" w:cs="Arial"/>
                <w:sz w:val="16"/>
                <w:szCs w:val="16"/>
                <w:lang w:val="nl-NL" w:eastAsia="zh-CN"/>
              </w:rPr>
            </w:pPr>
            <w:r w:rsidRPr="009B04C6">
              <w:rPr>
                <w:rFonts w:ascii="Arial" w:eastAsia="SimSun" w:hAnsi="Arial" w:cs="Arial"/>
                <w:sz w:val="16"/>
                <w:szCs w:val="16"/>
                <w:lang w:eastAsia="zh-CN"/>
              </w:rPr>
              <w:t>Mandatory</w:t>
            </w:r>
          </w:p>
        </w:tc>
        <w:tc>
          <w:tcPr>
            <w:tcW w:w="1350" w:type="dxa"/>
            <w:shd w:val="clear" w:color="auto" w:fill="A6A6A6" w:themeFill="background1" w:themeFillShade="A6"/>
          </w:tcPr>
          <w:p w14:paraId="794752B2" w14:textId="77777777" w:rsidR="009C7DDC" w:rsidRPr="009B04C6" w:rsidRDefault="009C7DDC" w:rsidP="00F21283">
            <w:pPr>
              <w:suppressAutoHyphens/>
              <w:rPr>
                <w:rFonts w:ascii="Arial" w:eastAsia="SimSun" w:hAnsi="Arial" w:cs="Arial"/>
                <w:sz w:val="16"/>
                <w:szCs w:val="16"/>
                <w:lang w:val="nl-NL" w:eastAsia="zh-CN"/>
              </w:rPr>
            </w:pPr>
            <w:r w:rsidRPr="009B04C6">
              <w:rPr>
                <w:rFonts w:ascii="Arial" w:eastAsia="SimSun" w:hAnsi="Arial" w:cs="Arial"/>
                <w:sz w:val="16"/>
                <w:szCs w:val="16"/>
                <w:lang w:eastAsia="zh-CN"/>
              </w:rPr>
              <w:t>Mandatory</w:t>
            </w:r>
          </w:p>
        </w:tc>
        <w:tc>
          <w:tcPr>
            <w:tcW w:w="630" w:type="dxa"/>
            <w:shd w:val="clear" w:color="auto" w:fill="A6A6A6" w:themeFill="background1" w:themeFillShade="A6"/>
          </w:tcPr>
          <w:p w14:paraId="403C7F09" w14:textId="77777777" w:rsidR="009C7DDC" w:rsidRPr="009B04C6" w:rsidRDefault="009C7DDC" w:rsidP="00F21283">
            <w:pPr>
              <w:suppressAutoHyphens/>
              <w:rPr>
                <w:rFonts w:ascii="Arial" w:eastAsia="SimSun" w:hAnsi="Arial" w:cs="Arial"/>
                <w:sz w:val="16"/>
                <w:szCs w:val="16"/>
                <w:lang w:val="nl-NL" w:eastAsia="zh-CN"/>
              </w:rPr>
            </w:pPr>
            <w:r w:rsidRPr="009B04C6">
              <w:rPr>
                <w:rFonts w:ascii="Arial" w:eastAsia="SimSun" w:hAnsi="Arial" w:cs="Arial"/>
                <w:sz w:val="16"/>
                <w:szCs w:val="16"/>
                <w:lang w:val="nl-NL" w:eastAsia="zh-CN"/>
              </w:rPr>
              <w:t>1</w:t>
            </w:r>
          </w:p>
        </w:tc>
        <w:tc>
          <w:tcPr>
            <w:tcW w:w="900" w:type="dxa"/>
            <w:shd w:val="clear" w:color="auto" w:fill="A6A6A6" w:themeFill="background1" w:themeFillShade="A6"/>
          </w:tcPr>
          <w:p w14:paraId="6BE24639" w14:textId="77777777" w:rsidR="009C7DDC" w:rsidRPr="009B04C6" w:rsidRDefault="009C7DDC" w:rsidP="00F21283">
            <w:pPr>
              <w:pStyle w:val="Table-Text"/>
              <w:suppressAutoHyphens/>
              <w:rPr>
                <w:rFonts w:ascii="Arial" w:eastAsia="SimSun" w:hAnsi="Arial" w:cs="Arial"/>
                <w:szCs w:val="16"/>
                <w:lang w:val="nl-NL" w:eastAsia="zh-CN"/>
              </w:rPr>
            </w:pPr>
            <w:r w:rsidRPr="009B04C6">
              <w:rPr>
                <w:rFonts w:ascii="Arial" w:hAnsi="Arial" w:cs="Arial"/>
                <w:lang w:eastAsia="nl-NL"/>
              </w:rPr>
              <w:t>Boolean</w:t>
            </w:r>
          </w:p>
        </w:tc>
        <w:tc>
          <w:tcPr>
            <w:tcW w:w="1350" w:type="dxa"/>
            <w:shd w:val="clear" w:color="auto" w:fill="A6A6A6" w:themeFill="background1" w:themeFillShade="A6"/>
          </w:tcPr>
          <w:p w14:paraId="62ACDD42" w14:textId="77777777" w:rsidR="009C7DDC" w:rsidRPr="009B04C6" w:rsidRDefault="009C7DDC" w:rsidP="00F21283">
            <w:pPr>
              <w:suppressAutoHyphens/>
              <w:rPr>
                <w:rFonts w:ascii="Arial" w:eastAsia="SimSun" w:hAnsi="Arial" w:cs="Arial"/>
                <w:sz w:val="16"/>
                <w:szCs w:val="16"/>
                <w:lang w:val="nl-NL" w:eastAsia="zh-CN"/>
              </w:rPr>
            </w:pPr>
            <w:r w:rsidRPr="009B04C6">
              <w:rPr>
                <w:rFonts w:ascii="Arial" w:eastAsia="SimSun" w:hAnsi="Arial" w:cs="Arial"/>
                <w:sz w:val="16"/>
                <w:szCs w:val="16"/>
                <w:lang w:val="nl-NL" w:eastAsia="zh-CN"/>
              </w:rPr>
              <w:t>BOOLEAN</w:t>
            </w:r>
          </w:p>
        </w:tc>
      </w:tr>
      <w:tr w:rsidR="009C7DDC" w:rsidRPr="009B04C6" w14:paraId="142D44FB" w14:textId="77777777" w:rsidTr="001D4E38">
        <w:trPr>
          <w:cantSplit/>
        </w:trPr>
        <w:tc>
          <w:tcPr>
            <w:tcW w:w="2520" w:type="dxa"/>
            <w:gridSpan w:val="2"/>
            <w:shd w:val="clear" w:color="auto" w:fill="A6A6A6" w:themeFill="background1" w:themeFillShade="A6"/>
          </w:tcPr>
          <w:p w14:paraId="52C61EE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Version </w:t>
            </w:r>
            <w:r w:rsidRPr="009B04C6">
              <w:rPr>
                <w:rFonts w:ascii="Arial" w:hAnsi="Arial" w:cs="Arial"/>
                <w:b/>
                <w:bCs/>
                <w:lang w:eastAsia="nl-NL"/>
              </w:rPr>
              <w:br/>
            </w:r>
            <w:proofErr w:type="spellStart"/>
            <w:r w:rsidRPr="009B04C6">
              <w:rPr>
                <w:rFonts w:ascii="Arial" w:hAnsi="Arial" w:cs="Arial"/>
                <w:lang w:eastAsia="nl-NL"/>
              </w:rPr>
              <w:t>VERSION</w:t>
            </w:r>
            <w:proofErr w:type="spellEnd"/>
            <w:r w:rsidRPr="009B04C6">
              <w:rPr>
                <w:rFonts w:ascii="Arial" w:hAnsi="Arial" w:cs="Arial"/>
                <w:b/>
                <w:bCs/>
                <w:lang w:eastAsia="nl-NL"/>
              </w:rPr>
              <w:t xml:space="preserve"> </w:t>
            </w:r>
          </w:p>
        </w:tc>
        <w:tc>
          <w:tcPr>
            <w:tcW w:w="1980" w:type="dxa"/>
            <w:shd w:val="clear" w:color="auto" w:fill="A6A6A6" w:themeFill="background1" w:themeFillShade="A6"/>
          </w:tcPr>
          <w:p w14:paraId="159C591D"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Version Number.</w:t>
            </w:r>
          </w:p>
        </w:tc>
        <w:tc>
          <w:tcPr>
            <w:tcW w:w="720" w:type="dxa"/>
            <w:shd w:val="clear" w:color="auto" w:fill="A6A6A6" w:themeFill="background1" w:themeFillShade="A6"/>
          </w:tcPr>
          <w:p w14:paraId="2A13752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Generated</w:t>
            </w:r>
          </w:p>
        </w:tc>
        <w:tc>
          <w:tcPr>
            <w:tcW w:w="1170" w:type="dxa"/>
            <w:shd w:val="clear" w:color="auto" w:fill="A6A6A6" w:themeFill="background1" w:themeFillShade="A6"/>
          </w:tcPr>
          <w:p w14:paraId="4782BEF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7DE533D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5D01BF3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2711057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String</w:t>
            </w:r>
          </w:p>
        </w:tc>
        <w:tc>
          <w:tcPr>
            <w:tcW w:w="1350" w:type="dxa"/>
            <w:shd w:val="clear" w:color="auto" w:fill="A6A6A6" w:themeFill="background1" w:themeFillShade="A6"/>
          </w:tcPr>
          <w:p w14:paraId="530C267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r>
      <w:tr w:rsidR="009C7DDC" w:rsidRPr="009B04C6" w14:paraId="5EAFBB57" w14:textId="77777777" w:rsidTr="001D4E38">
        <w:trPr>
          <w:cantSplit/>
        </w:trPr>
        <w:tc>
          <w:tcPr>
            <w:tcW w:w="2520" w:type="dxa"/>
            <w:gridSpan w:val="2"/>
            <w:shd w:val="clear" w:color="auto" w:fill="A6A6A6" w:themeFill="background1" w:themeFillShade="A6"/>
          </w:tcPr>
          <w:p w14:paraId="27BC142C"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Changes </w:t>
            </w:r>
            <w:r w:rsidRPr="009B04C6">
              <w:rPr>
                <w:rFonts w:ascii="Arial" w:hAnsi="Arial" w:cs="Arial"/>
                <w:b/>
                <w:bCs/>
                <w:lang w:val="en-GB" w:eastAsia="nl-NL"/>
              </w:rPr>
              <w:br/>
            </w:r>
            <w:r w:rsidRPr="009B04C6">
              <w:rPr>
                <w:rFonts w:ascii="Arial" w:hAnsi="Arial" w:cs="Arial"/>
                <w:lang w:val="en-GB" w:eastAsia="nl-NL"/>
              </w:rPr>
              <w:t xml:space="preserve">FCHANGES </w:t>
            </w:r>
          </w:p>
        </w:tc>
        <w:tc>
          <w:tcPr>
            <w:tcW w:w="1980" w:type="dxa"/>
            <w:shd w:val="clear" w:color="auto" w:fill="A6A6A6" w:themeFill="background1" w:themeFillShade="A6"/>
          </w:tcPr>
          <w:p w14:paraId="755E9E4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Reason for a new version.</w:t>
            </w:r>
          </w:p>
        </w:tc>
        <w:tc>
          <w:tcPr>
            <w:tcW w:w="720" w:type="dxa"/>
            <w:shd w:val="clear" w:color="auto" w:fill="A6A6A6" w:themeFill="background1" w:themeFillShade="A6"/>
          </w:tcPr>
          <w:p w14:paraId="49EB99E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shd w:val="clear" w:color="auto" w:fill="A6A6A6" w:themeFill="background1" w:themeFillShade="A6"/>
          </w:tcPr>
          <w:p w14:paraId="6E7D34D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5462410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58667B3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6E92EC76" w14:textId="77777777" w:rsidR="009C7DDC" w:rsidRPr="009B04C6" w:rsidRDefault="009C7DDC" w:rsidP="00F21283">
            <w:pPr>
              <w:pStyle w:val="Table-Text"/>
              <w:suppressAutoHyphens/>
              <w:rPr>
                <w:rFonts w:ascii="Arial" w:hAnsi="Arial" w:cs="Arial"/>
                <w:lang w:val="en-GB" w:eastAsia="nl-NL"/>
              </w:rPr>
            </w:pPr>
            <w:r>
              <w:t>Long Text</w:t>
            </w:r>
          </w:p>
        </w:tc>
        <w:tc>
          <w:tcPr>
            <w:tcW w:w="1350" w:type="dxa"/>
            <w:shd w:val="clear" w:color="auto" w:fill="A6A6A6" w:themeFill="background1" w:themeFillShade="A6"/>
          </w:tcPr>
          <w:p w14:paraId="15865D2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61AA2C4B" w14:textId="77777777" w:rsidTr="001D4E38">
        <w:trPr>
          <w:cantSplit/>
        </w:trPr>
        <w:tc>
          <w:tcPr>
            <w:tcW w:w="2520" w:type="dxa"/>
            <w:gridSpan w:val="2"/>
            <w:shd w:val="clear" w:color="auto" w:fill="A6A6A6" w:themeFill="background1" w:themeFillShade="A6"/>
          </w:tcPr>
          <w:p w14:paraId="16B2D83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lang w:eastAsia="nl-NL"/>
              </w:rPr>
              <w:t>Candidate  for baseline</w:t>
            </w:r>
            <w:r w:rsidRPr="009B04C6">
              <w:rPr>
                <w:rFonts w:ascii="Arial" w:hAnsi="Arial" w:cs="Arial"/>
                <w:lang w:eastAsia="nl-NL"/>
              </w:rPr>
              <w:t xml:space="preserve"> FISHRELEASECANDIDATE </w:t>
            </w:r>
          </w:p>
        </w:tc>
        <w:tc>
          <w:tcPr>
            <w:tcW w:w="1980" w:type="dxa"/>
            <w:shd w:val="clear" w:color="auto" w:fill="A6A6A6" w:themeFill="background1" w:themeFillShade="A6"/>
          </w:tcPr>
          <w:p w14:paraId="661D8720"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This field is used to complete a baseline with option "Candidate for baseline".</w:t>
            </w:r>
          </w:p>
        </w:tc>
        <w:tc>
          <w:tcPr>
            <w:tcW w:w="720" w:type="dxa"/>
            <w:shd w:val="clear" w:color="auto" w:fill="A6A6A6" w:themeFill="background1" w:themeFillShade="A6"/>
          </w:tcPr>
          <w:p w14:paraId="15D5CBF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45FE877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509EC32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75B2A05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n</w:t>
            </w:r>
          </w:p>
        </w:tc>
        <w:tc>
          <w:tcPr>
            <w:tcW w:w="900" w:type="dxa"/>
            <w:shd w:val="clear" w:color="auto" w:fill="A6A6A6" w:themeFill="background1" w:themeFillShade="A6"/>
          </w:tcPr>
          <w:p w14:paraId="60BE014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7443A1F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DDOCUMENTRELEASE</w:t>
            </w:r>
          </w:p>
        </w:tc>
      </w:tr>
      <w:tr w:rsidR="009C7DDC" w:rsidRPr="009B04C6" w14:paraId="0049902F" w14:textId="77777777" w:rsidTr="001D4E38">
        <w:trPr>
          <w:cantSplit/>
        </w:trPr>
        <w:tc>
          <w:tcPr>
            <w:tcW w:w="2520" w:type="dxa"/>
            <w:gridSpan w:val="2"/>
            <w:shd w:val="clear" w:color="auto" w:fill="A6A6A6" w:themeFill="background1" w:themeFillShade="A6"/>
          </w:tcPr>
          <w:p w14:paraId="58721AE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Baseline label </w:t>
            </w:r>
            <w:r w:rsidRPr="009B04C6">
              <w:rPr>
                <w:rFonts w:ascii="Arial" w:hAnsi="Arial" w:cs="Arial"/>
                <w:b/>
                <w:bCs/>
                <w:lang w:eastAsia="nl-NL"/>
              </w:rPr>
              <w:br/>
            </w:r>
            <w:r w:rsidRPr="009B04C6">
              <w:rPr>
                <w:rFonts w:ascii="Arial" w:hAnsi="Arial" w:cs="Arial"/>
                <w:lang w:eastAsia="nl-NL"/>
              </w:rPr>
              <w:t xml:space="preserve">FISHRELEASELABEL </w:t>
            </w:r>
          </w:p>
        </w:tc>
        <w:tc>
          <w:tcPr>
            <w:tcW w:w="1980" w:type="dxa"/>
            <w:shd w:val="clear" w:color="auto" w:fill="A6A6A6" w:themeFill="background1" w:themeFillShade="A6"/>
          </w:tcPr>
          <w:p w14:paraId="2C7DF737"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 xml:space="preserve">Used </w:t>
            </w:r>
            <w:r>
              <w:rPr>
                <w:rFonts w:ascii="Arial" w:hAnsi="Arial" w:cs="Arial"/>
                <w:szCs w:val="16"/>
                <w:lang w:val="en-GB" w:eastAsia="nl-NL"/>
              </w:rPr>
              <w:t>to indicate that an object version is part of a frozen baseline</w:t>
            </w:r>
          </w:p>
        </w:tc>
        <w:tc>
          <w:tcPr>
            <w:tcW w:w="720" w:type="dxa"/>
            <w:shd w:val="clear" w:color="auto" w:fill="A6A6A6" w:themeFill="background1" w:themeFillShade="A6"/>
          </w:tcPr>
          <w:p w14:paraId="7781CBC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Generated</w:t>
            </w:r>
          </w:p>
        </w:tc>
        <w:tc>
          <w:tcPr>
            <w:tcW w:w="1170" w:type="dxa"/>
            <w:shd w:val="clear" w:color="auto" w:fill="A6A6A6" w:themeFill="background1" w:themeFillShade="A6"/>
          </w:tcPr>
          <w:p w14:paraId="4973601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6A3B3C0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7D7AF6A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7154D57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Card</w:t>
            </w:r>
          </w:p>
        </w:tc>
        <w:tc>
          <w:tcPr>
            <w:tcW w:w="1350" w:type="dxa"/>
            <w:shd w:val="clear" w:color="auto" w:fill="A6A6A6" w:themeFill="background1" w:themeFillShade="A6"/>
          </w:tcPr>
          <w:p w14:paraId="5E8DC84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r>
      <w:tr w:rsidR="009C7DDC" w:rsidRPr="009B04C6" w14:paraId="2EC185B5" w14:textId="77777777" w:rsidTr="001D4E38">
        <w:trPr>
          <w:cantSplit/>
        </w:trPr>
        <w:tc>
          <w:tcPr>
            <w:tcW w:w="2520" w:type="dxa"/>
            <w:gridSpan w:val="2"/>
            <w:shd w:val="clear" w:color="auto" w:fill="A6A6A6" w:themeFill="background1" w:themeFillShade="A6"/>
          </w:tcPr>
          <w:p w14:paraId="212D11A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Language</w:t>
            </w:r>
            <w:r w:rsidRPr="009B04C6">
              <w:rPr>
                <w:rFonts w:ascii="Arial" w:hAnsi="Arial" w:cs="Arial"/>
                <w:lang w:eastAsia="nl-NL"/>
              </w:rPr>
              <w:t xml:space="preserve"> </w:t>
            </w:r>
            <w:r w:rsidRPr="009B04C6">
              <w:rPr>
                <w:rFonts w:ascii="Arial" w:hAnsi="Arial" w:cs="Arial"/>
                <w:lang w:eastAsia="nl-NL"/>
              </w:rPr>
              <w:br/>
            </w:r>
            <w:bookmarkStart w:id="122" w:name="DOCLANGUAGE"/>
            <w:r w:rsidRPr="009B04C6">
              <w:rPr>
                <w:rFonts w:ascii="Arial" w:hAnsi="Arial" w:cs="Arial"/>
                <w:lang w:eastAsia="nl-NL"/>
              </w:rPr>
              <w:t xml:space="preserve">DOC-LANGUAGE </w:t>
            </w:r>
            <w:bookmarkEnd w:id="122"/>
          </w:p>
        </w:tc>
        <w:tc>
          <w:tcPr>
            <w:tcW w:w="1980" w:type="dxa"/>
            <w:shd w:val="clear" w:color="auto" w:fill="A6A6A6" w:themeFill="background1" w:themeFillShade="A6"/>
          </w:tcPr>
          <w:p w14:paraId="5909E398"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Document language.</w:t>
            </w:r>
          </w:p>
        </w:tc>
        <w:tc>
          <w:tcPr>
            <w:tcW w:w="720" w:type="dxa"/>
            <w:shd w:val="clear" w:color="auto" w:fill="A6A6A6" w:themeFill="background1" w:themeFillShade="A6"/>
          </w:tcPr>
          <w:p w14:paraId="6B6D167B" w14:textId="77777777" w:rsidR="009C7DDC" w:rsidRPr="009B04C6" w:rsidRDefault="009C7DDC" w:rsidP="00F21283">
            <w:pPr>
              <w:pStyle w:val="Table-Text"/>
              <w:suppressAutoHyphens/>
              <w:rPr>
                <w:rFonts w:ascii="Arial" w:hAnsi="Arial" w:cs="Arial"/>
                <w:lang w:eastAsia="nl-NL"/>
              </w:rPr>
            </w:pPr>
          </w:p>
        </w:tc>
        <w:tc>
          <w:tcPr>
            <w:tcW w:w="1170" w:type="dxa"/>
            <w:shd w:val="clear" w:color="auto" w:fill="A6A6A6" w:themeFill="background1" w:themeFillShade="A6"/>
          </w:tcPr>
          <w:p w14:paraId="53046BD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6BA9D40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6D37B78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0D87BB1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2B21122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15ACF947" w14:textId="77777777" w:rsidTr="001D4E38">
        <w:trPr>
          <w:cantSplit/>
          <w:trHeight w:val="344"/>
        </w:trPr>
        <w:tc>
          <w:tcPr>
            <w:tcW w:w="2520" w:type="dxa"/>
            <w:gridSpan w:val="2"/>
            <w:shd w:val="clear" w:color="auto" w:fill="A6A6A6" w:themeFill="background1" w:themeFillShade="A6"/>
          </w:tcPr>
          <w:p w14:paraId="5133450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Status </w:t>
            </w:r>
            <w:r w:rsidRPr="009B04C6">
              <w:rPr>
                <w:rFonts w:ascii="Arial" w:hAnsi="Arial" w:cs="Arial"/>
                <w:b/>
                <w:bCs/>
                <w:lang w:eastAsia="nl-NL"/>
              </w:rPr>
              <w:br/>
            </w:r>
            <w:bookmarkStart w:id="123" w:name="FSTATUS"/>
            <w:r w:rsidRPr="009B04C6">
              <w:rPr>
                <w:rFonts w:ascii="Arial" w:hAnsi="Arial" w:cs="Arial"/>
                <w:lang w:eastAsia="nl-NL"/>
              </w:rPr>
              <w:t>FSTATUS</w:t>
            </w:r>
            <w:r w:rsidRPr="009B04C6">
              <w:rPr>
                <w:rFonts w:ascii="Arial" w:hAnsi="Arial" w:cs="Arial"/>
                <w:b/>
                <w:bCs/>
                <w:lang w:eastAsia="nl-NL"/>
              </w:rPr>
              <w:t xml:space="preserve"> </w:t>
            </w:r>
            <w:bookmarkEnd w:id="123"/>
          </w:p>
        </w:tc>
        <w:tc>
          <w:tcPr>
            <w:tcW w:w="1980" w:type="dxa"/>
            <w:shd w:val="clear" w:color="auto" w:fill="A6A6A6" w:themeFill="background1" w:themeFillShade="A6"/>
          </w:tcPr>
          <w:p w14:paraId="36ECC476"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Indicator of the progress of the object.</w:t>
            </w:r>
          </w:p>
        </w:tc>
        <w:tc>
          <w:tcPr>
            <w:tcW w:w="720" w:type="dxa"/>
            <w:shd w:val="clear" w:color="auto" w:fill="A6A6A6" w:themeFill="background1" w:themeFillShade="A6"/>
          </w:tcPr>
          <w:p w14:paraId="3439BA4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25AD419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02B91B7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12604CA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136945A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48A24E9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DSTATUS</w:t>
            </w:r>
          </w:p>
        </w:tc>
      </w:tr>
      <w:tr w:rsidR="009C7DDC" w:rsidRPr="009B04C6" w14:paraId="2A07936F" w14:textId="77777777" w:rsidTr="001D4E38">
        <w:trPr>
          <w:cantSplit/>
          <w:trHeight w:val="242"/>
        </w:trPr>
        <w:tc>
          <w:tcPr>
            <w:tcW w:w="2520" w:type="dxa"/>
            <w:gridSpan w:val="2"/>
            <w:shd w:val="clear" w:color="auto" w:fill="FFFF00"/>
          </w:tcPr>
          <w:p w14:paraId="27E3E226" w14:textId="60299845" w:rsidR="009C7DDC" w:rsidRPr="009B04C6" w:rsidRDefault="002B66BA" w:rsidP="00F21283">
            <w:pPr>
              <w:pStyle w:val="Table-Text"/>
              <w:suppressAutoHyphens/>
              <w:rPr>
                <w:rFonts w:ascii="Arial" w:hAnsi="Arial" w:cs="Arial"/>
                <w:lang w:val="en-GB" w:eastAsia="nl-NL"/>
              </w:rPr>
            </w:pPr>
            <w:r w:rsidRPr="002B66BA">
              <w:rPr>
                <w:rFonts w:ascii="Arial" w:hAnsi="Arial" w:cs="Arial"/>
                <w:b/>
                <w:bCs/>
                <w:lang w:val="en-GB" w:eastAsia="nl-NL"/>
              </w:rPr>
              <w:t>Technical Author</w:t>
            </w:r>
            <w:r w:rsidR="009C7DDC" w:rsidRPr="009B04C6">
              <w:rPr>
                <w:rFonts w:ascii="Arial" w:hAnsi="Arial" w:cs="Arial"/>
                <w:b/>
                <w:bCs/>
                <w:lang w:val="en-GB" w:eastAsia="nl-NL"/>
              </w:rPr>
              <w:br/>
            </w:r>
            <w:bookmarkStart w:id="124" w:name="FAUTHOR"/>
            <w:r w:rsidR="009C7DDC" w:rsidRPr="009B04C6">
              <w:rPr>
                <w:rFonts w:ascii="Arial" w:hAnsi="Arial" w:cs="Arial"/>
                <w:lang w:val="en-GB" w:eastAsia="nl-NL"/>
              </w:rPr>
              <w:t xml:space="preserve">FAUTHOR </w:t>
            </w:r>
            <w:bookmarkEnd w:id="124"/>
          </w:p>
        </w:tc>
        <w:tc>
          <w:tcPr>
            <w:tcW w:w="1980" w:type="dxa"/>
            <w:shd w:val="clear" w:color="auto" w:fill="FFFF00"/>
          </w:tcPr>
          <w:p w14:paraId="6C679EF9" w14:textId="5AC92F75" w:rsidR="009C7DDC" w:rsidRPr="009B04C6" w:rsidRDefault="002B66BA" w:rsidP="00F21283">
            <w:pPr>
              <w:pStyle w:val="Table-Text"/>
              <w:suppressAutoHyphens/>
              <w:rPr>
                <w:rFonts w:ascii="Arial" w:hAnsi="Arial" w:cs="Arial"/>
                <w:szCs w:val="16"/>
                <w:lang w:val="en-GB" w:eastAsia="nl-NL"/>
              </w:rPr>
            </w:pPr>
            <w:r w:rsidRPr="002B66BA">
              <w:rPr>
                <w:rFonts w:ascii="Arial" w:hAnsi="Arial" w:cs="Arial"/>
                <w:szCs w:val="16"/>
                <w:lang w:val="en-GB" w:eastAsia="nl-NL"/>
              </w:rPr>
              <w:t xml:space="preserve">Technical Author or subject matter expert responsible </w:t>
            </w:r>
            <w:r>
              <w:rPr>
                <w:rFonts w:ascii="Arial" w:hAnsi="Arial" w:cs="Arial"/>
                <w:szCs w:val="16"/>
                <w:lang w:val="en-GB" w:eastAsia="nl-NL"/>
              </w:rPr>
              <w:t>for authoring technical content</w:t>
            </w:r>
            <w:r w:rsidR="009C7DDC" w:rsidRPr="009B04C6">
              <w:rPr>
                <w:rFonts w:ascii="Arial" w:hAnsi="Arial" w:cs="Arial"/>
                <w:szCs w:val="16"/>
                <w:lang w:val="en-GB" w:eastAsia="nl-NL"/>
              </w:rPr>
              <w:t>.</w:t>
            </w:r>
          </w:p>
        </w:tc>
        <w:tc>
          <w:tcPr>
            <w:tcW w:w="720" w:type="dxa"/>
            <w:shd w:val="clear" w:color="auto" w:fill="FFFF00"/>
          </w:tcPr>
          <w:p w14:paraId="5E4AA81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shd w:val="clear" w:color="auto" w:fill="FFFF00"/>
          </w:tcPr>
          <w:p w14:paraId="71209C3A" w14:textId="7F899E70" w:rsidR="009C7DDC" w:rsidRPr="009B04C6" w:rsidRDefault="002B66BA" w:rsidP="00F21283">
            <w:pPr>
              <w:pStyle w:val="Table-Text"/>
              <w:suppressAutoHyphens/>
              <w:rPr>
                <w:rFonts w:ascii="Arial" w:hAnsi="Arial" w:cs="Arial"/>
                <w:lang w:val="en-GB" w:eastAsia="nl-NL"/>
              </w:rPr>
            </w:pPr>
            <w:r>
              <w:rPr>
                <w:rFonts w:ascii="Arial" w:hAnsi="Arial" w:cs="Arial"/>
                <w:lang w:val="en-GB" w:eastAsia="nl-NL"/>
              </w:rPr>
              <w:t>Optional</w:t>
            </w:r>
          </w:p>
        </w:tc>
        <w:tc>
          <w:tcPr>
            <w:tcW w:w="1350" w:type="dxa"/>
            <w:shd w:val="clear" w:color="auto" w:fill="FFFF00"/>
          </w:tcPr>
          <w:p w14:paraId="0B165DA7" w14:textId="7CB7915A" w:rsidR="009C7DDC" w:rsidRPr="009B04C6" w:rsidRDefault="002B66BA" w:rsidP="00F21283">
            <w:pPr>
              <w:pStyle w:val="Table-Text"/>
              <w:suppressAutoHyphens/>
              <w:rPr>
                <w:rFonts w:ascii="Arial" w:hAnsi="Arial" w:cs="Arial"/>
                <w:lang w:val="en-GB" w:eastAsia="nl-NL"/>
              </w:rPr>
            </w:pPr>
            <w:r>
              <w:rPr>
                <w:rFonts w:ascii="Arial" w:hAnsi="Arial" w:cs="Arial"/>
                <w:lang w:val="en-GB" w:eastAsia="nl-NL"/>
              </w:rPr>
              <w:t>Optional</w:t>
            </w:r>
          </w:p>
        </w:tc>
        <w:tc>
          <w:tcPr>
            <w:tcW w:w="630" w:type="dxa"/>
            <w:shd w:val="clear" w:color="auto" w:fill="FFFF00"/>
          </w:tcPr>
          <w:p w14:paraId="74137774"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FFFF00"/>
          </w:tcPr>
          <w:p w14:paraId="29DA884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LOV</w:t>
            </w:r>
          </w:p>
        </w:tc>
        <w:tc>
          <w:tcPr>
            <w:tcW w:w="1350" w:type="dxa"/>
            <w:shd w:val="clear" w:color="auto" w:fill="FFFF00"/>
          </w:tcPr>
          <w:p w14:paraId="3FAB4F22"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USER</w:t>
            </w:r>
          </w:p>
        </w:tc>
      </w:tr>
      <w:tr w:rsidR="009C7DDC" w:rsidRPr="009B04C6" w14:paraId="724DC8ED" w14:textId="77777777" w:rsidTr="001D4E38">
        <w:trPr>
          <w:cantSplit/>
        </w:trPr>
        <w:tc>
          <w:tcPr>
            <w:tcW w:w="2520" w:type="dxa"/>
            <w:gridSpan w:val="2"/>
            <w:shd w:val="clear" w:color="auto" w:fill="FFFF00"/>
          </w:tcPr>
          <w:p w14:paraId="7FAFD91F" w14:textId="7B926503" w:rsidR="009C7DDC" w:rsidRPr="009B04C6" w:rsidRDefault="002B66BA" w:rsidP="00F21283">
            <w:pPr>
              <w:pStyle w:val="Table-Text"/>
              <w:suppressAutoHyphens/>
              <w:rPr>
                <w:rFonts w:ascii="Arial" w:hAnsi="Arial" w:cs="Arial"/>
                <w:lang w:eastAsia="nl-NL"/>
              </w:rPr>
            </w:pPr>
            <w:r>
              <w:rPr>
                <w:rFonts w:ascii="Arial" w:hAnsi="Arial" w:cs="Arial"/>
                <w:b/>
                <w:bCs/>
                <w:lang w:eastAsia="nl-NL"/>
              </w:rPr>
              <w:t xml:space="preserve">Technical </w:t>
            </w:r>
            <w:commentRangeStart w:id="125"/>
            <w:r w:rsidR="009C7DDC" w:rsidRPr="009B04C6">
              <w:rPr>
                <w:rFonts w:ascii="Arial" w:hAnsi="Arial" w:cs="Arial"/>
                <w:b/>
                <w:bCs/>
                <w:lang w:eastAsia="nl-NL"/>
              </w:rPr>
              <w:t>Reviewer</w:t>
            </w:r>
            <w:commentRangeEnd w:id="125"/>
            <w:r w:rsidR="001D4E38">
              <w:rPr>
                <w:rStyle w:val="CommentReference"/>
                <w:rFonts w:asciiTheme="minorHAnsi" w:eastAsiaTheme="minorEastAsia" w:hAnsiTheme="minorHAnsi" w:cstheme="minorHAnsi"/>
                <w:color w:val="000000"/>
              </w:rPr>
              <w:commentReference w:id="125"/>
            </w:r>
            <w:r w:rsidR="009C7DDC" w:rsidRPr="009B04C6">
              <w:rPr>
                <w:rFonts w:ascii="Arial" w:hAnsi="Arial" w:cs="Arial"/>
                <w:lang w:eastAsia="nl-NL"/>
              </w:rPr>
              <w:br/>
            </w:r>
            <w:bookmarkStart w:id="126" w:name="FREVIEWER"/>
            <w:r w:rsidR="009C7DDC" w:rsidRPr="009B04C6">
              <w:rPr>
                <w:rFonts w:ascii="Arial" w:hAnsi="Arial" w:cs="Arial"/>
                <w:bCs/>
                <w:lang w:val="en-GB" w:eastAsia="nl-NL"/>
              </w:rPr>
              <w:t>FREVIEWER</w:t>
            </w:r>
            <w:bookmarkEnd w:id="126"/>
          </w:p>
        </w:tc>
        <w:tc>
          <w:tcPr>
            <w:tcW w:w="1980" w:type="dxa"/>
            <w:shd w:val="clear" w:color="auto" w:fill="FFFF00"/>
          </w:tcPr>
          <w:p w14:paraId="18296543" w14:textId="1EA84BC4" w:rsidR="009C7DDC" w:rsidRPr="009B04C6" w:rsidRDefault="002B66BA" w:rsidP="00F21283">
            <w:pPr>
              <w:pStyle w:val="Table-Text"/>
              <w:suppressAutoHyphens/>
              <w:rPr>
                <w:rFonts w:ascii="Arial" w:hAnsi="Arial" w:cs="Arial"/>
                <w:lang w:eastAsia="nl-NL"/>
              </w:rPr>
            </w:pPr>
            <w:r w:rsidRPr="002B66BA">
              <w:rPr>
                <w:rFonts w:ascii="Arial" w:hAnsi="Arial" w:cs="Arial"/>
                <w:lang w:eastAsia="nl-NL"/>
              </w:rPr>
              <w:t>Technical Reviewer or subject matter expert responsible for reviewing technical content.</w:t>
            </w:r>
          </w:p>
        </w:tc>
        <w:tc>
          <w:tcPr>
            <w:tcW w:w="720" w:type="dxa"/>
            <w:shd w:val="clear" w:color="auto" w:fill="FFFF00"/>
          </w:tcPr>
          <w:p w14:paraId="071E7D8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FFFF00"/>
          </w:tcPr>
          <w:p w14:paraId="37C18040" w14:textId="77777777" w:rsidR="009C7DDC" w:rsidRPr="009B04C6" w:rsidRDefault="009C7DDC" w:rsidP="00F21283">
            <w:pPr>
              <w:pStyle w:val="Table-Text"/>
              <w:suppressAutoHyphens/>
              <w:rPr>
                <w:rFonts w:ascii="Arial" w:hAnsi="Arial" w:cs="Arial"/>
                <w:highlight w:val="yellow"/>
                <w:lang w:eastAsia="nl-NL"/>
              </w:rPr>
            </w:pPr>
            <w:r w:rsidRPr="009B04C6">
              <w:rPr>
                <w:rFonts w:ascii="Arial" w:hAnsi="Arial" w:cs="Arial"/>
                <w:lang w:val="en-GB" w:eastAsia="nl-NL"/>
              </w:rPr>
              <w:t>Optional</w:t>
            </w:r>
          </w:p>
        </w:tc>
        <w:tc>
          <w:tcPr>
            <w:tcW w:w="1350" w:type="dxa"/>
            <w:shd w:val="clear" w:color="auto" w:fill="FFFF00"/>
          </w:tcPr>
          <w:p w14:paraId="1561EE8B" w14:textId="77777777" w:rsidR="009C7DDC" w:rsidRPr="009B04C6" w:rsidRDefault="009C7DDC" w:rsidP="00F21283">
            <w:pPr>
              <w:pStyle w:val="Table-Text"/>
              <w:suppressAutoHyphens/>
              <w:rPr>
                <w:rFonts w:ascii="Arial" w:hAnsi="Arial" w:cs="Arial"/>
                <w:highlight w:val="yellow"/>
                <w:lang w:eastAsia="nl-NL"/>
              </w:rPr>
            </w:pPr>
            <w:r w:rsidRPr="009B04C6">
              <w:rPr>
                <w:rFonts w:ascii="Arial" w:hAnsi="Arial" w:cs="Arial"/>
                <w:lang w:val="en-GB" w:eastAsia="nl-NL"/>
              </w:rPr>
              <w:t>Optional</w:t>
            </w:r>
          </w:p>
        </w:tc>
        <w:tc>
          <w:tcPr>
            <w:tcW w:w="630" w:type="dxa"/>
            <w:shd w:val="clear" w:color="auto" w:fill="FFFF00"/>
          </w:tcPr>
          <w:p w14:paraId="6909156C" w14:textId="131792B7" w:rsidR="009C7DDC" w:rsidRPr="009B04C6" w:rsidRDefault="00F32FA0" w:rsidP="00F21283">
            <w:pPr>
              <w:pStyle w:val="Table-Text"/>
              <w:suppressAutoHyphens/>
              <w:rPr>
                <w:rFonts w:ascii="Arial" w:hAnsi="Arial" w:cs="Arial"/>
                <w:lang w:eastAsia="nl-NL"/>
              </w:rPr>
            </w:pPr>
            <w:r>
              <w:rPr>
                <w:rFonts w:ascii="Arial" w:hAnsi="Arial" w:cs="Arial"/>
                <w:lang w:eastAsia="nl-NL"/>
              </w:rPr>
              <w:t>n</w:t>
            </w:r>
          </w:p>
        </w:tc>
        <w:tc>
          <w:tcPr>
            <w:tcW w:w="900" w:type="dxa"/>
            <w:shd w:val="clear" w:color="auto" w:fill="FFFF00"/>
          </w:tcPr>
          <w:p w14:paraId="1C87C2A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FFFF00"/>
          </w:tcPr>
          <w:p w14:paraId="1F43422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USER</w:t>
            </w:r>
          </w:p>
        </w:tc>
      </w:tr>
      <w:tr w:rsidR="009C7DDC" w:rsidRPr="009B04C6" w14:paraId="053290E8" w14:textId="77777777" w:rsidTr="001D4E38">
        <w:trPr>
          <w:cantSplit/>
        </w:trPr>
        <w:tc>
          <w:tcPr>
            <w:tcW w:w="2520" w:type="dxa"/>
            <w:gridSpan w:val="2"/>
            <w:tcBorders>
              <w:bottom w:val="single" w:sz="4" w:space="0" w:color="auto"/>
            </w:tcBorders>
          </w:tcPr>
          <w:p w14:paraId="2D22287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Translator</w:t>
            </w:r>
            <w:r w:rsidRPr="009B04C6">
              <w:rPr>
                <w:rFonts w:ascii="Arial" w:hAnsi="Arial" w:cs="Arial"/>
                <w:b/>
                <w:bCs/>
                <w:lang w:eastAsia="nl-NL"/>
              </w:rPr>
              <w:br/>
            </w:r>
            <w:bookmarkStart w:id="127" w:name="FTRANSLATOR"/>
            <w:r w:rsidRPr="009B04C6">
              <w:rPr>
                <w:rFonts w:ascii="Arial" w:hAnsi="Arial" w:cs="Arial"/>
                <w:lang w:eastAsia="nl-NL"/>
              </w:rPr>
              <w:t>FTRANSLATOR</w:t>
            </w:r>
            <w:r w:rsidRPr="009B04C6">
              <w:rPr>
                <w:rFonts w:ascii="Arial" w:hAnsi="Arial" w:cs="Arial"/>
                <w:b/>
                <w:bCs/>
                <w:lang w:eastAsia="nl-NL"/>
              </w:rPr>
              <w:t xml:space="preserve"> </w:t>
            </w:r>
            <w:bookmarkEnd w:id="127"/>
          </w:p>
        </w:tc>
        <w:tc>
          <w:tcPr>
            <w:tcW w:w="1980" w:type="dxa"/>
            <w:tcBorders>
              <w:bottom w:val="single" w:sz="4" w:space="0" w:color="auto"/>
            </w:tcBorders>
          </w:tcPr>
          <w:p w14:paraId="1277BE3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Translator Name.</w:t>
            </w:r>
          </w:p>
        </w:tc>
        <w:tc>
          <w:tcPr>
            <w:tcW w:w="720" w:type="dxa"/>
            <w:tcBorders>
              <w:bottom w:val="single" w:sz="4" w:space="0" w:color="auto"/>
            </w:tcBorders>
          </w:tcPr>
          <w:p w14:paraId="16CA15E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tcBorders>
              <w:bottom w:val="single" w:sz="4" w:space="0" w:color="auto"/>
            </w:tcBorders>
          </w:tcPr>
          <w:p w14:paraId="61B746C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tcBorders>
              <w:bottom w:val="single" w:sz="4" w:space="0" w:color="auto"/>
            </w:tcBorders>
          </w:tcPr>
          <w:p w14:paraId="4F228CB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tcBorders>
              <w:bottom w:val="single" w:sz="4" w:space="0" w:color="auto"/>
            </w:tcBorders>
          </w:tcPr>
          <w:p w14:paraId="7B7E300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tcBorders>
              <w:bottom w:val="single" w:sz="4" w:space="0" w:color="auto"/>
            </w:tcBorders>
          </w:tcPr>
          <w:p w14:paraId="3306A3E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tcBorders>
              <w:bottom w:val="single" w:sz="4" w:space="0" w:color="auto"/>
            </w:tcBorders>
          </w:tcPr>
          <w:p w14:paraId="20CA1FC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USER</w:t>
            </w:r>
          </w:p>
        </w:tc>
      </w:tr>
      <w:tr w:rsidR="009C7DDC" w:rsidRPr="009B04C6" w14:paraId="269DEBA5" w14:textId="77777777" w:rsidTr="001D4E38">
        <w:trPr>
          <w:cantSplit/>
        </w:trPr>
        <w:tc>
          <w:tcPr>
            <w:tcW w:w="2520" w:type="dxa"/>
            <w:gridSpan w:val="2"/>
            <w:shd w:val="clear" w:color="auto" w:fill="A6A6A6" w:themeFill="background1" w:themeFillShade="A6"/>
          </w:tcPr>
          <w:p w14:paraId="7FEDC5C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Resolution </w:t>
            </w:r>
            <w:r w:rsidRPr="009B04C6">
              <w:rPr>
                <w:rFonts w:ascii="Arial" w:hAnsi="Arial" w:cs="Arial"/>
                <w:b/>
                <w:bCs/>
                <w:lang w:eastAsia="nl-NL"/>
              </w:rPr>
              <w:br/>
            </w:r>
            <w:bookmarkStart w:id="128" w:name="FRESOLUTION"/>
            <w:r w:rsidRPr="009B04C6">
              <w:rPr>
                <w:rFonts w:ascii="Arial" w:hAnsi="Arial" w:cs="Arial"/>
                <w:lang w:eastAsia="nl-NL"/>
              </w:rPr>
              <w:t>FRESOLUTION</w:t>
            </w:r>
            <w:r w:rsidRPr="009B04C6">
              <w:rPr>
                <w:rFonts w:ascii="Arial" w:hAnsi="Arial" w:cs="Arial"/>
                <w:b/>
                <w:bCs/>
                <w:lang w:eastAsia="nl-NL"/>
              </w:rPr>
              <w:t xml:space="preserve"> </w:t>
            </w:r>
            <w:bookmarkEnd w:id="128"/>
          </w:p>
        </w:tc>
        <w:tc>
          <w:tcPr>
            <w:tcW w:w="1980" w:type="dxa"/>
            <w:shd w:val="clear" w:color="auto" w:fill="A6A6A6" w:themeFill="background1" w:themeFillShade="A6"/>
          </w:tcPr>
          <w:p w14:paraId="5FCA728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Resolution of illustration.</w:t>
            </w:r>
          </w:p>
        </w:tc>
        <w:tc>
          <w:tcPr>
            <w:tcW w:w="720" w:type="dxa"/>
            <w:shd w:val="clear" w:color="auto" w:fill="A6A6A6" w:themeFill="background1" w:themeFillShade="A6"/>
          </w:tcPr>
          <w:p w14:paraId="7497DD0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01078D1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19BD92A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18AF4FC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1894857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14D0BAE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DRESOLUTION</w:t>
            </w:r>
          </w:p>
        </w:tc>
      </w:tr>
      <w:tr w:rsidR="009C7DDC" w:rsidRPr="009B04C6" w14:paraId="242EB199" w14:textId="77777777" w:rsidTr="001D4E38">
        <w:trPr>
          <w:cantSplit/>
        </w:trPr>
        <w:tc>
          <w:tcPr>
            <w:tcW w:w="2520" w:type="dxa"/>
            <w:gridSpan w:val="2"/>
            <w:shd w:val="clear" w:color="auto" w:fill="A6A6A6" w:themeFill="background1" w:themeFillShade="A6"/>
          </w:tcPr>
          <w:p w14:paraId="1365E6F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lastRenderedPageBreak/>
              <w:t>Source Language</w:t>
            </w:r>
            <w:r w:rsidRPr="009B04C6">
              <w:rPr>
                <w:rFonts w:ascii="Arial" w:hAnsi="Arial" w:cs="Arial"/>
                <w:lang w:eastAsia="nl-NL"/>
              </w:rPr>
              <w:t xml:space="preserve"> </w:t>
            </w:r>
            <w:r w:rsidRPr="009B04C6">
              <w:rPr>
                <w:rFonts w:ascii="Arial" w:hAnsi="Arial" w:cs="Arial"/>
                <w:lang w:eastAsia="nl-NL"/>
              </w:rPr>
              <w:br/>
              <w:t xml:space="preserve">FSOURCELANGUAGE </w:t>
            </w:r>
          </w:p>
        </w:tc>
        <w:tc>
          <w:tcPr>
            <w:tcW w:w="1980" w:type="dxa"/>
            <w:shd w:val="clear" w:color="auto" w:fill="A6A6A6" w:themeFill="background1" w:themeFillShade="A6"/>
          </w:tcPr>
          <w:p w14:paraId="475AF8B2"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 xml:space="preserve">The language that is used as source to translate the </w:t>
            </w:r>
            <w:r>
              <w:rPr>
                <w:rFonts w:ascii="Arial" w:hAnsi="Arial" w:cs="Arial"/>
                <w:szCs w:val="16"/>
                <w:lang w:val="en-GB" w:eastAsia="nl-NL"/>
              </w:rPr>
              <w:t>(</w:t>
            </w:r>
            <w:r w:rsidRPr="009B04C6">
              <w:rPr>
                <w:rFonts w:ascii="Arial" w:hAnsi="Arial" w:cs="Arial"/>
                <w:szCs w:val="16"/>
                <w:lang w:val="en-GB" w:eastAsia="nl-NL"/>
              </w:rPr>
              <w:t>XML</w:t>
            </w:r>
            <w:r>
              <w:rPr>
                <w:rFonts w:ascii="Arial" w:hAnsi="Arial" w:cs="Arial"/>
                <w:szCs w:val="16"/>
                <w:lang w:val="en-GB" w:eastAsia="nl-NL"/>
              </w:rPr>
              <w:t>)</w:t>
            </w:r>
            <w:r w:rsidRPr="009B04C6">
              <w:rPr>
                <w:rFonts w:ascii="Arial" w:hAnsi="Arial" w:cs="Arial"/>
                <w:szCs w:val="16"/>
                <w:lang w:val="en-GB" w:eastAsia="nl-NL"/>
              </w:rPr>
              <w:t xml:space="preserve"> file to other languages.</w:t>
            </w:r>
          </w:p>
        </w:tc>
        <w:tc>
          <w:tcPr>
            <w:tcW w:w="720" w:type="dxa"/>
            <w:shd w:val="clear" w:color="auto" w:fill="A6A6A6" w:themeFill="background1" w:themeFillShade="A6"/>
          </w:tcPr>
          <w:p w14:paraId="0803AE2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Generated</w:t>
            </w:r>
          </w:p>
        </w:tc>
        <w:tc>
          <w:tcPr>
            <w:tcW w:w="1170" w:type="dxa"/>
            <w:shd w:val="clear" w:color="auto" w:fill="A6A6A6" w:themeFill="background1" w:themeFillShade="A6"/>
          </w:tcPr>
          <w:p w14:paraId="103BE18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64480B6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3AEB397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6D07DD5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61C380B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5F36DF81" w14:textId="77777777" w:rsidTr="001D4E38">
        <w:trPr>
          <w:cantSplit/>
        </w:trPr>
        <w:tc>
          <w:tcPr>
            <w:tcW w:w="2520" w:type="dxa"/>
            <w:gridSpan w:val="2"/>
            <w:shd w:val="clear" w:color="auto" w:fill="A6A6A6" w:themeFill="background1" w:themeFillShade="A6"/>
          </w:tcPr>
          <w:p w14:paraId="2E5FF36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Comments </w:t>
            </w:r>
            <w:r w:rsidRPr="009B04C6">
              <w:rPr>
                <w:rFonts w:ascii="Arial" w:hAnsi="Arial" w:cs="Arial"/>
                <w:b/>
                <w:bCs/>
                <w:lang w:val="en-GB" w:eastAsia="nl-NL"/>
              </w:rPr>
              <w:br/>
            </w:r>
            <w:r w:rsidRPr="009B04C6">
              <w:rPr>
                <w:rFonts w:ascii="Arial" w:hAnsi="Arial" w:cs="Arial"/>
                <w:lang w:val="en-GB" w:eastAsia="nl-NL"/>
              </w:rPr>
              <w:t xml:space="preserve">FCOMMENTS </w:t>
            </w:r>
          </w:p>
        </w:tc>
        <w:tc>
          <w:tcPr>
            <w:tcW w:w="1980" w:type="dxa"/>
            <w:shd w:val="clear" w:color="auto" w:fill="A6A6A6" w:themeFill="background1" w:themeFillShade="A6"/>
          </w:tcPr>
          <w:p w14:paraId="32089DF1"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Additional free text information.</w:t>
            </w:r>
          </w:p>
        </w:tc>
        <w:tc>
          <w:tcPr>
            <w:tcW w:w="720" w:type="dxa"/>
            <w:shd w:val="clear" w:color="auto" w:fill="A6A6A6" w:themeFill="background1" w:themeFillShade="A6"/>
          </w:tcPr>
          <w:p w14:paraId="0F9FE7E4"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shd w:val="clear" w:color="auto" w:fill="A6A6A6" w:themeFill="background1" w:themeFillShade="A6"/>
          </w:tcPr>
          <w:p w14:paraId="048FD84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1D696D2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708CEB3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6929C2AD"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Long text</w:t>
            </w:r>
          </w:p>
        </w:tc>
        <w:tc>
          <w:tcPr>
            <w:tcW w:w="1350" w:type="dxa"/>
            <w:shd w:val="clear" w:color="auto" w:fill="A6A6A6" w:themeFill="background1" w:themeFillShade="A6"/>
          </w:tcPr>
          <w:p w14:paraId="021E4B2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1ED3EF47" w14:textId="77777777" w:rsidTr="001D4E38">
        <w:trPr>
          <w:cantSplit/>
        </w:trPr>
        <w:tc>
          <w:tcPr>
            <w:tcW w:w="2520" w:type="dxa"/>
            <w:gridSpan w:val="2"/>
            <w:shd w:val="clear" w:color="auto" w:fill="A6A6A6" w:themeFill="background1" w:themeFillShade="A6"/>
          </w:tcPr>
          <w:p w14:paraId="57292FC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Checked out by </w:t>
            </w:r>
            <w:r w:rsidRPr="009B04C6">
              <w:rPr>
                <w:rFonts w:ascii="Arial" w:hAnsi="Arial" w:cs="Arial"/>
                <w:b/>
                <w:bCs/>
                <w:lang w:val="en-GB" w:eastAsia="nl-NL"/>
              </w:rPr>
              <w:br/>
            </w:r>
            <w:r w:rsidRPr="009B04C6">
              <w:rPr>
                <w:rFonts w:ascii="Arial" w:hAnsi="Arial" w:cs="Arial"/>
                <w:lang w:val="en-GB" w:eastAsia="nl-NL"/>
              </w:rPr>
              <w:t xml:space="preserve">CHECKED-OUT-BY </w:t>
            </w:r>
          </w:p>
        </w:tc>
        <w:tc>
          <w:tcPr>
            <w:tcW w:w="1980" w:type="dxa"/>
            <w:shd w:val="clear" w:color="auto" w:fill="A6A6A6" w:themeFill="background1" w:themeFillShade="A6"/>
          </w:tcPr>
          <w:p w14:paraId="6219F26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User who has checked out the object.</w:t>
            </w:r>
          </w:p>
        </w:tc>
        <w:tc>
          <w:tcPr>
            <w:tcW w:w="720" w:type="dxa"/>
            <w:shd w:val="clear" w:color="auto" w:fill="A6A6A6" w:themeFill="background1" w:themeFillShade="A6"/>
          </w:tcPr>
          <w:p w14:paraId="18762E58" w14:textId="77777777" w:rsidR="009C7DDC" w:rsidRPr="009B04C6" w:rsidRDefault="009C7DDC" w:rsidP="00F21283">
            <w:pPr>
              <w:pStyle w:val="Table-Text"/>
              <w:suppressAutoHyphens/>
              <w:rPr>
                <w:rFonts w:ascii="Arial" w:hAnsi="Arial" w:cs="Arial"/>
                <w:lang w:val="en-GB" w:eastAsia="nl-NL"/>
              </w:rPr>
            </w:pPr>
            <w:r w:rsidRPr="00CB1C9A">
              <w:rPr>
                <w:rFonts w:ascii="Arial" w:hAnsi="Arial"/>
              </w:rPr>
              <w:t>Generated</w:t>
            </w:r>
          </w:p>
        </w:tc>
        <w:tc>
          <w:tcPr>
            <w:tcW w:w="1170" w:type="dxa"/>
            <w:shd w:val="clear" w:color="auto" w:fill="A6A6A6" w:themeFill="background1" w:themeFillShade="A6"/>
          </w:tcPr>
          <w:p w14:paraId="08DCAB4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14A39D4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63D6A35C"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3C45DB1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String</w:t>
            </w:r>
          </w:p>
        </w:tc>
        <w:tc>
          <w:tcPr>
            <w:tcW w:w="1350" w:type="dxa"/>
            <w:shd w:val="clear" w:color="auto" w:fill="A6A6A6" w:themeFill="background1" w:themeFillShade="A6"/>
          </w:tcPr>
          <w:p w14:paraId="5EF2AC9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484480CD" w14:textId="77777777" w:rsidTr="001D4E38">
        <w:trPr>
          <w:cantSplit/>
        </w:trPr>
        <w:tc>
          <w:tcPr>
            <w:tcW w:w="2520" w:type="dxa"/>
            <w:gridSpan w:val="2"/>
            <w:shd w:val="clear" w:color="auto" w:fill="A6A6A6" w:themeFill="background1" w:themeFillShade="A6"/>
          </w:tcPr>
          <w:p w14:paraId="438F4924"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Last modified by </w:t>
            </w:r>
            <w:r w:rsidRPr="009B04C6">
              <w:rPr>
                <w:rFonts w:ascii="Arial" w:hAnsi="Arial" w:cs="Arial"/>
                <w:b/>
                <w:bCs/>
                <w:lang w:val="en-GB" w:eastAsia="nl-NL"/>
              </w:rPr>
              <w:br/>
            </w:r>
            <w:r w:rsidRPr="009B04C6">
              <w:rPr>
                <w:rFonts w:ascii="Arial" w:hAnsi="Arial" w:cs="Arial"/>
                <w:lang w:val="en-GB" w:eastAsia="nl-NL"/>
              </w:rPr>
              <w:t>FISHLASTMODIFIEDBY</w:t>
            </w:r>
          </w:p>
        </w:tc>
        <w:tc>
          <w:tcPr>
            <w:tcW w:w="1980" w:type="dxa"/>
            <w:shd w:val="clear" w:color="auto" w:fill="A6A6A6" w:themeFill="background1" w:themeFillShade="A6"/>
          </w:tcPr>
          <w:p w14:paraId="6AF5B574"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Name of the user that last modified the object.</w:t>
            </w:r>
          </w:p>
        </w:tc>
        <w:tc>
          <w:tcPr>
            <w:tcW w:w="720" w:type="dxa"/>
            <w:shd w:val="clear" w:color="auto" w:fill="A6A6A6" w:themeFill="background1" w:themeFillShade="A6"/>
          </w:tcPr>
          <w:p w14:paraId="6F3F1900" w14:textId="77777777" w:rsidR="009C7DDC" w:rsidRPr="009B04C6" w:rsidRDefault="009C7DDC" w:rsidP="00F21283">
            <w:pPr>
              <w:pStyle w:val="Table-Text"/>
              <w:suppressAutoHyphens/>
              <w:rPr>
                <w:rFonts w:ascii="Arial" w:hAnsi="Arial" w:cs="Arial"/>
                <w:lang w:val="en-GB" w:eastAsia="nl-NL"/>
              </w:rPr>
            </w:pPr>
            <w:r w:rsidRPr="00CB1C9A">
              <w:rPr>
                <w:rFonts w:ascii="Arial" w:hAnsi="Arial"/>
              </w:rPr>
              <w:t>Generated</w:t>
            </w:r>
          </w:p>
        </w:tc>
        <w:tc>
          <w:tcPr>
            <w:tcW w:w="1170" w:type="dxa"/>
            <w:shd w:val="clear" w:color="auto" w:fill="A6A6A6" w:themeFill="background1" w:themeFillShade="A6"/>
          </w:tcPr>
          <w:p w14:paraId="62AF0A90"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Optional</w:t>
            </w:r>
          </w:p>
        </w:tc>
        <w:tc>
          <w:tcPr>
            <w:tcW w:w="1350" w:type="dxa"/>
            <w:shd w:val="clear" w:color="auto" w:fill="A6A6A6" w:themeFill="background1" w:themeFillShade="A6"/>
          </w:tcPr>
          <w:p w14:paraId="70351000"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Optional</w:t>
            </w:r>
          </w:p>
        </w:tc>
        <w:tc>
          <w:tcPr>
            <w:tcW w:w="630" w:type="dxa"/>
            <w:shd w:val="clear" w:color="auto" w:fill="A6A6A6" w:themeFill="background1" w:themeFillShade="A6"/>
          </w:tcPr>
          <w:p w14:paraId="3EB3BA1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0FF732B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LOV</w:t>
            </w:r>
          </w:p>
        </w:tc>
        <w:tc>
          <w:tcPr>
            <w:tcW w:w="1350" w:type="dxa"/>
            <w:shd w:val="clear" w:color="auto" w:fill="A6A6A6" w:themeFill="background1" w:themeFillShade="A6"/>
          </w:tcPr>
          <w:p w14:paraId="196163F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USER</w:t>
            </w:r>
          </w:p>
        </w:tc>
      </w:tr>
      <w:tr w:rsidR="009C7DDC" w:rsidRPr="009B04C6" w14:paraId="39165BDB" w14:textId="77777777" w:rsidTr="001D4E38">
        <w:trPr>
          <w:cantSplit/>
          <w:trHeight w:val="314"/>
        </w:trPr>
        <w:tc>
          <w:tcPr>
            <w:tcW w:w="2520" w:type="dxa"/>
            <w:gridSpan w:val="2"/>
            <w:shd w:val="clear" w:color="auto" w:fill="A6A6A6" w:themeFill="background1" w:themeFillShade="A6"/>
          </w:tcPr>
          <w:p w14:paraId="070E074D" w14:textId="77777777" w:rsidR="009C7DDC" w:rsidRPr="009B04C6" w:rsidRDefault="009C7DDC" w:rsidP="00F21283">
            <w:pPr>
              <w:pStyle w:val="Table-Text"/>
              <w:suppressAutoHyphens/>
              <w:rPr>
                <w:rFonts w:ascii="Arial" w:hAnsi="Arial" w:cs="Arial"/>
                <w:b/>
                <w:lang w:val="en-GB" w:eastAsia="nl-NL"/>
              </w:rPr>
            </w:pPr>
            <w:r w:rsidRPr="009B04C6">
              <w:rPr>
                <w:rFonts w:ascii="Arial" w:hAnsi="Arial" w:cs="Arial"/>
                <w:b/>
                <w:lang w:val="en-GB" w:eastAsia="nl-NL"/>
              </w:rPr>
              <w:t>Word count</w:t>
            </w:r>
          </w:p>
          <w:p w14:paraId="403ACBBF" w14:textId="77777777" w:rsidR="009C7DDC" w:rsidRPr="009B04C6" w:rsidRDefault="009C7DDC" w:rsidP="00F21283">
            <w:pPr>
              <w:pStyle w:val="Table-Text"/>
              <w:suppressAutoHyphens/>
              <w:rPr>
                <w:rFonts w:ascii="Arial" w:hAnsi="Arial" w:cs="Arial"/>
                <w:b/>
                <w:bCs/>
                <w:lang w:val="en-GB" w:eastAsia="nl-NL"/>
              </w:rPr>
            </w:pPr>
            <w:r w:rsidRPr="009B04C6">
              <w:rPr>
                <w:rFonts w:ascii="Arial" w:hAnsi="Arial" w:cs="Arial"/>
                <w:lang w:val="en-GB" w:eastAsia="nl-NL"/>
              </w:rPr>
              <w:t>FISHWORDCOUNT</w:t>
            </w:r>
          </w:p>
        </w:tc>
        <w:tc>
          <w:tcPr>
            <w:tcW w:w="1980" w:type="dxa"/>
            <w:shd w:val="clear" w:color="auto" w:fill="A6A6A6" w:themeFill="background1" w:themeFillShade="A6"/>
          </w:tcPr>
          <w:p w14:paraId="2AA72FC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szCs w:val="16"/>
                <w:lang w:val="en-GB" w:eastAsia="nl-NL"/>
              </w:rPr>
              <w:t>Word count of  the object</w:t>
            </w:r>
          </w:p>
        </w:tc>
        <w:tc>
          <w:tcPr>
            <w:tcW w:w="720" w:type="dxa"/>
            <w:shd w:val="clear" w:color="auto" w:fill="A6A6A6" w:themeFill="background1" w:themeFillShade="A6"/>
          </w:tcPr>
          <w:p w14:paraId="6AE0095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2FD3C6C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6A7D3DD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61B97B5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23BE124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Number</w:t>
            </w:r>
          </w:p>
        </w:tc>
        <w:tc>
          <w:tcPr>
            <w:tcW w:w="1350" w:type="dxa"/>
            <w:shd w:val="clear" w:color="auto" w:fill="A6A6A6" w:themeFill="background1" w:themeFillShade="A6"/>
          </w:tcPr>
          <w:p w14:paraId="4DCFD47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37B6DA2A" w14:textId="77777777" w:rsidTr="001D4E38">
        <w:trPr>
          <w:cantSplit/>
          <w:trHeight w:val="314"/>
        </w:trPr>
        <w:tc>
          <w:tcPr>
            <w:tcW w:w="2520" w:type="dxa"/>
            <w:gridSpan w:val="2"/>
            <w:shd w:val="clear" w:color="auto" w:fill="A6A6A6" w:themeFill="background1" w:themeFillShade="A6"/>
          </w:tcPr>
          <w:p w14:paraId="29CEA1BF" w14:textId="77777777" w:rsidR="009C7DDC" w:rsidRPr="009B04C6" w:rsidRDefault="009C7DDC" w:rsidP="00F21283">
            <w:pPr>
              <w:pStyle w:val="Table-Text"/>
              <w:suppressAutoHyphens/>
              <w:rPr>
                <w:rFonts w:ascii="Arial" w:hAnsi="Arial" w:cs="Arial"/>
                <w:b/>
                <w:lang w:val="en-GB" w:eastAsia="nl-NL"/>
              </w:rPr>
            </w:pPr>
            <w:r w:rsidRPr="009B04C6">
              <w:rPr>
                <w:rFonts w:ascii="Arial" w:hAnsi="Arial" w:cs="Arial"/>
                <w:b/>
                <w:lang w:val="en-GB" w:eastAsia="nl-NL"/>
              </w:rPr>
              <w:t>Translation Load</w:t>
            </w:r>
          </w:p>
          <w:p w14:paraId="771FF746" w14:textId="77777777" w:rsidR="009C7DDC" w:rsidRPr="009B04C6" w:rsidRDefault="009C7DDC" w:rsidP="00F21283">
            <w:pPr>
              <w:pStyle w:val="Table-Text"/>
              <w:suppressAutoHyphens/>
              <w:rPr>
                <w:rFonts w:ascii="Arial" w:hAnsi="Arial" w:cs="Arial"/>
                <w:b/>
                <w:bCs/>
                <w:lang w:val="en-GB" w:eastAsia="nl-NL"/>
              </w:rPr>
            </w:pPr>
            <w:r w:rsidRPr="009B04C6">
              <w:rPr>
                <w:rFonts w:ascii="Arial" w:hAnsi="Arial" w:cs="Arial"/>
                <w:lang w:val="en-GB" w:eastAsia="nl-NL"/>
              </w:rPr>
              <w:t>FISHTRANSLATIONLOAD</w:t>
            </w:r>
          </w:p>
        </w:tc>
        <w:tc>
          <w:tcPr>
            <w:tcW w:w="1980" w:type="dxa"/>
            <w:shd w:val="clear" w:color="auto" w:fill="A6A6A6" w:themeFill="background1" w:themeFillShade="A6"/>
          </w:tcPr>
          <w:p w14:paraId="205E1EE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szCs w:val="16"/>
                <w:lang w:val="en-GB" w:eastAsia="nl-NL"/>
              </w:rPr>
              <w:t>Translation Load</w:t>
            </w:r>
          </w:p>
        </w:tc>
        <w:tc>
          <w:tcPr>
            <w:tcW w:w="720" w:type="dxa"/>
            <w:shd w:val="clear" w:color="auto" w:fill="A6A6A6" w:themeFill="background1" w:themeFillShade="A6"/>
          </w:tcPr>
          <w:p w14:paraId="55D57CE2"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7A24BD92"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6E89713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29C9297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2548960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szCs w:val="16"/>
                <w:lang w:val="en-GB" w:eastAsia="nl-NL"/>
              </w:rPr>
              <w:t>Number</w:t>
            </w:r>
          </w:p>
        </w:tc>
        <w:tc>
          <w:tcPr>
            <w:tcW w:w="1350" w:type="dxa"/>
            <w:shd w:val="clear" w:color="auto" w:fill="A6A6A6" w:themeFill="background1" w:themeFillShade="A6"/>
          </w:tcPr>
          <w:p w14:paraId="6CB004D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54C2E251" w14:textId="77777777" w:rsidTr="001D4E38">
        <w:trPr>
          <w:cantSplit/>
          <w:trHeight w:val="314"/>
        </w:trPr>
        <w:tc>
          <w:tcPr>
            <w:tcW w:w="2520" w:type="dxa"/>
            <w:gridSpan w:val="2"/>
            <w:shd w:val="clear" w:color="auto" w:fill="A6A6A6" w:themeFill="background1" w:themeFillShade="A6"/>
          </w:tcPr>
          <w:p w14:paraId="7CDC554C" w14:textId="77777777" w:rsidR="009C7DDC" w:rsidRPr="009B04C6" w:rsidRDefault="009C7DDC" w:rsidP="00F21283">
            <w:pPr>
              <w:pStyle w:val="Table-Text"/>
              <w:suppressAutoHyphens/>
              <w:rPr>
                <w:rFonts w:ascii="Arial" w:hAnsi="Arial" w:cs="Arial"/>
                <w:b/>
                <w:lang w:val="en-GB" w:eastAsia="nl-NL"/>
              </w:rPr>
            </w:pPr>
            <w:r w:rsidRPr="009B04C6">
              <w:rPr>
                <w:rFonts w:ascii="Arial" w:hAnsi="Arial" w:cs="Arial"/>
                <w:b/>
                <w:lang w:val="en-GB" w:eastAsia="nl-NL"/>
              </w:rPr>
              <w:t>To be translated word count</w:t>
            </w:r>
          </w:p>
          <w:p w14:paraId="2BC12EDC" w14:textId="77777777" w:rsidR="009C7DDC" w:rsidRPr="009B04C6" w:rsidRDefault="009C7DDC" w:rsidP="00F21283">
            <w:pPr>
              <w:pStyle w:val="Table-Text"/>
              <w:suppressAutoHyphens/>
              <w:rPr>
                <w:rFonts w:ascii="Arial" w:hAnsi="Arial" w:cs="Arial"/>
                <w:b/>
                <w:bCs/>
                <w:lang w:val="en-GB" w:eastAsia="nl-NL"/>
              </w:rPr>
            </w:pPr>
            <w:r w:rsidRPr="009B04C6">
              <w:rPr>
                <w:rFonts w:ascii="Arial" w:hAnsi="Arial" w:cs="Arial"/>
                <w:lang w:val="en-GB" w:eastAsia="nl-NL"/>
              </w:rPr>
              <w:t>FISHTOBETRANSLWC</w:t>
            </w:r>
          </w:p>
        </w:tc>
        <w:tc>
          <w:tcPr>
            <w:tcW w:w="1980" w:type="dxa"/>
            <w:shd w:val="clear" w:color="auto" w:fill="A6A6A6" w:themeFill="background1" w:themeFillShade="A6"/>
          </w:tcPr>
          <w:p w14:paraId="2D2F774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szCs w:val="16"/>
                <w:lang w:val="en-GB" w:eastAsia="nl-NL"/>
              </w:rPr>
              <w:t>To be translated word count of the object</w:t>
            </w:r>
          </w:p>
        </w:tc>
        <w:tc>
          <w:tcPr>
            <w:tcW w:w="720" w:type="dxa"/>
            <w:shd w:val="clear" w:color="auto" w:fill="A6A6A6" w:themeFill="background1" w:themeFillShade="A6"/>
          </w:tcPr>
          <w:p w14:paraId="10FFB1F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3C5B1C0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0E4F4DC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136884B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2BB8591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szCs w:val="16"/>
                <w:lang w:val="en-GB" w:eastAsia="nl-NL"/>
              </w:rPr>
              <w:t>Number</w:t>
            </w:r>
          </w:p>
        </w:tc>
        <w:tc>
          <w:tcPr>
            <w:tcW w:w="1350" w:type="dxa"/>
            <w:shd w:val="clear" w:color="auto" w:fill="A6A6A6" w:themeFill="background1" w:themeFillShade="A6"/>
          </w:tcPr>
          <w:p w14:paraId="5A3F984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463B9C" w14:paraId="38ACAE4D" w14:textId="77777777" w:rsidTr="00FE4DF9">
        <w:trPr>
          <w:cantSplit/>
        </w:trPr>
        <w:tc>
          <w:tcPr>
            <w:tcW w:w="10620" w:type="dxa"/>
            <w:gridSpan w:val="9"/>
            <w:shd w:val="clear" w:color="auto" w:fill="A6A6A6" w:themeFill="background1" w:themeFillShade="A6"/>
          </w:tcPr>
          <w:p w14:paraId="5371328A" w14:textId="77777777" w:rsidR="009C7DDC" w:rsidRPr="00463B9C" w:rsidRDefault="009C7DDC" w:rsidP="00F21283">
            <w:pPr>
              <w:pStyle w:val="Table-Text"/>
              <w:suppressAutoHyphens/>
              <w:jc w:val="center"/>
              <w:rPr>
                <w:rFonts w:ascii="Arial" w:hAnsi="Arial" w:cs="Arial"/>
                <w:i/>
                <w:sz w:val="20"/>
                <w:lang w:eastAsia="nl-NL"/>
              </w:rPr>
            </w:pPr>
            <w:r w:rsidRPr="00463B9C">
              <w:rPr>
                <w:rFonts w:ascii="Arial" w:hAnsi="Arial" w:cs="Arial"/>
                <w:i/>
                <w:sz w:val="20"/>
                <w:lang w:eastAsia="nl-NL"/>
              </w:rPr>
              <w:t>Publication (output) fields</w:t>
            </w:r>
          </w:p>
        </w:tc>
      </w:tr>
      <w:tr w:rsidR="009C7DDC" w:rsidRPr="009B04C6" w14:paraId="326B9BAA" w14:textId="77777777" w:rsidTr="001D4E38">
        <w:trPr>
          <w:cantSplit/>
        </w:trPr>
        <w:tc>
          <w:tcPr>
            <w:tcW w:w="2520" w:type="dxa"/>
            <w:gridSpan w:val="2"/>
            <w:shd w:val="clear" w:color="auto" w:fill="A6A6A6" w:themeFill="background1" w:themeFillShade="A6"/>
          </w:tcPr>
          <w:p w14:paraId="53A79577" w14:textId="77777777" w:rsidR="009C7DDC" w:rsidRPr="009B04C6" w:rsidRDefault="009C7DDC" w:rsidP="00F21283">
            <w:pPr>
              <w:pStyle w:val="Table-Text"/>
              <w:suppressAutoHyphens/>
              <w:rPr>
                <w:rFonts w:ascii="Arial" w:hAnsi="Arial" w:cs="Arial"/>
                <w:b/>
                <w:bCs/>
                <w:lang w:eastAsia="nl-NL"/>
              </w:rPr>
            </w:pPr>
            <w:r w:rsidRPr="009B04C6">
              <w:rPr>
                <w:rFonts w:ascii="Arial" w:hAnsi="Arial" w:cs="Arial"/>
                <w:b/>
                <w:bCs/>
                <w:lang w:eastAsia="nl-NL"/>
              </w:rPr>
              <w:t>Baseline</w:t>
            </w:r>
          </w:p>
          <w:p w14:paraId="5F1DD9BC" w14:textId="77777777" w:rsidR="009C7DDC" w:rsidRPr="009B04C6" w:rsidRDefault="009C7DDC" w:rsidP="00F21283">
            <w:pPr>
              <w:pStyle w:val="Table-Text"/>
              <w:suppressAutoHyphens/>
              <w:rPr>
                <w:rFonts w:ascii="Arial" w:hAnsi="Arial" w:cs="Arial"/>
                <w:bCs/>
                <w:lang w:eastAsia="nl-NL"/>
              </w:rPr>
            </w:pPr>
            <w:r w:rsidRPr="009B04C6">
              <w:rPr>
                <w:rFonts w:ascii="Arial" w:hAnsi="Arial" w:cs="Arial"/>
                <w:bCs/>
                <w:lang w:eastAsia="nl-NL"/>
              </w:rPr>
              <w:t>FISHBASELINE</w:t>
            </w:r>
          </w:p>
        </w:tc>
        <w:tc>
          <w:tcPr>
            <w:tcW w:w="1980" w:type="dxa"/>
            <w:shd w:val="clear" w:color="auto" w:fill="A6A6A6" w:themeFill="background1" w:themeFillShade="A6"/>
          </w:tcPr>
          <w:p w14:paraId="1736E388"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Baseline used in the publication.</w:t>
            </w:r>
          </w:p>
        </w:tc>
        <w:tc>
          <w:tcPr>
            <w:tcW w:w="720" w:type="dxa"/>
            <w:shd w:val="clear" w:color="auto" w:fill="A6A6A6" w:themeFill="background1" w:themeFillShade="A6"/>
          </w:tcPr>
          <w:p w14:paraId="2FC390E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shd w:val="clear" w:color="auto" w:fill="A6A6A6" w:themeFill="background1" w:themeFillShade="A6"/>
          </w:tcPr>
          <w:p w14:paraId="7C9AC61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1350" w:type="dxa"/>
            <w:shd w:val="clear" w:color="auto" w:fill="A6A6A6" w:themeFill="background1" w:themeFillShade="A6"/>
          </w:tcPr>
          <w:p w14:paraId="58AEF1F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630" w:type="dxa"/>
            <w:shd w:val="clear" w:color="auto" w:fill="A6A6A6" w:themeFill="background1" w:themeFillShade="A6"/>
          </w:tcPr>
          <w:p w14:paraId="4A86849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2599CDE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Card</w:t>
            </w:r>
          </w:p>
        </w:tc>
        <w:tc>
          <w:tcPr>
            <w:tcW w:w="1350" w:type="dxa"/>
            <w:shd w:val="clear" w:color="auto" w:fill="A6A6A6" w:themeFill="background1" w:themeFillShade="A6"/>
          </w:tcPr>
          <w:p w14:paraId="187DEFF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r>
      <w:tr w:rsidR="009C7DDC" w:rsidRPr="009B04C6" w14:paraId="45C42360" w14:textId="77777777" w:rsidTr="001D4E38">
        <w:trPr>
          <w:cantSplit/>
        </w:trPr>
        <w:tc>
          <w:tcPr>
            <w:tcW w:w="2520" w:type="dxa"/>
            <w:gridSpan w:val="2"/>
            <w:shd w:val="clear" w:color="auto" w:fill="A6A6A6" w:themeFill="background1" w:themeFillShade="A6"/>
          </w:tcPr>
          <w:p w14:paraId="653FA6CA" w14:textId="77777777" w:rsidR="009C7DDC" w:rsidRPr="009B04C6" w:rsidRDefault="009C7DDC" w:rsidP="00F21283">
            <w:pPr>
              <w:pStyle w:val="Table-Text"/>
              <w:suppressAutoHyphens/>
              <w:rPr>
                <w:rFonts w:ascii="Arial" w:hAnsi="Arial" w:cs="Arial"/>
                <w:b/>
                <w:lang w:eastAsia="nl-NL"/>
              </w:rPr>
            </w:pPr>
            <w:r>
              <w:rPr>
                <w:rFonts w:ascii="Arial" w:hAnsi="Arial" w:cs="Arial"/>
                <w:b/>
                <w:lang w:eastAsia="nl-NL"/>
              </w:rPr>
              <w:t>Map</w:t>
            </w:r>
          </w:p>
          <w:p w14:paraId="55EE920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FISHMASTERREF</w:t>
            </w:r>
          </w:p>
        </w:tc>
        <w:tc>
          <w:tcPr>
            <w:tcW w:w="1980" w:type="dxa"/>
            <w:shd w:val="clear" w:color="auto" w:fill="A6A6A6" w:themeFill="background1" w:themeFillShade="A6"/>
          </w:tcPr>
          <w:p w14:paraId="3C6455E1"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Map used by the publication</w:t>
            </w:r>
          </w:p>
        </w:tc>
        <w:tc>
          <w:tcPr>
            <w:tcW w:w="720" w:type="dxa"/>
            <w:shd w:val="clear" w:color="auto" w:fill="A6A6A6" w:themeFill="background1" w:themeFillShade="A6"/>
          </w:tcPr>
          <w:p w14:paraId="703F7BF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shd w:val="clear" w:color="auto" w:fill="A6A6A6" w:themeFill="background1" w:themeFillShade="A6"/>
          </w:tcPr>
          <w:p w14:paraId="4E82B94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1350" w:type="dxa"/>
            <w:shd w:val="clear" w:color="auto" w:fill="A6A6A6" w:themeFill="background1" w:themeFillShade="A6"/>
          </w:tcPr>
          <w:p w14:paraId="080A7B7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630" w:type="dxa"/>
            <w:shd w:val="clear" w:color="auto" w:fill="A6A6A6" w:themeFill="background1" w:themeFillShade="A6"/>
          </w:tcPr>
          <w:p w14:paraId="153021B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7289F88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Card</w:t>
            </w:r>
          </w:p>
        </w:tc>
        <w:tc>
          <w:tcPr>
            <w:tcW w:w="1350" w:type="dxa"/>
            <w:shd w:val="clear" w:color="auto" w:fill="A6A6A6" w:themeFill="background1" w:themeFillShade="A6"/>
          </w:tcPr>
          <w:p w14:paraId="3210B38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r>
      <w:tr w:rsidR="009C7DDC" w:rsidRPr="009B04C6" w14:paraId="0CC90526" w14:textId="77777777" w:rsidTr="001D4E38">
        <w:trPr>
          <w:cantSplit/>
        </w:trPr>
        <w:tc>
          <w:tcPr>
            <w:tcW w:w="2520" w:type="dxa"/>
            <w:gridSpan w:val="2"/>
            <w:shd w:val="clear" w:color="auto" w:fill="A6A6A6" w:themeFill="background1" w:themeFillShade="A6"/>
          </w:tcPr>
          <w:p w14:paraId="108DF1D8" w14:textId="77777777" w:rsidR="009C7DDC" w:rsidRPr="009B04C6" w:rsidRDefault="009C7DDC" w:rsidP="00F21283">
            <w:pPr>
              <w:pStyle w:val="Table-Text"/>
              <w:suppressAutoHyphens/>
              <w:rPr>
                <w:rFonts w:ascii="Arial" w:hAnsi="Arial" w:cs="Arial"/>
                <w:b/>
                <w:lang w:eastAsia="nl-NL"/>
              </w:rPr>
            </w:pPr>
            <w:r w:rsidRPr="009B04C6">
              <w:rPr>
                <w:rFonts w:ascii="Arial" w:hAnsi="Arial" w:cs="Arial"/>
                <w:b/>
                <w:lang w:eastAsia="nl-NL"/>
              </w:rPr>
              <w:t>Resources</w:t>
            </w:r>
          </w:p>
          <w:p w14:paraId="3083A86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FISHRESOURCES</w:t>
            </w:r>
          </w:p>
        </w:tc>
        <w:tc>
          <w:tcPr>
            <w:tcW w:w="1980" w:type="dxa"/>
            <w:shd w:val="clear" w:color="auto" w:fill="A6A6A6" w:themeFill="background1" w:themeFillShade="A6"/>
          </w:tcPr>
          <w:p w14:paraId="45DFAB4A"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Resources used by the publication</w:t>
            </w:r>
          </w:p>
        </w:tc>
        <w:tc>
          <w:tcPr>
            <w:tcW w:w="720" w:type="dxa"/>
            <w:shd w:val="clear" w:color="auto" w:fill="A6A6A6" w:themeFill="background1" w:themeFillShade="A6"/>
          </w:tcPr>
          <w:p w14:paraId="30BB211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c>
          <w:tcPr>
            <w:tcW w:w="1170" w:type="dxa"/>
            <w:shd w:val="clear" w:color="auto" w:fill="A6A6A6" w:themeFill="background1" w:themeFillShade="A6"/>
          </w:tcPr>
          <w:p w14:paraId="15F1DFE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7B2670C2"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0CC0C142"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n</w:t>
            </w:r>
          </w:p>
        </w:tc>
        <w:tc>
          <w:tcPr>
            <w:tcW w:w="900" w:type="dxa"/>
            <w:shd w:val="clear" w:color="auto" w:fill="A6A6A6" w:themeFill="background1" w:themeFillShade="A6"/>
          </w:tcPr>
          <w:p w14:paraId="59C2C15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Card</w:t>
            </w:r>
          </w:p>
        </w:tc>
        <w:tc>
          <w:tcPr>
            <w:tcW w:w="1350" w:type="dxa"/>
            <w:shd w:val="clear" w:color="auto" w:fill="A6A6A6" w:themeFill="background1" w:themeFillShade="A6"/>
          </w:tcPr>
          <w:p w14:paraId="1F80019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r>
      <w:tr w:rsidR="009C7DDC" w:rsidRPr="009B04C6" w14:paraId="393BBD96" w14:textId="77777777" w:rsidTr="001D4E38">
        <w:trPr>
          <w:cantSplit/>
        </w:trPr>
        <w:tc>
          <w:tcPr>
            <w:tcW w:w="2520" w:type="dxa"/>
            <w:gridSpan w:val="2"/>
            <w:shd w:val="clear" w:color="auto" w:fill="A6A6A6" w:themeFill="background1" w:themeFillShade="A6"/>
          </w:tcPr>
          <w:p w14:paraId="16D744BF" w14:textId="77777777" w:rsidR="009C7DDC" w:rsidRPr="009B04C6" w:rsidRDefault="009C7DDC" w:rsidP="00F21283">
            <w:pPr>
              <w:pStyle w:val="Table-Text"/>
              <w:suppressAutoHyphens/>
              <w:rPr>
                <w:rFonts w:ascii="Arial" w:hAnsi="Arial" w:cs="Arial"/>
                <w:b/>
                <w:lang w:eastAsia="nl-NL"/>
              </w:rPr>
            </w:pPr>
            <w:r w:rsidRPr="009B04C6">
              <w:rPr>
                <w:rFonts w:ascii="Arial" w:hAnsi="Arial" w:cs="Arial"/>
                <w:b/>
                <w:lang w:eastAsia="nl-NL"/>
              </w:rPr>
              <w:t>Context</w:t>
            </w:r>
          </w:p>
          <w:p w14:paraId="5B7500D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FISHPUBCONTEXT</w:t>
            </w:r>
          </w:p>
        </w:tc>
        <w:tc>
          <w:tcPr>
            <w:tcW w:w="1980" w:type="dxa"/>
            <w:shd w:val="clear" w:color="auto" w:fill="A6A6A6" w:themeFill="background1" w:themeFillShade="A6"/>
          </w:tcPr>
          <w:p w14:paraId="32AF284E"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The publication context defines which conditional sections will be published.</w:t>
            </w:r>
          </w:p>
        </w:tc>
        <w:tc>
          <w:tcPr>
            <w:tcW w:w="720" w:type="dxa"/>
            <w:shd w:val="clear" w:color="auto" w:fill="A6A6A6" w:themeFill="background1" w:themeFillShade="A6"/>
          </w:tcPr>
          <w:p w14:paraId="04AA022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0920F5B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507E869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20FEB31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66293778"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Long text</w:t>
            </w:r>
          </w:p>
        </w:tc>
        <w:tc>
          <w:tcPr>
            <w:tcW w:w="1350" w:type="dxa"/>
            <w:shd w:val="clear" w:color="auto" w:fill="A6A6A6" w:themeFill="background1" w:themeFillShade="A6"/>
          </w:tcPr>
          <w:p w14:paraId="5641E6A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r>
      <w:tr w:rsidR="009C7DDC" w:rsidRPr="009B04C6" w14:paraId="4BF56830" w14:textId="77777777" w:rsidTr="001D4E38">
        <w:trPr>
          <w:cantSplit/>
        </w:trPr>
        <w:tc>
          <w:tcPr>
            <w:tcW w:w="2520" w:type="dxa"/>
            <w:gridSpan w:val="2"/>
            <w:shd w:val="clear" w:color="auto" w:fill="A6A6A6" w:themeFill="background1" w:themeFillShade="A6"/>
          </w:tcPr>
          <w:p w14:paraId="43E5008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Working Language</w:t>
            </w:r>
            <w:r w:rsidRPr="009B04C6">
              <w:rPr>
                <w:rFonts w:ascii="Arial" w:hAnsi="Arial" w:cs="Arial"/>
                <w:lang w:eastAsia="nl-NL"/>
              </w:rPr>
              <w:t xml:space="preserve"> </w:t>
            </w:r>
            <w:r w:rsidRPr="009B04C6">
              <w:rPr>
                <w:rFonts w:ascii="Arial" w:hAnsi="Arial" w:cs="Arial"/>
                <w:lang w:eastAsia="nl-NL"/>
              </w:rPr>
              <w:br/>
              <w:t xml:space="preserve">FISHPUBSOURCELANGUAGES </w:t>
            </w:r>
          </w:p>
        </w:tc>
        <w:tc>
          <w:tcPr>
            <w:tcW w:w="1980" w:type="dxa"/>
            <w:shd w:val="clear" w:color="auto" w:fill="A6A6A6" w:themeFill="background1" w:themeFillShade="A6"/>
          </w:tcPr>
          <w:p w14:paraId="435311FD"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The language in which you assemble the publication.</w:t>
            </w:r>
          </w:p>
        </w:tc>
        <w:tc>
          <w:tcPr>
            <w:tcW w:w="720" w:type="dxa"/>
            <w:shd w:val="clear" w:color="auto" w:fill="A6A6A6" w:themeFill="background1" w:themeFillShade="A6"/>
          </w:tcPr>
          <w:p w14:paraId="64E5FEE9" w14:textId="77777777" w:rsidR="009C7DDC" w:rsidRPr="009B04C6" w:rsidRDefault="009C7DDC" w:rsidP="00F21283">
            <w:pPr>
              <w:pStyle w:val="Table-Text"/>
              <w:suppressAutoHyphens/>
              <w:rPr>
                <w:rFonts w:ascii="Arial" w:hAnsi="Arial" w:cs="Arial"/>
                <w:lang w:eastAsia="nl-NL"/>
              </w:rPr>
            </w:pPr>
          </w:p>
        </w:tc>
        <w:tc>
          <w:tcPr>
            <w:tcW w:w="1170" w:type="dxa"/>
            <w:shd w:val="clear" w:color="auto" w:fill="A6A6A6" w:themeFill="background1" w:themeFillShade="A6"/>
          </w:tcPr>
          <w:p w14:paraId="66710EF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1A5880F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505825A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60AA1C3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79083C1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5E3267F2" w14:textId="77777777" w:rsidTr="001D4E38">
        <w:trPr>
          <w:cantSplit/>
        </w:trPr>
        <w:tc>
          <w:tcPr>
            <w:tcW w:w="2520" w:type="dxa"/>
            <w:gridSpan w:val="2"/>
            <w:shd w:val="clear" w:color="auto" w:fill="A6A6A6" w:themeFill="background1" w:themeFillShade="A6"/>
          </w:tcPr>
          <w:p w14:paraId="20AAD7C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Working resolution</w:t>
            </w:r>
            <w:r w:rsidRPr="009B04C6">
              <w:rPr>
                <w:rFonts w:ascii="Arial" w:hAnsi="Arial" w:cs="Arial"/>
                <w:lang w:eastAsia="nl-NL"/>
              </w:rPr>
              <w:t xml:space="preserve"> </w:t>
            </w:r>
            <w:r w:rsidRPr="009B04C6">
              <w:rPr>
                <w:rFonts w:ascii="Arial" w:hAnsi="Arial" w:cs="Arial"/>
                <w:lang w:eastAsia="nl-NL"/>
              </w:rPr>
              <w:br/>
              <w:t>FISHREQUIREDRESOLUTIONS</w:t>
            </w:r>
          </w:p>
        </w:tc>
        <w:tc>
          <w:tcPr>
            <w:tcW w:w="1980" w:type="dxa"/>
            <w:shd w:val="clear" w:color="auto" w:fill="A6A6A6" w:themeFill="background1" w:themeFillShade="A6"/>
          </w:tcPr>
          <w:p w14:paraId="552494B4"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The resolution used for assembling the publication.</w:t>
            </w:r>
          </w:p>
        </w:tc>
        <w:tc>
          <w:tcPr>
            <w:tcW w:w="720" w:type="dxa"/>
            <w:shd w:val="clear" w:color="auto" w:fill="A6A6A6" w:themeFill="background1" w:themeFillShade="A6"/>
          </w:tcPr>
          <w:p w14:paraId="7769AC0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2BFAA02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48DED6C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27E3602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58EB637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5952F29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DRESOLUTION</w:t>
            </w:r>
          </w:p>
        </w:tc>
      </w:tr>
      <w:tr w:rsidR="009C7DDC" w:rsidRPr="009B04C6" w14:paraId="240BB3AE" w14:textId="77777777" w:rsidTr="001D4E38">
        <w:trPr>
          <w:cantSplit/>
          <w:trHeight w:val="314"/>
        </w:trPr>
        <w:tc>
          <w:tcPr>
            <w:tcW w:w="2520" w:type="dxa"/>
            <w:gridSpan w:val="2"/>
            <w:shd w:val="clear" w:color="auto" w:fill="A6A6A6" w:themeFill="background1" w:themeFillShade="A6"/>
          </w:tcPr>
          <w:p w14:paraId="4ECA92D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Output format </w:t>
            </w:r>
            <w:r w:rsidRPr="009B04C6">
              <w:rPr>
                <w:rFonts w:ascii="Arial" w:hAnsi="Arial" w:cs="Arial"/>
                <w:b/>
                <w:bCs/>
                <w:lang w:val="en-GB" w:eastAsia="nl-NL"/>
              </w:rPr>
              <w:br/>
            </w:r>
            <w:r w:rsidRPr="009B04C6">
              <w:rPr>
                <w:rFonts w:ascii="Arial" w:hAnsi="Arial" w:cs="Arial"/>
                <w:lang w:val="en-GB" w:eastAsia="nl-NL"/>
              </w:rPr>
              <w:t>FISHOUTPUTFORMATREF</w:t>
            </w:r>
          </w:p>
        </w:tc>
        <w:tc>
          <w:tcPr>
            <w:tcW w:w="1980" w:type="dxa"/>
            <w:shd w:val="clear" w:color="auto" w:fill="A6A6A6" w:themeFill="background1" w:themeFillShade="A6"/>
          </w:tcPr>
          <w:p w14:paraId="4C71345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The name of the output format</w:t>
            </w:r>
            <w:r>
              <w:rPr>
                <w:rFonts w:ascii="Arial" w:hAnsi="Arial" w:cs="Arial"/>
                <w:lang w:val="en-GB" w:eastAsia="nl-NL"/>
              </w:rPr>
              <w:t xml:space="preserve"> used for the output.</w:t>
            </w:r>
          </w:p>
        </w:tc>
        <w:tc>
          <w:tcPr>
            <w:tcW w:w="720" w:type="dxa"/>
            <w:shd w:val="clear" w:color="auto" w:fill="A6A6A6" w:themeFill="background1" w:themeFillShade="A6"/>
          </w:tcPr>
          <w:p w14:paraId="2DF140A6" w14:textId="77777777" w:rsidR="009C7DDC" w:rsidRPr="009B04C6" w:rsidRDefault="009C7DDC" w:rsidP="00F21283">
            <w:pPr>
              <w:pStyle w:val="Table-Text"/>
              <w:suppressAutoHyphens/>
              <w:rPr>
                <w:rFonts w:ascii="Arial" w:hAnsi="Arial" w:cs="Arial"/>
                <w:lang w:val="en-GB" w:eastAsia="nl-NL"/>
              </w:rPr>
            </w:pPr>
          </w:p>
        </w:tc>
        <w:tc>
          <w:tcPr>
            <w:tcW w:w="1170" w:type="dxa"/>
            <w:shd w:val="clear" w:color="auto" w:fill="A6A6A6" w:themeFill="background1" w:themeFillShade="A6"/>
          </w:tcPr>
          <w:p w14:paraId="1B49FAB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1350" w:type="dxa"/>
            <w:shd w:val="clear" w:color="auto" w:fill="A6A6A6" w:themeFill="background1" w:themeFillShade="A6"/>
          </w:tcPr>
          <w:p w14:paraId="00252E1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630" w:type="dxa"/>
            <w:shd w:val="clear" w:color="auto" w:fill="A6A6A6" w:themeFill="background1" w:themeFillShade="A6"/>
          </w:tcPr>
          <w:p w14:paraId="2D65940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2CED87F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String</w:t>
            </w:r>
          </w:p>
        </w:tc>
        <w:tc>
          <w:tcPr>
            <w:tcW w:w="1350" w:type="dxa"/>
            <w:shd w:val="clear" w:color="auto" w:fill="A6A6A6" w:themeFill="background1" w:themeFillShade="A6"/>
          </w:tcPr>
          <w:p w14:paraId="2F85333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5CE9320F" w14:textId="77777777" w:rsidTr="001D4E38">
        <w:trPr>
          <w:cantSplit/>
        </w:trPr>
        <w:tc>
          <w:tcPr>
            <w:tcW w:w="2520" w:type="dxa"/>
            <w:gridSpan w:val="2"/>
            <w:shd w:val="clear" w:color="auto" w:fill="A6A6A6" w:themeFill="background1" w:themeFillShade="A6"/>
          </w:tcPr>
          <w:p w14:paraId="6FF8F21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Language combination</w:t>
            </w:r>
            <w:r w:rsidRPr="009B04C6">
              <w:rPr>
                <w:rFonts w:ascii="Arial" w:hAnsi="Arial" w:cs="Arial"/>
                <w:lang w:eastAsia="nl-NL"/>
              </w:rPr>
              <w:t xml:space="preserve"> </w:t>
            </w:r>
            <w:r w:rsidRPr="009B04C6">
              <w:rPr>
                <w:rFonts w:ascii="Arial" w:hAnsi="Arial" w:cs="Arial"/>
                <w:lang w:val="en-GB" w:eastAsia="nl-NL"/>
              </w:rPr>
              <w:t>FISHPUBLNGCOMBINATION</w:t>
            </w:r>
          </w:p>
        </w:tc>
        <w:tc>
          <w:tcPr>
            <w:tcW w:w="1980" w:type="dxa"/>
            <w:shd w:val="clear" w:color="auto" w:fill="A6A6A6" w:themeFill="background1" w:themeFillShade="A6"/>
          </w:tcPr>
          <w:p w14:paraId="3C6CABC2"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The output languages combination.</w:t>
            </w:r>
          </w:p>
        </w:tc>
        <w:tc>
          <w:tcPr>
            <w:tcW w:w="720" w:type="dxa"/>
            <w:shd w:val="clear" w:color="auto" w:fill="A6A6A6" w:themeFill="background1" w:themeFillShade="A6"/>
          </w:tcPr>
          <w:p w14:paraId="300602ED" w14:textId="77777777" w:rsidR="009C7DDC" w:rsidRPr="009B04C6" w:rsidRDefault="009C7DDC" w:rsidP="00F21283">
            <w:pPr>
              <w:pStyle w:val="Table-Text"/>
              <w:suppressAutoHyphens/>
              <w:rPr>
                <w:rFonts w:ascii="Arial" w:hAnsi="Arial" w:cs="Arial"/>
                <w:lang w:eastAsia="nl-NL"/>
              </w:rPr>
            </w:pPr>
          </w:p>
        </w:tc>
        <w:tc>
          <w:tcPr>
            <w:tcW w:w="1170" w:type="dxa"/>
            <w:shd w:val="clear" w:color="auto" w:fill="A6A6A6" w:themeFill="background1" w:themeFillShade="A6"/>
          </w:tcPr>
          <w:p w14:paraId="71AB029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488EE8B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2D82A58C"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n</w:t>
            </w:r>
          </w:p>
        </w:tc>
        <w:tc>
          <w:tcPr>
            <w:tcW w:w="900" w:type="dxa"/>
            <w:shd w:val="clear" w:color="auto" w:fill="A6A6A6" w:themeFill="background1" w:themeFillShade="A6"/>
          </w:tcPr>
          <w:p w14:paraId="0815C96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46DB0F5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7AD32FA3" w14:textId="77777777" w:rsidTr="001D4E38">
        <w:trPr>
          <w:cantSplit/>
        </w:trPr>
        <w:tc>
          <w:tcPr>
            <w:tcW w:w="2520" w:type="dxa"/>
            <w:gridSpan w:val="2"/>
            <w:shd w:val="clear" w:color="auto" w:fill="A6A6A6" w:themeFill="background1" w:themeFillShade="A6"/>
          </w:tcPr>
          <w:p w14:paraId="79324A0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Publishing status </w:t>
            </w:r>
            <w:r w:rsidRPr="009B04C6">
              <w:rPr>
                <w:rFonts w:ascii="Arial" w:hAnsi="Arial" w:cs="Arial"/>
                <w:b/>
                <w:bCs/>
                <w:lang w:eastAsia="nl-NL"/>
              </w:rPr>
              <w:br/>
            </w:r>
            <w:r w:rsidRPr="009B04C6">
              <w:rPr>
                <w:rFonts w:ascii="Arial" w:hAnsi="Arial" w:cs="Arial"/>
                <w:lang w:val="en-GB" w:eastAsia="nl-NL"/>
              </w:rPr>
              <w:t>FISHPUBSTATUS</w:t>
            </w:r>
          </w:p>
        </w:tc>
        <w:tc>
          <w:tcPr>
            <w:tcW w:w="1980" w:type="dxa"/>
            <w:shd w:val="clear" w:color="auto" w:fill="A6A6A6" w:themeFill="background1" w:themeFillShade="A6"/>
          </w:tcPr>
          <w:p w14:paraId="194EF3E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Current output status.</w:t>
            </w:r>
          </w:p>
        </w:tc>
        <w:tc>
          <w:tcPr>
            <w:tcW w:w="720" w:type="dxa"/>
            <w:shd w:val="clear" w:color="auto" w:fill="A6A6A6" w:themeFill="background1" w:themeFillShade="A6"/>
          </w:tcPr>
          <w:p w14:paraId="04F03E2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w:t>
            </w:r>
          </w:p>
        </w:tc>
        <w:tc>
          <w:tcPr>
            <w:tcW w:w="1170" w:type="dxa"/>
            <w:shd w:val="clear" w:color="auto" w:fill="A6A6A6" w:themeFill="background1" w:themeFillShade="A6"/>
          </w:tcPr>
          <w:p w14:paraId="0F8C8E4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1350" w:type="dxa"/>
            <w:shd w:val="clear" w:color="auto" w:fill="A6A6A6" w:themeFill="background1" w:themeFillShade="A6"/>
          </w:tcPr>
          <w:p w14:paraId="1E3BBB5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Mandatory</w:t>
            </w:r>
          </w:p>
        </w:tc>
        <w:tc>
          <w:tcPr>
            <w:tcW w:w="630" w:type="dxa"/>
            <w:shd w:val="clear" w:color="auto" w:fill="A6A6A6" w:themeFill="background1" w:themeFillShade="A6"/>
          </w:tcPr>
          <w:p w14:paraId="748E1E1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0B25486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String</w:t>
            </w:r>
          </w:p>
        </w:tc>
        <w:tc>
          <w:tcPr>
            <w:tcW w:w="1350" w:type="dxa"/>
            <w:shd w:val="clear" w:color="auto" w:fill="A6A6A6" w:themeFill="background1" w:themeFillShade="A6"/>
          </w:tcPr>
          <w:p w14:paraId="305653A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DPUBSTATUS</w:t>
            </w:r>
          </w:p>
        </w:tc>
      </w:tr>
      <w:tr w:rsidR="009C7DDC" w:rsidRPr="009B04C6" w14:paraId="374156E6" w14:textId="77777777" w:rsidTr="001D4E38">
        <w:trPr>
          <w:cantSplit/>
        </w:trPr>
        <w:tc>
          <w:tcPr>
            <w:tcW w:w="2520" w:type="dxa"/>
            <w:gridSpan w:val="2"/>
            <w:shd w:val="clear" w:color="auto" w:fill="A6A6A6" w:themeFill="background1" w:themeFillShade="A6"/>
          </w:tcPr>
          <w:p w14:paraId="12D76C7D" w14:textId="77777777" w:rsidR="009C7DDC" w:rsidRPr="009B04C6" w:rsidRDefault="009C7DDC" w:rsidP="00F21283">
            <w:pPr>
              <w:pStyle w:val="Table-Text"/>
              <w:suppressAutoHyphens/>
              <w:rPr>
                <w:rFonts w:ascii="Arial" w:hAnsi="Arial" w:cs="Arial"/>
                <w:b/>
                <w:bCs/>
                <w:lang w:eastAsia="nl-NL"/>
              </w:rPr>
            </w:pPr>
            <w:r w:rsidRPr="009B04C6">
              <w:rPr>
                <w:rFonts w:ascii="Arial" w:hAnsi="Arial" w:cs="Arial"/>
                <w:b/>
                <w:bCs/>
                <w:lang w:eastAsia="nl-NL"/>
              </w:rPr>
              <w:t xml:space="preserve">Published By </w:t>
            </w:r>
            <w:r w:rsidRPr="009B04C6">
              <w:rPr>
                <w:rFonts w:ascii="Arial" w:hAnsi="Arial" w:cs="Arial"/>
                <w:b/>
                <w:bCs/>
                <w:lang w:eastAsia="nl-NL"/>
              </w:rPr>
              <w:br/>
            </w:r>
            <w:r w:rsidRPr="009B04C6">
              <w:rPr>
                <w:rFonts w:ascii="Arial" w:hAnsi="Arial" w:cs="Arial"/>
                <w:lang w:val="en-GB" w:eastAsia="nl-NL"/>
              </w:rPr>
              <w:t>FISHPUBLISHER</w:t>
            </w:r>
          </w:p>
        </w:tc>
        <w:tc>
          <w:tcPr>
            <w:tcW w:w="1980" w:type="dxa"/>
            <w:shd w:val="clear" w:color="auto" w:fill="A6A6A6" w:themeFill="background1" w:themeFillShade="A6"/>
          </w:tcPr>
          <w:p w14:paraId="6D69BD04" w14:textId="77777777" w:rsidR="009C7DDC" w:rsidRPr="009B04C6" w:rsidRDefault="009C7DDC" w:rsidP="00F21283">
            <w:pPr>
              <w:pStyle w:val="Table-Text"/>
              <w:suppressAutoHyphens/>
              <w:rPr>
                <w:rFonts w:ascii="Arial" w:hAnsi="Arial" w:cs="Arial"/>
              </w:rPr>
            </w:pPr>
            <w:r>
              <w:rPr>
                <w:rFonts w:ascii="Arial" w:hAnsi="Arial" w:cs="Arial"/>
              </w:rPr>
              <w:t xml:space="preserve">Output </w:t>
            </w:r>
            <w:r w:rsidRPr="009B04C6">
              <w:rPr>
                <w:rFonts w:ascii="Arial" w:hAnsi="Arial" w:cs="Arial"/>
              </w:rPr>
              <w:t>Publisher Name</w:t>
            </w:r>
            <w:r>
              <w:rPr>
                <w:rFonts w:ascii="Arial" w:hAnsi="Arial" w:cs="Arial"/>
              </w:rPr>
              <w:t>.</w:t>
            </w:r>
          </w:p>
        </w:tc>
        <w:tc>
          <w:tcPr>
            <w:tcW w:w="720" w:type="dxa"/>
            <w:shd w:val="clear" w:color="auto" w:fill="A6A6A6" w:themeFill="background1" w:themeFillShade="A6"/>
          </w:tcPr>
          <w:p w14:paraId="0C8538D8" w14:textId="77777777" w:rsidR="009C7DDC" w:rsidRPr="009B04C6" w:rsidRDefault="009C7DDC" w:rsidP="00F21283">
            <w:pPr>
              <w:pStyle w:val="Table-Text"/>
              <w:suppressAutoHyphens/>
              <w:rPr>
                <w:rFonts w:ascii="Arial" w:hAnsi="Arial" w:cs="Arial"/>
                <w:lang w:eastAsia="nl-NL"/>
              </w:rPr>
            </w:pPr>
          </w:p>
        </w:tc>
        <w:tc>
          <w:tcPr>
            <w:tcW w:w="1170" w:type="dxa"/>
            <w:shd w:val="clear" w:color="auto" w:fill="A6A6A6" w:themeFill="background1" w:themeFillShade="A6"/>
          </w:tcPr>
          <w:p w14:paraId="6DE269A4"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1350" w:type="dxa"/>
            <w:shd w:val="clear" w:color="auto" w:fill="A6A6A6" w:themeFill="background1" w:themeFillShade="A6"/>
          </w:tcPr>
          <w:p w14:paraId="21FBBB1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Mandatory</w:t>
            </w:r>
          </w:p>
        </w:tc>
        <w:tc>
          <w:tcPr>
            <w:tcW w:w="630" w:type="dxa"/>
            <w:shd w:val="clear" w:color="auto" w:fill="A6A6A6" w:themeFill="background1" w:themeFillShade="A6"/>
          </w:tcPr>
          <w:p w14:paraId="5145BE78"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1</w:t>
            </w:r>
          </w:p>
        </w:tc>
        <w:tc>
          <w:tcPr>
            <w:tcW w:w="900" w:type="dxa"/>
            <w:shd w:val="clear" w:color="auto" w:fill="A6A6A6" w:themeFill="background1" w:themeFillShade="A6"/>
          </w:tcPr>
          <w:p w14:paraId="7BA8DC4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1816A19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USER</w:t>
            </w:r>
          </w:p>
        </w:tc>
      </w:tr>
      <w:tr w:rsidR="009C7DDC" w:rsidRPr="009B04C6" w14:paraId="4809A21A" w14:textId="77777777" w:rsidTr="001D4E38">
        <w:trPr>
          <w:cantSplit/>
        </w:trPr>
        <w:tc>
          <w:tcPr>
            <w:tcW w:w="2520" w:type="dxa"/>
            <w:gridSpan w:val="2"/>
            <w:shd w:val="clear" w:color="auto" w:fill="A6A6A6" w:themeFill="background1" w:themeFillShade="A6"/>
          </w:tcPr>
          <w:p w14:paraId="60AF8ED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Started at</w:t>
            </w:r>
            <w:r w:rsidRPr="009B04C6">
              <w:rPr>
                <w:rFonts w:ascii="Arial" w:hAnsi="Arial" w:cs="Arial"/>
                <w:b/>
                <w:bCs/>
                <w:lang w:val="en-GB" w:eastAsia="nl-NL"/>
              </w:rPr>
              <w:br/>
            </w:r>
            <w:r w:rsidRPr="009B04C6">
              <w:rPr>
                <w:rFonts w:ascii="Arial" w:hAnsi="Arial" w:cs="Arial"/>
                <w:lang w:val="en-GB" w:eastAsia="nl-NL"/>
              </w:rPr>
              <w:t>FISHPUBSTARTDATE</w:t>
            </w:r>
          </w:p>
        </w:tc>
        <w:tc>
          <w:tcPr>
            <w:tcW w:w="1980" w:type="dxa"/>
            <w:shd w:val="clear" w:color="auto" w:fill="A6A6A6" w:themeFill="background1" w:themeFillShade="A6"/>
          </w:tcPr>
          <w:p w14:paraId="4A08C84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szCs w:val="16"/>
                <w:lang w:val="en-GB" w:eastAsia="nl-NL"/>
              </w:rPr>
              <w:t xml:space="preserve">Start date of the </w:t>
            </w:r>
            <w:r>
              <w:rPr>
                <w:rFonts w:ascii="Arial" w:hAnsi="Arial" w:cs="Arial"/>
                <w:szCs w:val="16"/>
                <w:lang w:val="en-GB" w:eastAsia="nl-NL"/>
              </w:rPr>
              <w:t xml:space="preserve">output </w:t>
            </w:r>
            <w:r w:rsidRPr="009B04C6">
              <w:rPr>
                <w:rFonts w:ascii="Arial" w:hAnsi="Arial" w:cs="Arial"/>
                <w:szCs w:val="16"/>
                <w:lang w:val="en-GB" w:eastAsia="nl-NL"/>
              </w:rPr>
              <w:t>publishing job.</w:t>
            </w:r>
            <w:r w:rsidRPr="009B04C6">
              <w:rPr>
                <w:rFonts w:ascii="Arial" w:hAnsi="Arial" w:cs="Arial"/>
                <w:lang w:val="en-GB" w:eastAsia="nl-NL"/>
              </w:rPr>
              <w:t xml:space="preserve"> </w:t>
            </w:r>
          </w:p>
        </w:tc>
        <w:tc>
          <w:tcPr>
            <w:tcW w:w="720" w:type="dxa"/>
            <w:shd w:val="clear" w:color="auto" w:fill="A6A6A6" w:themeFill="background1" w:themeFillShade="A6"/>
          </w:tcPr>
          <w:p w14:paraId="4DF7CEF0"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36CABF28"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Optional</w:t>
            </w:r>
          </w:p>
        </w:tc>
        <w:tc>
          <w:tcPr>
            <w:tcW w:w="1350" w:type="dxa"/>
            <w:shd w:val="clear" w:color="auto" w:fill="A6A6A6" w:themeFill="background1" w:themeFillShade="A6"/>
          </w:tcPr>
          <w:p w14:paraId="1B141F93"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Optional</w:t>
            </w:r>
          </w:p>
        </w:tc>
        <w:tc>
          <w:tcPr>
            <w:tcW w:w="630" w:type="dxa"/>
            <w:shd w:val="clear" w:color="auto" w:fill="A6A6A6" w:themeFill="background1" w:themeFillShade="A6"/>
          </w:tcPr>
          <w:p w14:paraId="6E0C0D2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5F61D80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Date</w:t>
            </w:r>
          </w:p>
        </w:tc>
        <w:tc>
          <w:tcPr>
            <w:tcW w:w="1350" w:type="dxa"/>
            <w:shd w:val="clear" w:color="auto" w:fill="A6A6A6" w:themeFill="background1" w:themeFillShade="A6"/>
          </w:tcPr>
          <w:p w14:paraId="47A9616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103B59C2" w14:textId="77777777" w:rsidTr="001D4E38">
        <w:trPr>
          <w:cantSplit/>
        </w:trPr>
        <w:tc>
          <w:tcPr>
            <w:tcW w:w="2520" w:type="dxa"/>
            <w:gridSpan w:val="2"/>
            <w:shd w:val="clear" w:color="auto" w:fill="A6A6A6" w:themeFill="background1" w:themeFillShade="A6"/>
          </w:tcPr>
          <w:p w14:paraId="349C8D72"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Finished at</w:t>
            </w:r>
            <w:r w:rsidRPr="009B04C6">
              <w:rPr>
                <w:rFonts w:ascii="Arial" w:hAnsi="Arial" w:cs="Arial"/>
                <w:b/>
                <w:bCs/>
                <w:lang w:val="en-GB" w:eastAsia="nl-NL"/>
              </w:rPr>
              <w:br/>
            </w:r>
            <w:r w:rsidRPr="009B04C6">
              <w:rPr>
                <w:rFonts w:ascii="Arial" w:hAnsi="Arial" w:cs="Arial"/>
                <w:lang w:val="en-GB" w:eastAsia="nl-NL"/>
              </w:rPr>
              <w:t>FISHPUBENDDATE</w:t>
            </w:r>
          </w:p>
        </w:tc>
        <w:tc>
          <w:tcPr>
            <w:tcW w:w="1980" w:type="dxa"/>
            <w:shd w:val="clear" w:color="auto" w:fill="A6A6A6" w:themeFill="background1" w:themeFillShade="A6"/>
          </w:tcPr>
          <w:p w14:paraId="74EB2B9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szCs w:val="16"/>
                <w:lang w:val="en-GB" w:eastAsia="nl-NL"/>
              </w:rPr>
              <w:t>End date of the</w:t>
            </w:r>
            <w:r>
              <w:rPr>
                <w:rFonts w:ascii="Arial" w:hAnsi="Arial" w:cs="Arial"/>
                <w:szCs w:val="16"/>
                <w:lang w:val="en-GB" w:eastAsia="nl-NL"/>
              </w:rPr>
              <w:t xml:space="preserve"> </w:t>
            </w:r>
            <w:proofErr w:type="gramStart"/>
            <w:r>
              <w:rPr>
                <w:rFonts w:ascii="Arial" w:hAnsi="Arial" w:cs="Arial"/>
                <w:szCs w:val="16"/>
                <w:lang w:val="en-GB" w:eastAsia="nl-NL"/>
              </w:rPr>
              <w:t xml:space="preserve">output </w:t>
            </w:r>
            <w:r w:rsidRPr="009B04C6">
              <w:rPr>
                <w:rFonts w:ascii="Arial" w:hAnsi="Arial" w:cs="Arial"/>
                <w:szCs w:val="16"/>
                <w:lang w:val="en-GB" w:eastAsia="nl-NL"/>
              </w:rPr>
              <w:t xml:space="preserve"> publishing</w:t>
            </w:r>
            <w:proofErr w:type="gramEnd"/>
            <w:r w:rsidRPr="009B04C6">
              <w:rPr>
                <w:rFonts w:ascii="Arial" w:hAnsi="Arial" w:cs="Arial"/>
                <w:szCs w:val="16"/>
                <w:lang w:val="en-GB" w:eastAsia="nl-NL"/>
              </w:rPr>
              <w:t xml:space="preserve"> job.</w:t>
            </w:r>
            <w:r w:rsidRPr="009B04C6">
              <w:rPr>
                <w:rFonts w:ascii="Arial" w:hAnsi="Arial" w:cs="Arial"/>
                <w:lang w:val="en-GB" w:eastAsia="nl-NL"/>
              </w:rPr>
              <w:t xml:space="preserve"> </w:t>
            </w:r>
          </w:p>
        </w:tc>
        <w:tc>
          <w:tcPr>
            <w:tcW w:w="720" w:type="dxa"/>
            <w:shd w:val="clear" w:color="auto" w:fill="A6A6A6" w:themeFill="background1" w:themeFillShade="A6"/>
          </w:tcPr>
          <w:p w14:paraId="7CF5717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Generated</w:t>
            </w:r>
          </w:p>
        </w:tc>
        <w:tc>
          <w:tcPr>
            <w:tcW w:w="1170" w:type="dxa"/>
            <w:shd w:val="clear" w:color="auto" w:fill="A6A6A6" w:themeFill="background1" w:themeFillShade="A6"/>
          </w:tcPr>
          <w:p w14:paraId="6F0EC210"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Optional</w:t>
            </w:r>
          </w:p>
        </w:tc>
        <w:tc>
          <w:tcPr>
            <w:tcW w:w="1350" w:type="dxa"/>
            <w:shd w:val="clear" w:color="auto" w:fill="A6A6A6" w:themeFill="background1" w:themeFillShade="A6"/>
          </w:tcPr>
          <w:p w14:paraId="2437C5F1"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Optional</w:t>
            </w:r>
          </w:p>
        </w:tc>
        <w:tc>
          <w:tcPr>
            <w:tcW w:w="630" w:type="dxa"/>
            <w:shd w:val="clear" w:color="auto" w:fill="A6A6A6" w:themeFill="background1" w:themeFillShade="A6"/>
          </w:tcPr>
          <w:p w14:paraId="0AB1783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555D51E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Date</w:t>
            </w:r>
          </w:p>
        </w:tc>
        <w:tc>
          <w:tcPr>
            <w:tcW w:w="1350" w:type="dxa"/>
            <w:shd w:val="clear" w:color="auto" w:fill="A6A6A6" w:themeFill="background1" w:themeFillShade="A6"/>
          </w:tcPr>
          <w:p w14:paraId="781D1F0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w:t>
            </w:r>
          </w:p>
        </w:tc>
      </w:tr>
      <w:tr w:rsidR="009C7DDC" w:rsidRPr="009B04C6" w14:paraId="2F3023D1" w14:textId="77777777" w:rsidTr="001D4E38">
        <w:trPr>
          <w:cantSplit/>
        </w:trPr>
        <w:tc>
          <w:tcPr>
            <w:tcW w:w="2520" w:type="dxa"/>
            <w:gridSpan w:val="2"/>
            <w:shd w:val="clear" w:color="auto" w:fill="A6A6A6" w:themeFill="background1" w:themeFillShade="A6"/>
          </w:tcPr>
          <w:p w14:paraId="4FEF2CA2" w14:textId="77777777" w:rsidR="009C7DDC" w:rsidRPr="009B04C6" w:rsidRDefault="009C7DDC" w:rsidP="00F21283">
            <w:pPr>
              <w:pStyle w:val="Table-Text"/>
              <w:suppressAutoHyphens/>
              <w:rPr>
                <w:rFonts w:ascii="Arial" w:hAnsi="Arial" w:cs="Arial"/>
                <w:lang w:eastAsia="nl-NL"/>
              </w:rPr>
            </w:pPr>
            <w:r>
              <w:rPr>
                <w:rFonts w:ascii="Arial" w:hAnsi="Arial" w:cs="Arial"/>
                <w:b/>
                <w:bCs/>
                <w:lang w:eastAsia="nl-NL"/>
              </w:rPr>
              <w:t>Topics</w:t>
            </w:r>
            <w:r w:rsidRPr="009B04C6">
              <w:rPr>
                <w:rFonts w:ascii="Arial" w:hAnsi="Arial" w:cs="Arial"/>
                <w:b/>
                <w:bCs/>
                <w:lang w:eastAsia="nl-NL"/>
              </w:rPr>
              <w:t xml:space="preserve"> and Ma</w:t>
            </w:r>
            <w:r>
              <w:rPr>
                <w:rFonts w:ascii="Arial" w:hAnsi="Arial" w:cs="Arial"/>
                <w:b/>
                <w:bCs/>
                <w:lang w:eastAsia="nl-NL"/>
              </w:rPr>
              <w:t>p</w:t>
            </w:r>
            <w:r w:rsidRPr="009B04C6">
              <w:rPr>
                <w:rFonts w:ascii="Arial" w:hAnsi="Arial" w:cs="Arial"/>
                <w:b/>
                <w:bCs/>
                <w:lang w:eastAsia="nl-NL"/>
              </w:rPr>
              <w:t xml:space="preserve">s </w:t>
            </w:r>
            <w:r w:rsidRPr="009B04C6">
              <w:rPr>
                <w:rFonts w:ascii="Arial" w:hAnsi="Arial" w:cs="Arial"/>
                <w:lang w:eastAsia="nl-NL"/>
              </w:rPr>
              <w:br/>
              <w:t xml:space="preserve">FISHFALLBACKLNGDEFAULT </w:t>
            </w:r>
          </w:p>
        </w:tc>
        <w:tc>
          <w:tcPr>
            <w:tcW w:w="1980" w:type="dxa"/>
            <w:shd w:val="clear" w:color="auto" w:fill="A6A6A6" w:themeFill="background1" w:themeFillShade="A6"/>
          </w:tcPr>
          <w:p w14:paraId="259035CB"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 xml:space="preserve">Select the </w:t>
            </w:r>
            <w:proofErr w:type="spellStart"/>
            <w:r w:rsidRPr="009B04C6">
              <w:rPr>
                <w:rFonts w:ascii="Arial" w:hAnsi="Arial" w:cs="Arial"/>
                <w:szCs w:val="16"/>
                <w:lang w:val="en-GB" w:eastAsia="nl-NL"/>
              </w:rPr>
              <w:t>fallback</w:t>
            </w:r>
            <w:proofErr w:type="spellEnd"/>
            <w:r w:rsidRPr="009B04C6">
              <w:rPr>
                <w:rFonts w:ascii="Arial" w:hAnsi="Arial" w:cs="Arial"/>
                <w:szCs w:val="16"/>
                <w:lang w:val="en-GB" w:eastAsia="nl-NL"/>
              </w:rPr>
              <w:t xml:space="preserve"> languages for translations that are not available in the requested output language.</w:t>
            </w:r>
          </w:p>
        </w:tc>
        <w:tc>
          <w:tcPr>
            <w:tcW w:w="720" w:type="dxa"/>
            <w:shd w:val="clear" w:color="auto" w:fill="A6A6A6" w:themeFill="background1" w:themeFillShade="A6"/>
          </w:tcPr>
          <w:p w14:paraId="286C78A6" w14:textId="77777777" w:rsidR="009C7DDC" w:rsidRPr="009B04C6" w:rsidRDefault="009C7DDC" w:rsidP="00F21283">
            <w:pPr>
              <w:pStyle w:val="Table-Text"/>
              <w:suppressAutoHyphens/>
              <w:rPr>
                <w:rFonts w:ascii="Arial" w:hAnsi="Arial" w:cs="Arial"/>
                <w:lang w:eastAsia="nl-NL"/>
              </w:rPr>
            </w:pPr>
          </w:p>
        </w:tc>
        <w:tc>
          <w:tcPr>
            <w:tcW w:w="1170" w:type="dxa"/>
            <w:shd w:val="clear" w:color="auto" w:fill="A6A6A6" w:themeFill="background1" w:themeFillShade="A6"/>
          </w:tcPr>
          <w:p w14:paraId="645D523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6B2806F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79A0C6D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27F80EA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7257D91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58C0FA53" w14:textId="77777777" w:rsidTr="001D4E38">
        <w:trPr>
          <w:cantSplit/>
        </w:trPr>
        <w:tc>
          <w:tcPr>
            <w:tcW w:w="2520" w:type="dxa"/>
            <w:gridSpan w:val="2"/>
            <w:shd w:val="clear" w:color="auto" w:fill="A6A6A6" w:themeFill="background1" w:themeFillShade="A6"/>
          </w:tcPr>
          <w:p w14:paraId="64DAE87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lastRenderedPageBreak/>
              <w:t xml:space="preserve">Images </w:t>
            </w:r>
            <w:r w:rsidRPr="009B04C6">
              <w:rPr>
                <w:rFonts w:ascii="Arial" w:hAnsi="Arial" w:cs="Arial"/>
                <w:lang w:eastAsia="nl-NL"/>
              </w:rPr>
              <w:br/>
              <w:t xml:space="preserve">FISHFALLBACKLNGIMAGES </w:t>
            </w:r>
          </w:p>
        </w:tc>
        <w:tc>
          <w:tcPr>
            <w:tcW w:w="1980" w:type="dxa"/>
            <w:shd w:val="clear" w:color="auto" w:fill="A6A6A6" w:themeFill="background1" w:themeFillShade="A6"/>
          </w:tcPr>
          <w:p w14:paraId="3D14C10C"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 xml:space="preserve">Select the </w:t>
            </w:r>
            <w:proofErr w:type="spellStart"/>
            <w:r w:rsidRPr="009B04C6">
              <w:rPr>
                <w:rFonts w:ascii="Arial" w:hAnsi="Arial" w:cs="Arial"/>
                <w:szCs w:val="16"/>
                <w:lang w:val="en-GB" w:eastAsia="nl-NL"/>
              </w:rPr>
              <w:t>fallback</w:t>
            </w:r>
            <w:proofErr w:type="spellEnd"/>
            <w:r w:rsidRPr="009B04C6">
              <w:rPr>
                <w:rFonts w:ascii="Arial" w:hAnsi="Arial" w:cs="Arial"/>
                <w:szCs w:val="16"/>
                <w:lang w:val="en-GB" w:eastAsia="nl-NL"/>
              </w:rPr>
              <w:t xml:space="preserve"> languages for images that are not available in the requested output language.</w:t>
            </w:r>
          </w:p>
        </w:tc>
        <w:tc>
          <w:tcPr>
            <w:tcW w:w="720" w:type="dxa"/>
            <w:shd w:val="clear" w:color="auto" w:fill="A6A6A6" w:themeFill="background1" w:themeFillShade="A6"/>
          </w:tcPr>
          <w:p w14:paraId="603EBC74" w14:textId="77777777" w:rsidR="009C7DDC" w:rsidRPr="009B04C6" w:rsidRDefault="009C7DDC" w:rsidP="00F21283">
            <w:pPr>
              <w:pStyle w:val="Table-Text"/>
              <w:suppressAutoHyphens/>
              <w:rPr>
                <w:rFonts w:ascii="Arial" w:hAnsi="Arial" w:cs="Arial"/>
                <w:lang w:eastAsia="nl-NL"/>
              </w:rPr>
            </w:pPr>
          </w:p>
        </w:tc>
        <w:tc>
          <w:tcPr>
            <w:tcW w:w="1170" w:type="dxa"/>
            <w:shd w:val="clear" w:color="auto" w:fill="A6A6A6" w:themeFill="background1" w:themeFillShade="A6"/>
          </w:tcPr>
          <w:p w14:paraId="61D098D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1A843CC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5E1BB15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676F791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3A8699A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279241D4" w14:textId="77777777" w:rsidTr="001D4E38">
        <w:trPr>
          <w:cantSplit/>
        </w:trPr>
        <w:tc>
          <w:tcPr>
            <w:tcW w:w="2520" w:type="dxa"/>
            <w:gridSpan w:val="2"/>
            <w:shd w:val="clear" w:color="auto" w:fill="A6A6A6" w:themeFill="background1" w:themeFillShade="A6"/>
          </w:tcPr>
          <w:p w14:paraId="7E50228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b/>
                <w:bCs/>
                <w:lang w:eastAsia="nl-NL"/>
              </w:rPr>
              <w:t xml:space="preserve">Resources </w:t>
            </w:r>
            <w:r w:rsidRPr="009B04C6">
              <w:rPr>
                <w:rFonts w:ascii="Arial" w:hAnsi="Arial" w:cs="Arial"/>
                <w:lang w:eastAsia="nl-NL"/>
              </w:rPr>
              <w:br/>
              <w:t xml:space="preserve">FISHFALLBACKLNGRESOURCES </w:t>
            </w:r>
          </w:p>
        </w:tc>
        <w:tc>
          <w:tcPr>
            <w:tcW w:w="1980" w:type="dxa"/>
            <w:shd w:val="clear" w:color="auto" w:fill="A6A6A6" w:themeFill="background1" w:themeFillShade="A6"/>
          </w:tcPr>
          <w:p w14:paraId="6348C5B1" w14:textId="77777777" w:rsidR="009C7DDC" w:rsidRPr="009B04C6" w:rsidRDefault="009C7DDC" w:rsidP="00F21283">
            <w:pPr>
              <w:pStyle w:val="Table-Text"/>
              <w:suppressAutoHyphens/>
              <w:rPr>
                <w:rFonts w:ascii="Arial" w:hAnsi="Arial" w:cs="Arial"/>
                <w:szCs w:val="16"/>
                <w:lang w:val="en-GB" w:eastAsia="nl-NL"/>
              </w:rPr>
            </w:pPr>
            <w:r w:rsidRPr="009B04C6">
              <w:rPr>
                <w:rFonts w:ascii="Arial" w:hAnsi="Arial" w:cs="Arial"/>
                <w:szCs w:val="16"/>
                <w:lang w:val="en-GB" w:eastAsia="nl-NL"/>
              </w:rPr>
              <w:t xml:space="preserve">Select the </w:t>
            </w:r>
            <w:proofErr w:type="spellStart"/>
            <w:r w:rsidRPr="009B04C6">
              <w:rPr>
                <w:rFonts w:ascii="Arial" w:hAnsi="Arial" w:cs="Arial"/>
                <w:szCs w:val="16"/>
                <w:lang w:val="en-GB" w:eastAsia="nl-NL"/>
              </w:rPr>
              <w:t>fallback</w:t>
            </w:r>
            <w:proofErr w:type="spellEnd"/>
            <w:r w:rsidRPr="009B04C6">
              <w:rPr>
                <w:rFonts w:ascii="Arial" w:hAnsi="Arial" w:cs="Arial"/>
                <w:szCs w:val="16"/>
                <w:lang w:val="en-GB" w:eastAsia="nl-NL"/>
              </w:rPr>
              <w:t xml:space="preserve"> languages for resources that are not available in the requested output language.</w:t>
            </w:r>
          </w:p>
        </w:tc>
        <w:tc>
          <w:tcPr>
            <w:tcW w:w="720" w:type="dxa"/>
            <w:shd w:val="clear" w:color="auto" w:fill="A6A6A6" w:themeFill="background1" w:themeFillShade="A6"/>
          </w:tcPr>
          <w:p w14:paraId="79D509DD" w14:textId="77777777" w:rsidR="009C7DDC" w:rsidRPr="009B04C6" w:rsidRDefault="009C7DDC" w:rsidP="00F21283">
            <w:pPr>
              <w:pStyle w:val="Table-Text"/>
              <w:suppressAutoHyphens/>
              <w:rPr>
                <w:rFonts w:ascii="Arial" w:hAnsi="Arial" w:cs="Arial"/>
                <w:lang w:eastAsia="nl-NL"/>
              </w:rPr>
            </w:pPr>
          </w:p>
        </w:tc>
        <w:tc>
          <w:tcPr>
            <w:tcW w:w="1170" w:type="dxa"/>
            <w:shd w:val="clear" w:color="auto" w:fill="A6A6A6" w:themeFill="background1" w:themeFillShade="A6"/>
          </w:tcPr>
          <w:p w14:paraId="7CE8591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1350" w:type="dxa"/>
            <w:shd w:val="clear" w:color="auto" w:fill="A6A6A6" w:themeFill="background1" w:themeFillShade="A6"/>
          </w:tcPr>
          <w:p w14:paraId="78ADF60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Optional</w:t>
            </w:r>
          </w:p>
        </w:tc>
        <w:tc>
          <w:tcPr>
            <w:tcW w:w="630" w:type="dxa"/>
            <w:shd w:val="clear" w:color="auto" w:fill="A6A6A6" w:themeFill="background1" w:themeFillShade="A6"/>
          </w:tcPr>
          <w:p w14:paraId="44C5744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1</w:t>
            </w:r>
          </w:p>
        </w:tc>
        <w:tc>
          <w:tcPr>
            <w:tcW w:w="900" w:type="dxa"/>
            <w:shd w:val="clear" w:color="auto" w:fill="A6A6A6" w:themeFill="background1" w:themeFillShade="A6"/>
          </w:tcPr>
          <w:p w14:paraId="660B28C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LOV</w:t>
            </w:r>
          </w:p>
        </w:tc>
        <w:tc>
          <w:tcPr>
            <w:tcW w:w="1350" w:type="dxa"/>
            <w:shd w:val="clear" w:color="auto" w:fill="A6A6A6" w:themeFill="background1" w:themeFillShade="A6"/>
          </w:tcPr>
          <w:p w14:paraId="55292C3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DLANGUAGE</w:t>
            </w:r>
          </w:p>
        </w:tc>
      </w:tr>
      <w:tr w:rsidR="009C7DDC" w:rsidRPr="009B04C6" w14:paraId="36E91E1E" w14:textId="77777777" w:rsidTr="001D4E38">
        <w:trPr>
          <w:cantSplit/>
        </w:trPr>
        <w:tc>
          <w:tcPr>
            <w:tcW w:w="2520" w:type="dxa"/>
            <w:gridSpan w:val="2"/>
            <w:shd w:val="clear" w:color="auto" w:fill="A6A6A6" w:themeFill="background1" w:themeFillShade="A6"/>
          </w:tcPr>
          <w:p w14:paraId="30F4218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 xml:space="preserve">Include metadata </w:t>
            </w:r>
            <w:r w:rsidRPr="009B04C6">
              <w:rPr>
                <w:rFonts w:ascii="Arial" w:hAnsi="Arial" w:cs="Arial"/>
                <w:b/>
                <w:bCs/>
                <w:lang w:val="en-GB" w:eastAsia="nl-NL"/>
              </w:rPr>
              <w:br/>
            </w:r>
            <w:r w:rsidRPr="009B04C6">
              <w:rPr>
                <w:rFonts w:ascii="Arial" w:hAnsi="Arial" w:cs="Arial"/>
                <w:lang w:val="en-GB" w:eastAsia="nl-NL"/>
              </w:rPr>
              <w:t>FPUBINCLUDEMETADATA</w:t>
            </w:r>
          </w:p>
        </w:tc>
        <w:tc>
          <w:tcPr>
            <w:tcW w:w="1980" w:type="dxa"/>
            <w:shd w:val="clear" w:color="auto" w:fill="A6A6A6" w:themeFill="background1" w:themeFillShade="A6"/>
          </w:tcPr>
          <w:p w14:paraId="20B81FA0" w14:textId="77777777" w:rsidR="009C7DDC" w:rsidRPr="009B04C6" w:rsidRDefault="009C7DDC" w:rsidP="00F21283">
            <w:pPr>
              <w:pStyle w:val="Table-Text"/>
              <w:suppressAutoHyphens/>
              <w:rPr>
                <w:rFonts w:ascii="Arial" w:hAnsi="Arial" w:cs="Arial"/>
                <w:szCs w:val="16"/>
                <w:lang w:eastAsia="nl-NL"/>
              </w:rPr>
            </w:pPr>
            <w:r w:rsidRPr="009B04C6">
              <w:rPr>
                <w:rFonts w:ascii="Arial" w:hAnsi="Arial" w:cs="Arial"/>
                <w:szCs w:val="16"/>
              </w:rPr>
              <w:t>Include metadata in the Publication output. This field can be set on the Publication Output when the Output Format supports this option.</w:t>
            </w:r>
          </w:p>
        </w:tc>
        <w:tc>
          <w:tcPr>
            <w:tcW w:w="720" w:type="dxa"/>
            <w:shd w:val="clear" w:color="auto" w:fill="A6A6A6" w:themeFill="background1" w:themeFillShade="A6"/>
          </w:tcPr>
          <w:p w14:paraId="52A20B33" w14:textId="77777777" w:rsidR="009C7DDC" w:rsidRPr="009B04C6" w:rsidRDefault="009C7DDC" w:rsidP="00F21283">
            <w:pPr>
              <w:pStyle w:val="Table-Text"/>
              <w:suppressAutoHyphens/>
              <w:rPr>
                <w:rFonts w:ascii="Arial" w:hAnsi="Arial" w:cs="Arial"/>
                <w:lang w:val="en-GB" w:eastAsia="nl-NL"/>
              </w:rPr>
            </w:pPr>
          </w:p>
        </w:tc>
        <w:tc>
          <w:tcPr>
            <w:tcW w:w="1170" w:type="dxa"/>
            <w:shd w:val="clear" w:color="auto" w:fill="A6A6A6" w:themeFill="background1" w:themeFillShade="A6"/>
          </w:tcPr>
          <w:p w14:paraId="2D9487B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3626FEF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1110769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3FA25A6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c>
          <w:tcPr>
            <w:tcW w:w="1350" w:type="dxa"/>
            <w:shd w:val="clear" w:color="auto" w:fill="A6A6A6" w:themeFill="background1" w:themeFillShade="A6"/>
          </w:tcPr>
          <w:p w14:paraId="5273935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r>
      <w:tr w:rsidR="009C7DDC" w:rsidRPr="009B04C6" w14:paraId="08A7E062" w14:textId="77777777" w:rsidTr="001D4E38">
        <w:trPr>
          <w:cantSplit/>
        </w:trPr>
        <w:tc>
          <w:tcPr>
            <w:tcW w:w="2520" w:type="dxa"/>
            <w:gridSpan w:val="2"/>
            <w:shd w:val="clear" w:color="auto" w:fill="A6A6A6" w:themeFill="background1" w:themeFillShade="A6"/>
          </w:tcPr>
          <w:p w14:paraId="28353BB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Include comments</w:t>
            </w:r>
            <w:r w:rsidRPr="009B04C6">
              <w:rPr>
                <w:rFonts w:ascii="Arial" w:hAnsi="Arial" w:cs="Arial"/>
                <w:b/>
                <w:bCs/>
                <w:lang w:val="en-GB" w:eastAsia="nl-NL"/>
              </w:rPr>
              <w:br/>
            </w:r>
            <w:r w:rsidRPr="009B04C6">
              <w:rPr>
                <w:rFonts w:ascii="Arial" w:hAnsi="Arial" w:cs="Arial"/>
                <w:lang w:val="en-GB" w:eastAsia="nl-NL"/>
              </w:rPr>
              <w:t>FPUBINCLUDECOMMENTS</w:t>
            </w:r>
          </w:p>
        </w:tc>
        <w:tc>
          <w:tcPr>
            <w:tcW w:w="1980" w:type="dxa"/>
            <w:shd w:val="clear" w:color="auto" w:fill="A6A6A6" w:themeFill="background1" w:themeFillShade="A6"/>
          </w:tcPr>
          <w:p w14:paraId="1D41AF82" w14:textId="77777777" w:rsidR="009C7DDC" w:rsidRPr="009B04C6" w:rsidRDefault="009C7DDC" w:rsidP="00F21283">
            <w:pPr>
              <w:pStyle w:val="Table-Text"/>
              <w:suppressAutoHyphens/>
              <w:rPr>
                <w:rFonts w:ascii="Arial" w:hAnsi="Arial" w:cs="Arial"/>
                <w:szCs w:val="16"/>
                <w:lang w:eastAsia="nl-NL"/>
              </w:rPr>
            </w:pPr>
            <w:r w:rsidRPr="009B04C6">
              <w:rPr>
                <w:rFonts w:ascii="Arial" w:hAnsi="Arial" w:cs="Arial"/>
                <w:szCs w:val="16"/>
              </w:rPr>
              <w:t>Include comments in the Publication output. This field can be set on the Publication Output when the Output Format supports this option.</w:t>
            </w:r>
          </w:p>
        </w:tc>
        <w:tc>
          <w:tcPr>
            <w:tcW w:w="720" w:type="dxa"/>
            <w:shd w:val="clear" w:color="auto" w:fill="A6A6A6" w:themeFill="background1" w:themeFillShade="A6"/>
          </w:tcPr>
          <w:p w14:paraId="7BF6CCA3" w14:textId="77777777" w:rsidR="009C7DDC" w:rsidRPr="009B04C6" w:rsidRDefault="009C7DDC" w:rsidP="00F21283">
            <w:pPr>
              <w:pStyle w:val="Table-Text"/>
              <w:suppressAutoHyphens/>
              <w:rPr>
                <w:rFonts w:ascii="Arial" w:hAnsi="Arial" w:cs="Arial"/>
                <w:lang w:val="en-GB" w:eastAsia="nl-NL"/>
              </w:rPr>
            </w:pPr>
          </w:p>
        </w:tc>
        <w:tc>
          <w:tcPr>
            <w:tcW w:w="1170" w:type="dxa"/>
            <w:shd w:val="clear" w:color="auto" w:fill="A6A6A6" w:themeFill="background1" w:themeFillShade="A6"/>
          </w:tcPr>
          <w:p w14:paraId="4615952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4508EB3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023561B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54F2B28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c>
          <w:tcPr>
            <w:tcW w:w="1350" w:type="dxa"/>
            <w:shd w:val="clear" w:color="auto" w:fill="A6A6A6" w:themeFill="background1" w:themeFillShade="A6"/>
          </w:tcPr>
          <w:p w14:paraId="7DB7A0F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r>
      <w:tr w:rsidR="009C7DDC" w:rsidRPr="009B04C6" w14:paraId="56F5B3D4" w14:textId="77777777" w:rsidTr="001D4E38">
        <w:trPr>
          <w:cantSplit/>
        </w:trPr>
        <w:tc>
          <w:tcPr>
            <w:tcW w:w="2520" w:type="dxa"/>
            <w:gridSpan w:val="2"/>
            <w:shd w:val="clear" w:color="auto" w:fill="A6A6A6" w:themeFill="background1" w:themeFillShade="A6"/>
          </w:tcPr>
          <w:p w14:paraId="2B57B46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b/>
                <w:bCs/>
                <w:lang w:val="en-GB" w:eastAsia="nl-NL"/>
              </w:rPr>
              <w:t>Differences with version</w:t>
            </w:r>
            <w:r w:rsidRPr="009B04C6">
              <w:rPr>
                <w:rFonts w:ascii="Arial" w:hAnsi="Arial" w:cs="Arial"/>
                <w:b/>
                <w:bCs/>
                <w:lang w:val="en-GB" w:eastAsia="nl-NL"/>
              </w:rPr>
              <w:br/>
            </w:r>
            <w:r w:rsidRPr="009B04C6">
              <w:rPr>
                <w:rFonts w:ascii="Arial" w:hAnsi="Arial" w:cs="Arial"/>
                <w:lang w:val="en-GB" w:eastAsia="nl-NL"/>
              </w:rPr>
              <w:t>FISHPUBCOMPARE</w:t>
            </w:r>
          </w:p>
        </w:tc>
        <w:tc>
          <w:tcPr>
            <w:tcW w:w="1980" w:type="dxa"/>
            <w:shd w:val="clear" w:color="auto" w:fill="A6A6A6" w:themeFill="background1" w:themeFillShade="A6"/>
          </w:tcPr>
          <w:p w14:paraId="5EB04149" w14:textId="77777777" w:rsidR="009C7DDC" w:rsidRPr="009B04C6" w:rsidRDefault="009C7DDC" w:rsidP="00F21283">
            <w:pPr>
              <w:pStyle w:val="Table-Text"/>
              <w:suppressAutoHyphens/>
              <w:rPr>
                <w:rFonts w:ascii="Arial" w:hAnsi="Arial" w:cs="Arial"/>
                <w:szCs w:val="16"/>
                <w:lang w:eastAsia="nl-NL"/>
              </w:rPr>
            </w:pPr>
            <w:r w:rsidRPr="009B04C6">
              <w:rPr>
                <w:rFonts w:ascii="Arial" w:hAnsi="Arial" w:cs="Arial"/>
                <w:szCs w:val="16"/>
              </w:rPr>
              <w:t>Compare the current Publication output with a previous released version of the same Publication. This field can be set on the Publication Output when the Output Format supports this option.</w:t>
            </w:r>
          </w:p>
        </w:tc>
        <w:tc>
          <w:tcPr>
            <w:tcW w:w="720" w:type="dxa"/>
            <w:shd w:val="clear" w:color="auto" w:fill="A6A6A6" w:themeFill="background1" w:themeFillShade="A6"/>
          </w:tcPr>
          <w:p w14:paraId="2AC56902" w14:textId="77777777" w:rsidR="009C7DDC" w:rsidRPr="009B04C6" w:rsidRDefault="009C7DDC" w:rsidP="00F21283">
            <w:pPr>
              <w:pStyle w:val="Table-Text"/>
              <w:suppressAutoHyphens/>
              <w:rPr>
                <w:rFonts w:ascii="Arial" w:hAnsi="Arial" w:cs="Arial"/>
                <w:lang w:val="en-GB" w:eastAsia="nl-NL"/>
              </w:rPr>
            </w:pPr>
          </w:p>
        </w:tc>
        <w:tc>
          <w:tcPr>
            <w:tcW w:w="1170" w:type="dxa"/>
            <w:shd w:val="clear" w:color="auto" w:fill="A6A6A6" w:themeFill="background1" w:themeFillShade="A6"/>
          </w:tcPr>
          <w:p w14:paraId="725A433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0BD2B9B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2E2B04E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1</w:t>
            </w:r>
          </w:p>
        </w:tc>
        <w:tc>
          <w:tcPr>
            <w:tcW w:w="900" w:type="dxa"/>
            <w:shd w:val="clear" w:color="auto" w:fill="A6A6A6" w:themeFill="background1" w:themeFillShade="A6"/>
          </w:tcPr>
          <w:p w14:paraId="436916C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c>
          <w:tcPr>
            <w:tcW w:w="1350" w:type="dxa"/>
            <w:shd w:val="clear" w:color="auto" w:fill="A6A6A6" w:themeFill="background1" w:themeFillShade="A6"/>
          </w:tcPr>
          <w:p w14:paraId="319C5F0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BOOLEAN</w:t>
            </w:r>
          </w:p>
        </w:tc>
      </w:tr>
      <w:tr w:rsidR="009C7DDC" w:rsidRPr="009B04C6" w14:paraId="06ED1C3B" w14:textId="77777777" w:rsidTr="001D4E38">
        <w:trPr>
          <w:cantSplit/>
        </w:trPr>
        <w:tc>
          <w:tcPr>
            <w:tcW w:w="2520" w:type="dxa"/>
            <w:gridSpan w:val="2"/>
            <w:shd w:val="clear" w:color="auto" w:fill="A6A6A6" w:themeFill="background1" w:themeFillShade="A6"/>
          </w:tcPr>
          <w:p w14:paraId="2B00BFA2" w14:textId="77777777" w:rsidR="009C7DDC" w:rsidRPr="006D4539" w:rsidRDefault="009C7DDC" w:rsidP="00F21283">
            <w:pPr>
              <w:pStyle w:val="Table-Text"/>
              <w:suppressAutoHyphens/>
              <w:rPr>
                <w:b/>
              </w:rPr>
            </w:pPr>
            <w:r w:rsidRPr="006D4539">
              <w:rPr>
                <w:b/>
              </w:rPr>
              <w:t>Review end date</w:t>
            </w:r>
          </w:p>
          <w:p w14:paraId="56C467BE" w14:textId="77777777" w:rsidR="009C7DDC" w:rsidRPr="00CB1C9A" w:rsidRDefault="009C7DDC" w:rsidP="00F21283">
            <w:pPr>
              <w:pStyle w:val="Table-Text"/>
              <w:suppressAutoHyphens/>
              <w:rPr>
                <w:rFonts w:ascii="Arial" w:hAnsi="Arial"/>
                <w:b/>
                <w:lang w:val="en-GB"/>
              </w:rPr>
            </w:pPr>
            <w:r>
              <w:t>FISHPUBREVIEWENDDATE</w:t>
            </w:r>
          </w:p>
        </w:tc>
        <w:tc>
          <w:tcPr>
            <w:tcW w:w="1980" w:type="dxa"/>
            <w:shd w:val="clear" w:color="auto" w:fill="A6A6A6" w:themeFill="background1" w:themeFillShade="A6"/>
          </w:tcPr>
          <w:p w14:paraId="47CCBF36" w14:textId="77777777" w:rsidR="009C7DDC" w:rsidRPr="009B04C6" w:rsidRDefault="009C7DDC" w:rsidP="00F21283">
            <w:pPr>
              <w:pStyle w:val="Table-Text"/>
              <w:suppressAutoHyphens/>
              <w:rPr>
                <w:rFonts w:ascii="Arial" w:hAnsi="Arial" w:cs="Arial"/>
                <w:szCs w:val="16"/>
              </w:rPr>
            </w:pPr>
            <w:r w:rsidRPr="006D4539">
              <w:rPr>
                <w:rFonts w:ascii="Arial" w:hAnsi="Arial" w:cs="Arial"/>
                <w:szCs w:val="16"/>
              </w:rPr>
              <w:t>The date when the publication review ends.</w:t>
            </w:r>
          </w:p>
        </w:tc>
        <w:tc>
          <w:tcPr>
            <w:tcW w:w="720" w:type="dxa"/>
            <w:shd w:val="clear" w:color="auto" w:fill="A6A6A6" w:themeFill="background1" w:themeFillShade="A6"/>
          </w:tcPr>
          <w:p w14:paraId="14D056A2" w14:textId="77777777" w:rsidR="009C7DDC" w:rsidRPr="00CB1C9A" w:rsidRDefault="009C7DDC" w:rsidP="00F21283">
            <w:pPr>
              <w:pStyle w:val="Table-Text"/>
              <w:suppressAutoHyphens/>
              <w:rPr>
                <w:rFonts w:ascii="Arial" w:hAnsi="Arial"/>
                <w:lang w:val="en-GB"/>
              </w:rPr>
            </w:pPr>
          </w:p>
        </w:tc>
        <w:tc>
          <w:tcPr>
            <w:tcW w:w="1170" w:type="dxa"/>
            <w:shd w:val="clear" w:color="auto" w:fill="A6A6A6" w:themeFill="background1" w:themeFillShade="A6"/>
          </w:tcPr>
          <w:p w14:paraId="17983A6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1350" w:type="dxa"/>
            <w:shd w:val="clear" w:color="auto" w:fill="A6A6A6" w:themeFill="background1" w:themeFillShade="A6"/>
          </w:tcPr>
          <w:p w14:paraId="46063C9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Optional</w:t>
            </w:r>
          </w:p>
        </w:tc>
        <w:tc>
          <w:tcPr>
            <w:tcW w:w="630" w:type="dxa"/>
            <w:shd w:val="clear" w:color="auto" w:fill="A6A6A6" w:themeFill="background1" w:themeFillShade="A6"/>
          </w:tcPr>
          <w:p w14:paraId="784E5FC3" w14:textId="77777777" w:rsidR="009C7DDC" w:rsidRPr="00CB1C9A" w:rsidRDefault="009C7DDC" w:rsidP="00F21283">
            <w:pPr>
              <w:pStyle w:val="Table-Text"/>
              <w:suppressAutoHyphens/>
              <w:rPr>
                <w:rFonts w:ascii="Arial" w:hAnsi="Arial"/>
                <w:lang w:val="en-GB"/>
              </w:rPr>
            </w:pPr>
            <w:r w:rsidRPr="009B04C6">
              <w:rPr>
                <w:rFonts w:ascii="Arial" w:hAnsi="Arial" w:cs="Arial"/>
                <w:lang w:val="en-GB" w:eastAsia="nl-NL"/>
              </w:rPr>
              <w:t>1</w:t>
            </w:r>
          </w:p>
        </w:tc>
        <w:tc>
          <w:tcPr>
            <w:tcW w:w="900" w:type="dxa"/>
            <w:shd w:val="clear" w:color="auto" w:fill="A6A6A6" w:themeFill="background1" w:themeFillShade="A6"/>
          </w:tcPr>
          <w:p w14:paraId="71BCBAEA"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Date</w:t>
            </w:r>
          </w:p>
        </w:tc>
        <w:tc>
          <w:tcPr>
            <w:tcW w:w="1350" w:type="dxa"/>
            <w:shd w:val="clear" w:color="auto" w:fill="A6A6A6" w:themeFill="background1" w:themeFillShade="A6"/>
          </w:tcPr>
          <w:p w14:paraId="705BA59B" w14:textId="77777777" w:rsidR="009C7DDC" w:rsidRPr="009B04C6" w:rsidRDefault="009C7DDC" w:rsidP="00F21283">
            <w:pPr>
              <w:pStyle w:val="Table-Text"/>
              <w:suppressAutoHyphens/>
              <w:rPr>
                <w:rFonts w:ascii="Arial" w:hAnsi="Arial" w:cs="Arial"/>
                <w:lang w:eastAsia="nl-NL"/>
              </w:rPr>
            </w:pPr>
            <w:r>
              <w:rPr>
                <w:rFonts w:ascii="Arial" w:hAnsi="Arial" w:cs="Arial"/>
                <w:lang w:eastAsia="nl-NL"/>
              </w:rPr>
              <w:t>-</w:t>
            </w:r>
          </w:p>
        </w:tc>
      </w:tr>
      <w:tr w:rsidR="00906D49" w:rsidRPr="009B04C6" w14:paraId="0B3DC0A2" w14:textId="77777777" w:rsidTr="001D4E38">
        <w:trPr>
          <w:cantSplit/>
        </w:trPr>
        <w:tc>
          <w:tcPr>
            <w:tcW w:w="2520" w:type="dxa"/>
            <w:gridSpan w:val="2"/>
            <w:shd w:val="clear" w:color="auto" w:fill="auto"/>
          </w:tcPr>
          <w:p w14:paraId="0A642FCE" w14:textId="77777777" w:rsidR="00906D49" w:rsidRDefault="00906D49" w:rsidP="0020382F">
            <w:pPr>
              <w:pStyle w:val="Table-Text"/>
              <w:suppressAutoHyphens/>
              <w:rPr>
                <w:rFonts w:ascii="Arial" w:hAnsi="Arial" w:cs="Arial"/>
                <w:bCs/>
                <w:highlight w:val="yellow"/>
                <w:lang w:val="en-GB" w:eastAsia="nl-NL"/>
              </w:rPr>
            </w:pPr>
            <w:r w:rsidRPr="001D4E38">
              <w:rPr>
                <w:rFonts w:ascii="Arial" w:hAnsi="Arial" w:cs="Arial"/>
                <w:b/>
                <w:bCs/>
                <w:highlight w:val="yellow"/>
                <w:lang w:eastAsia="nl-NL"/>
              </w:rPr>
              <w:t>Product family</w:t>
            </w:r>
            <w:r w:rsidRPr="001D4E38">
              <w:rPr>
                <w:rFonts w:ascii="Arial" w:hAnsi="Arial" w:cs="Arial"/>
                <w:highlight w:val="yellow"/>
                <w:lang w:eastAsia="nl-NL"/>
              </w:rPr>
              <w:br/>
            </w:r>
            <w:r w:rsidRPr="001D4E38">
              <w:rPr>
                <w:rFonts w:ascii="Arial" w:hAnsi="Arial" w:cs="Arial"/>
                <w:bCs/>
                <w:highlight w:val="yellow"/>
                <w:lang w:val="en-GB" w:eastAsia="nl-NL"/>
              </w:rPr>
              <w:t>FISHPRODUCTFAMILYNAME</w:t>
            </w:r>
          </w:p>
          <w:p w14:paraId="121103B5" w14:textId="21B2A2B6" w:rsidR="00F32FA0" w:rsidRPr="00F32FA0" w:rsidRDefault="00F32FA0" w:rsidP="0020382F">
            <w:pPr>
              <w:pStyle w:val="Table-Text"/>
              <w:suppressAutoHyphens/>
              <w:rPr>
                <w:b/>
                <w:highlight w:val="yellow"/>
              </w:rPr>
            </w:pPr>
            <w:r w:rsidRPr="00F32FA0">
              <w:rPr>
                <w:rFonts w:ascii="Arial" w:hAnsi="Arial" w:cs="Arial"/>
                <w:b/>
                <w:bCs/>
                <w:highlight w:val="yellow"/>
                <w:lang w:val="en-GB" w:eastAsia="nl-NL"/>
              </w:rPr>
              <w:t>HIDE FIELD</w:t>
            </w:r>
          </w:p>
        </w:tc>
        <w:tc>
          <w:tcPr>
            <w:tcW w:w="1980" w:type="dxa"/>
            <w:shd w:val="clear" w:color="auto" w:fill="auto"/>
          </w:tcPr>
          <w:p w14:paraId="31C7E30A" w14:textId="25CC3F62" w:rsidR="00906D49" w:rsidRPr="001D4E38" w:rsidRDefault="00906D49" w:rsidP="00906D49">
            <w:pPr>
              <w:pStyle w:val="Table-Text"/>
              <w:suppressAutoHyphens/>
              <w:rPr>
                <w:rFonts w:ascii="Arial" w:hAnsi="Arial" w:cs="Arial"/>
                <w:szCs w:val="16"/>
                <w:highlight w:val="yellow"/>
              </w:rPr>
            </w:pPr>
            <w:r w:rsidRPr="001D4E38">
              <w:rPr>
                <w:rFonts w:ascii="Arial" w:hAnsi="Arial" w:cs="Arial"/>
                <w:highlight w:val="yellow"/>
                <w:lang w:eastAsia="nl-NL"/>
              </w:rPr>
              <w:t>Product family name</w:t>
            </w:r>
          </w:p>
        </w:tc>
        <w:tc>
          <w:tcPr>
            <w:tcW w:w="720" w:type="dxa"/>
            <w:shd w:val="clear" w:color="auto" w:fill="auto"/>
          </w:tcPr>
          <w:p w14:paraId="5C5DB785" w14:textId="77777777" w:rsidR="00906D49" w:rsidRPr="001D4E38" w:rsidRDefault="00906D49" w:rsidP="0020382F">
            <w:pPr>
              <w:pStyle w:val="Table-Text"/>
              <w:suppressAutoHyphens/>
              <w:rPr>
                <w:rFonts w:ascii="Arial" w:hAnsi="Arial"/>
                <w:highlight w:val="yellow"/>
                <w:lang w:val="en-GB"/>
              </w:rPr>
            </w:pPr>
            <w:r w:rsidRPr="001D4E38">
              <w:rPr>
                <w:rFonts w:ascii="Arial" w:hAnsi="Arial" w:cs="Arial"/>
                <w:highlight w:val="yellow"/>
                <w:lang w:eastAsia="nl-NL"/>
              </w:rPr>
              <w:t>-</w:t>
            </w:r>
          </w:p>
        </w:tc>
        <w:tc>
          <w:tcPr>
            <w:tcW w:w="1170" w:type="dxa"/>
            <w:shd w:val="clear" w:color="auto" w:fill="auto"/>
          </w:tcPr>
          <w:p w14:paraId="12564EB3" w14:textId="77777777" w:rsidR="00906D49" w:rsidRPr="001D4E38" w:rsidRDefault="00906D49" w:rsidP="0020382F">
            <w:pPr>
              <w:pStyle w:val="Table-Text"/>
              <w:suppressAutoHyphens/>
              <w:rPr>
                <w:rFonts w:ascii="Arial" w:hAnsi="Arial" w:cs="Arial"/>
                <w:highlight w:val="yellow"/>
                <w:lang w:val="en-GB" w:eastAsia="nl-NL"/>
              </w:rPr>
            </w:pPr>
            <w:r w:rsidRPr="001D4E38">
              <w:rPr>
                <w:rFonts w:ascii="Arial" w:hAnsi="Arial" w:cs="Arial"/>
                <w:highlight w:val="yellow"/>
                <w:lang w:val="en-GB" w:eastAsia="nl-NL"/>
              </w:rPr>
              <w:t>Optional</w:t>
            </w:r>
          </w:p>
        </w:tc>
        <w:tc>
          <w:tcPr>
            <w:tcW w:w="1350" w:type="dxa"/>
            <w:shd w:val="clear" w:color="auto" w:fill="auto"/>
          </w:tcPr>
          <w:p w14:paraId="1415D34A" w14:textId="77777777" w:rsidR="00906D49" w:rsidRPr="001D4E38" w:rsidRDefault="00906D49" w:rsidP="0020382F">
            <w:pPr>
              <w:pStyle w:val="Table-Text"/>
              <w:suppressAutoHyphens/>
              <w:rPr>
                <w:rFonts w:ascii="Arial" w:hAnsi="Arial" w:cs="Arial"/>
                <w:highlight w:val="yellow"/>
                <w:lang w:val="en-GB" w:eastAsia="nl-NL"/>
              </w:rPr>
            </w:pPr>
            <w:r w:rsidRPr="001D4E38">
              <w:rPr>
                <w:rFonts w:ascii="Arial" w:hAnsi="Arial" w:cs="Arial"/>
                <w:highlight w:val="yellow"/>
                <w:lang w:val="en-GB" w:eastAsia="nl-NL"/>
              </w:rPr>
              <w:t>Optional</w:t>
            </w:r>
          </w:p>
        </w:tc>
        <w:tc>
          <w:tcPr>
            <w:tcW w:w="630" w:type="dxa"/>
            <w:shd w:val="clear" w:color="auto" w:fill="auto"/>
          </w:tcPr>
          <w:p w14:paraId="24578272" w14:textId="77777777" w:rsidR="00906D49" w:rsidRPr="001D4E38" w:rsidRDefault="00906D49" w:rsidP="0020382F">
            <w:pPr>
              <w:pStyle w:val="Table-Text"/>
              <w:suppressAutoHyphens/>
              <w:rPr>
                <w:rFonts w:ascii="Arial" w:hAnsi="Arial" w:cs="Arial"/>
                <w:highlight w:val="yellow"/>
                <w:lang w:val="en-GB" w:eastAsia="nl-NL"/>
              </w:rPr>
            </w:pPr>
            <w:r w:rsidRPr="001D4E38">
              <w:rPr>
                <w:rFonts w:ascii="Arial" w:hAnsi="Arial" w:cs="Arial"/>
                <w:highlight w:val="yellow"/>
                <w:lang w:eastAsia="nl-NL"/>
              </w:rPr>
              <w:t>1</w:t>
            </w:r>
          </w:p>
        </w:tc>
        <w:tc>
          <w:tcPr>
            <w:tcW w:w="900" w:type="dxa"/>
            <w:shd w:val="clear" w:color="auto" w:fill="auto"/>
          </w:tcPr>
          <w:p w14:paraId="4C340A9B" w14:textId="77777777" w:rsidR="00906D49" w:rsidRPr="001D4E38" w:rsidRDefault="00906D49" w:rsidP="0020382F">
            <w:pPr>
              <w:pStyle w:val="Table-Text"/>
              <w:suppressAutoHyphens/>
              <w:rPr>
                <w:rFonts w:ascii="Arial" w:hAnsi="Arial" w:cs="Arial"/>
                <w:highlight w:val="yellow"/>
                <w:lang w:eastAsia="nl-NL"/>
              </w:rPr>
            </w:pPr>
            <w:r w:rsidRPr="001D4E38">
              <w:rPr>
                <w:rFonts w:ascii="Arial" w:hAnsi="Arial" w:cs="Arial"/>
                <w:highlight w:val="yellow"/>
                <w:lang w:eastAsia="nl-NL"/>
              </w:rPr>
              <w:t>LOV</w:t>
            </w:r>
          </w:p>
        </w:tc>
        <w:tc>
          <w:tcPr>
            <w:tcW w:w="1350" w:type="dxa"/>
            <w:shd w:val="clear" w:color="auto" w:fill="auto"/>
          </w:tcPr>
          <w:p w14:paraId="0387C92F" w14:textId="6511BC4D" w:rsidR="00906D49" w:rsidRPr="001D4E38" w:rsidRDefault="00906D49" w:rsidP="0020382F">
            <w:pPr>
              <w:pStyle w:val="Table-Text"/>
              <w:suppressAutoHyphens/>
              <w:rPr>
                <w:rFonts w:ascii="Arial" w:hAnsi="Arial" w:cs="Arial"/>
                <w:highlight w:val="yellow"/>
                <w:lang w:eastAsia="nl-NL"/>
              </w:rPr>
            </w:pPr>
            <w:r w:rsidRPr="001D4E38">
              <w:rPr>
                <w:rFonts w:ascii="Arial" w:hAnsi="Arial" w:cs="Arial"/>
                <w:bCs/>
                <w:highlight w:val="yellow"/>
                <w:lang w:val="en-GB" w:eastAsia="nl-NL"/>
              </w:rPr>
              <w:t>DPRODUCTFAMILYNAME</w:t>
            </w:r>
          </w:p>
        </w:tc>
      </w:tr>
      <w:tr w:rsidR="00906D49" w:rsidRPr="009B04C6" w14:paraId="03306710" w14:textId="77777777" w:rsidTr="001D4E38">
        <w:trPr>
          <w:cantSplit/>
        </w:trPr>
        <w:tc>
          <w:tcPr>
            <w:tcW w:w="2520" w:type="dxa"/>
            <w:gridSpan w:val="2"/>
            <w:shd w:val="clear" w:color="auto" w:fill="auto"/>
          </w:tcPr>
          <w:p w14:paraId="1F1DC180" w14:textId="77777777" w:rsidR="00906D49" w:rsidRDefault="00906D49" w:rsidP="00906D49">
            <w:pPr>
              <w:pStyle w:val="Table-Text"/>
              <w:suppressAutoHyphens/>
              <w:rPr>
                <w:rFonts w:ascii="Arial" w:hAnsi="Arial" w:cs="Arial"/>
                <w:bCs/>
                <w:highlight w:val="yellow"/>
                <w:lang w:val="en-GB" w:eastAsia="nl-NL"/>
              </w:rPr>
            </w:pPr>
            <w:r w:rsidRPr="001D4E38">
              <w:rPr>
                <w:rFonts w:ascii="Arial" w:hAnsi="Arial" w:cs="Arial"/>
                <w:b/>
                <w:bCs/>
                <w:highlight w:val="yellow"/>
                <w:lang w:eastAsia="nl-NL"/>
              </w:rPr>
              <w:t>Product release</w:t>
            </w:r>
            <w:r w:rsidRPr="001D4E38">
              <w:rPr>
                <w:rFonts w:ascii="Arial" w:hAnsi="Arial" w:cs="Arial"/>
                <w:highlight w:val="yellow"/>
                <w:lang w:eastAsia="nl-NL"/>
              </w:rPr>
              <w:br/>
            </w:r>
            <w:r w:rsidRPr="001D4E38">
              <w:rPr>
                <w:rFonts w:ascii="Arial" w:hAnsi="Arial" w:cs="Arial"/>
                <w:bCs/>
                <w:highlight w:val="yellow"/>
                <w:lang w:val="en-GB" w:eastAsia="nl-NL"/>
              </w:rPr>
              <w:t>FISHPRODUCTRELEASENAME</w:t>
            </w:r>
          </w:p>
          <w:p w14:paraId="6ECE1ABC" w14:textId="53951B86" w:rsidR="00F32FA0" w:rsidRPr="001D4E38" w:rsidRDefault="00F32FA0" w:rsidP="00906D49">
            <w:pPr>
              <w:pStyle w:val="Table-Text"/>
              <w:suppressAutoHyphens/>
              <w:rPr>
                <w:b/>
                <w:highlight w:val="yellow"/>
              </w:rPr>
            </w:pPr>
            <w:r w:rsidRPr="00F32FA0">
              <w:rPr>
                <w:rFonts w:ascii="Arial" w:hAnsi="Arial" w:cs="Arial"/>
                <w:b/>
                <w:bCs/>
                <w:highlight w:val="yellow"/>
                <w:lang w:val="en-GB" w:eastAsia="nl-NL"/>
              </w:rPr>
              <w:t>HIDE FIELD</w:t>
            </w:r>
          </w:p>
        </w:tc>
        <w:tc>
          <w:tcPr>
            <w:tcW w:w="1980" w:type="dxa"/>
            <w:shd w:val="clear" w:color="auto" w:fill="auto"/>
          </w:tcPr>
          <w:p w14:paraId="73E49056" w14:textId="15499827" w:rsidR="00906D49" w:rsidRPr="001D4E38" w:rsidRDefault="00906D49" w:rsidP="00906D49">
            <w:pPr>
              <w:pStyle w:val="Table-Text"/>
              <w:suppressAutoHyphens/>
              <w:rPr>
                <w:rFonts w:ascii="Arial" w:hAnsi="Arial" w:cs="Arial"/>
                <w:szCs w:val="16"/>
                <w:highlight w:val="yellow"/>
              </w:rPr>
            </w:pPr>
            <w:r w:rsidRPr="001D4E38">
              <w:rPr>
                <w:highlight w:val="yellow"/>
              </w:rPr>
              <w:t>Product release name</w:t>
            </w:r>
          </w:p>
        </w:tc>
        <w:tc>
          <w:tcPr>
            <w:tcW w:w="720" w:type="dxa"/>
            <w:shd w:val="clear" w:color="auto" w:fill="auto"/>
          </w:tcPr>
          <w:p w14:paraId="22821EC4" w14:textId="32FE455D" w:rsidR="00906D49" w:rsidRPr="001D4E38" w:rsidRDefault="00906D49" w:rsidP="00906D49">
            <w:pPr>
              <w:pStyle w:val="Table-Text"/>
              <w:suppressAutoHyphens/>
              <w:rPr>
                <w:rFonts w:ascii="Arial" w:hAnsi="Arial"/>
                <w:highlight w:val="yellow"/>
                <w:lang w:val="en-GB"/>
              </w:rPr>
            </w:pPr>
            <w:r w:rsidRPr="001D4E38">
              <w:rPr>
                <w:rFonts w:ascii="Arial" w:hAnsi="Arial" w:cs="Arial"/>
                <w:highlight w:val="yellow"/>
                <w:lang w:eastAsia="nl-NL"/>
              </w:rPr>
              <w:t>-</w:t>
            </w:r>
          </w:p>
        </w:tc>
        <w:tc>
          <w:tcPr>
            <w:tcW w:w="1170" w:type="dxa"/>
            <w:shd w:val="clear" w:color="auto" w:fill="auto"/>
          </w:tcPr>
          <w:p w14:paraId="74E311DA" w14:textId="5FB7D155" w:rsidR="00906D49" w:rsidRPr="001D4E38" w:rsidRDefault="00906D49" w:rsidP="00906D49">
            <w:pPr>
              <w:pStyle w:val="Table-Text"/>
              <w:suppressAutoHyphens/>
              <w:rPr>
                <w:rFonts w:ascii="Arial" w:hAnsi="Arial" w:cs="Arial"/>
                <w:highlight w:val="yellow"/>
                <w:lang w:val="en-GB" w:eastAsia="nl-NL"/>
              </w:rPr>
            </w:pPr>
            <w:r w:rsidRPr="001D4E38">
              <w:rPr>
                <w:rFonts w:ascii="Arial" w:hAnsi="Arial" w:cs="Arial"/>
                <w:highlight w:val="yellow"/>
                <w:lang w:val="en-GB" w:eastAsia="nl-NL"/>
              </w:rPr>
              <w:t>Optional</w:t>
            </w:r>
          </w:p>
        </w:tc>
        <w:tc>
          <w:tcPr>
            <w:tcW w:w="1350" w:type="dxa"/>
            <w:shd w:val="clear" w:color="auto" w:fill="auto"/>
          </w:tcPr>
          <w:p w14:paraId="4630D16E" w14:textId="29E68DD6" w:rsidR="00906D49" w:rsidRPr="001D4E38" w:rsidRDefault="00906D49" w:rsidP="00906D49">
            <w:pPr>
              <w:pStyle w:val="Table-Text"/>
              <w:suppressAutoHyphens/>
              <w:rPr>
                <w:rFonts w:ascii="Arial" w:hAnsi="Arial" w:cs="Arial"/>
                <w:highlight w:val="yellow"/>
                <w:lang w:val="en-GB" w:eastAsia="nl-NL"/>
              </w:rPr>
            </w:pPr>
            <w:r w:rsidRPr="001D4E38">
              <w:rPr>
                <w:rFonts w:ascii="Arial" w:hAnsi="Arial" w:cs="Arial"/>
                <w:highlight w:val="yellow"/>
                <w:lang w:val="en-GB" w:eastAsia="nl-NL"/>
              </w:rPr>
              <w:t>Optional</w:t>
            </w:r>
          </w:p>
        </w:tc>
        <w:tc>
          <w:tcPr>
            <w:tcW w:w="630" w:type="dxa"/>
            <w:shd w:val="clear" w:color="auto" w:fill="auto"/>
          </w:tcPr>
          <w:p w14:paraId="59DF3EE7" w14:textId="0CDC0A0F" w:rsidR="00906D49" w:rsidRPr="001D4E38" w:rsidRDefault="00906D49" w:rsidP="00906D49">
            <w:pPr>
              <w:pStyle w:val="Table-Text"/>
              <w:suppressAutoHyphens/>
              <w:rPr>
                <w:rFonts w:ascii="Arial" w:hAnsi="Arial" w:cs="Arial"/>
                <w:highlight w:val="yellow"/>
                <w:lang w:val="en-GB" w:eastAsia="nl-NL"/>
              </w:rPr>
            </w:pPr>
            <w:r w:rsidRPr="001D4E38">
              <w:rPr>
                <w:rFonts w:ascii="Arial" w:hAnsi="Arial" w:cs="Arial"/>
                <w:highlight w:val="yellow"/>
                <w:lang w:eastAsia="nl-NL"/>
              </w:rPr>
              <w:t>1</w:t>
            </w:r>
          </w:p>
        </w:tc>
        <w:tc>
          <w:tcPr>
            <w:tcW w:w="900" w:type="dxa"/>
            <w:shd w:val="clear" w:color="auto" w:fill="auto"/>
          </w:tcPr>
          <w:p w14:paraId="647D0ADE" w14:textId="707AA794" w:rsidR="00906D49" w:rsidRPr="001D4E38" w:rsidRDefault="00906D49" w:rsidP="00906D49">
            <w:pPr>
              <w:pStyle w:val="Table-Text"/>
              <w:suppressAutoHyphens/>
              <w:rPr>
                <w:rFonts w:ascii="Arial" w:hAnsi="Arial" w:cs="Arial"/>
                <w:highlight w:val="yellow"/>
                <w:lang w:eastAsia="nl-NL"/>
              </w:rPr>
            </w:pPr>
            <w:r w:rsidRPr="001D4E38">
              <w:rPr>
                <w:rFonts w:ascii="Arial" w:hAnsi="Arial" w:cs="Arial"/>
                <w:highlight w:val="yellow"/>
                <w:lang w:eastAsia="nl-NL"/>
              </w:rPr>
              <w:t>LOV</w:t>
            </w:r>
          </w:p>
        </w:tc>
        <w:tc>
          <w:tcPr>
            <w:tcW w:w="1350" w:type="dxa"/>
            <w:shd w:val="clear" w:color="auto" w:fill="auto"/>
          </w:tcPr>
          <w:p w14:paraId="2C16D685" w14:textId="6FF5741C" w:rsidR="00906D49" w:rsidRPr="001D4E38" w:rsidRDefault="00906D49" w:rsidP="00906D49">
            <w:pPr>
              <w:pStyle w:val="Table-Text"/>
              <w:suppressAutoHyphens/>
              <w:rPr>
                <w:rFonts w:ascii="Arial" w:hAnsi="Arial" w:cs="Arial"/>
                <w:highlight w:val="yellow"/>
                <w:lang w:eastAsia="nl-NL"/>
              </w:rPr>
            </w:pPr>
            <w:r w:rsidRPr="001D4E38">
              <w:rPr>
                <w:rFonts w:ascii="Arial" w:hAnsi="Arial" w:cs="Arial"/>
                <w:bCs/>
                <w:highlight w:val="yellow"/>
                <w:lang w:val="en-GB" w:eastAsia="nl-NL"/>
              </w:rPr>
              <w:t>DPRODUCTRELEASENAME</w:t>
            </w:r>
          </w:p>
        </w:tc>
      </w:tr>
      <w:tr w:rsidR="00906D49" w:rsidRPr="009B04C6" w14:paraId="04CEEBE9" w14:textId="77777777" w:rsidTr="00FE4DF9">
        <w:trPr>
          <w:cantSplit/>
        </w:trPr>
        <w:tc>
          <w:tcPr>
            <w:tcW w:w="10620" w:type="dxa"/>
            <w:gridSpan w:val="9"/>
          </w:tcPr>
          <w:p w14:paraId="3FBD1581" w14:textId="77777777" w:rsidR="00F82D50" w:rsidRDefault="00906D49" w:rsidP="00906D49">
            <w:pPr>
              <w:pStyle w:val="Table-Text"/>
              <w:suppressAutoHyphens/>
              <w:jc w:val="center"/>
              <w:rPr>
                <w:rFonts w:ascii="Arial" w:hAnsi="Arial" w:cs="Arial"/>
                <w:b/>
                <w:bCs/>
                <w:lang w:eastAsia="nl-NL"/>
              </w:rPr>
            </w:pPr>
            <w:r w:rsidRPr="00E061E0">
              <w:rPr>
                <w:rFonts w:ascii="Arial" w:hAnsi="Arial" w:cs="Arial"/>
                <w:i/>
                <w:sz w:val="20"/>
                <w:lang w:eastAsia="nl-NL"/>
              </w:rPr>
              <w:t>Customer specific fields</w:t>
            </w:r>
            <w:r w:rsidR="00F82D50">
              <w:rPr>
                <w:rFonts w:ascii="Arial" w:hAnsi="Arial" w:cs="Arial"/>
                <w:b/>
                <w:bCs/>
                <w:lang w:eastAsia="nl-NL"/>
              </w:rPr>
              <w:t xml:space="preserve"> </w:t>
            </w:r>
          </w:p>
          <w:p w14:paraId="5160ACB8" w14:textId="3A652DC5" w:rsidR="00906D49" w:rsidRPr="00CB1C9A" w:rsidRDefault="00F82D50" w:rsidP="00330DDE">
            <w:pPr>
              <w:pStyle w:val="Table-Text"/>
              <w:suppressAutoHyphens/>
              <w:jc w:val="center"/>
              <w:rPr>
                <w:rFonts w:ascii="Arial" w:hAnsi="Arial"/>
                <w:i/>
                <w:sz w:val="20"/>
              </w:rPr>
            </w:pPr>
            <w:r w:rsidRPr="00D65800">
              <w:rPr>
                <w:rFonts w:ascii="Arial" w:hAnsi="Arial" w:cs="Arial"/>
                <w:b/>
                <w:bCs/>
                <w:highlight w:val="yellow"/>
                <w:lang w:eastAsia="nl-NL"/>
              </w:rPr>
              <w:t>Create TI tab for T</w:t>
            </w:r>
            <w:r w:rsidR="00330DDE" w:rsidRPr="00D65800">
              <w:rPr>
                <w:rFonts w:ascii="Arial" w:hAnsi="Arial" w:cs="Arial"/>
                <w:b/>
                <w:bCs/>
                <w:highlight w:val="yellow"/>
                <w:lang w:eastAsia="nl-NL"/>
              </w:rPr>
              <w:t>I</w:t>
            </w:r>
            <w:r w:rsidRPr="00D65800">
              <w:rPr>
                <w:rFonts w:ascii="Arial" w:hAnsi="Arial" w:cs="Arial"/>
                <w:b/>
                <w:bCs/>
                <w:highlight w:val="yellow"/>
                <w:lang w:eastAsia="nl-NL"/>
              </w:rPr>
              <w:t xml:space="preserve"> meta</w:t>
            </w:r>
          </w:p>
        </w:tc>
      </w:tr>
      <w:tr w:rsidR="008A1022" w:rsidRPr="009B04C6" w14:paraId="756950CA" w14:textId="77777777" w:rsidTr="001D4E38">
        <w:trPr>
          <w:cantSplit/>
        </w:trPr>
        <w:tc>
          <w:tcPr>
            <w:tcW w:w="2453" w:type="dxa"/>
          </w:tcPr>
          <w:p w14:paraId="2BCB7FFE" w14:textId="7B427920" w:rsidR="008A1022" w:rsidRDefault="00D65800" w:rsidP="00B93B93">
            <w:pPr>
              <w:pStyle w:val="Table-Text"/>
              <w:suppressAutoHyphens/>
              <w:rPr>
                <w:rFonts w:ascii="Arial" w:hAnsi="Arial" w:cs="Arial"/>
                <w:b/>
                <w:bCs/>
                <w:lang w:eastAsia="nl-NL"/>
              </w:rPr>
            </w:pPr>
            <w:r>
              <w:rPr>
                <w:rFonts w:ascii="Arial" w:hAnsi="Arial" w:cs="Arial"/>
                <w:b/>
                <w:bCs/>
                <w:lang w:eastAsia="nl-NL"/>
              </w:rPr>
              <w:t>M</w:t>
            </w:r>
            <w:r w:rsidR="008A1022">
              <w:rPr>
                <w:rFonts w:ascii="Arial" w:hAnsi="Arial" w:cs="Arial"/>
                <w:b/>
                <w:bCs/>
                <w:lang w:eastAsia="nl-NL"/>
              </w:rPr>
              <w:t>arketing Reviewer</w:t>
            </w:r>
          </w:p>
          <w:p w14:paraId="245CF805" w14:textId="0FEF9DA6" w:rsidR="008A1022" w:rsidRDefault="008A1022" w:rsidP="00B93B93">
            <w:pPr>
              <w:pStyle w:val="Table-Text"/>
              <w:suppressAutoHyphens/>
              <w:rPr>
                <w:rFonts w:ascii="Arial" w:hAnsi="Arial" w:cs="Arial"/>
                <w:b/>
                <w:bCs/>
                <w:lang w:eastAsia="nl-NL"/>
              </w:rPr>
            </w:pPr>
            <w:r>
              <w:rPr>
                <w:rFonts w:ascii="Arial" w:hAnsi="Arial" w:cs="Arial"/>
                <w:b/>
                <w:bCs/>
                <w:lang w:eastAsia="nl-NL"/>
              </w:rPr>
              <w:t>FTIMARKETINGREVIEWER</w:t>
            </w:r>
          </w:p>
        </w:tc>
        <w:tc>
          <w:tcPr>
            <w:tcW w:w="2047" w:type="dxa"/>
            <w:gridSpan w:val="2"/>
          </w:tcPr>
          <w:p w14:paraId="1DA395C9" w14:textId="5A8069CF" w:rsidR="008A1022" w:rsidRDefault="008A1022" w:rsidP="008A1022">
            <w:pPr>
              <w:pStyle w:val="Table-Text"/>
              <w:suppressAutoHyphens/>
              <w:rPr>
                <w:rFonts w:ascii="Arial" w:hAnsi="Arial" w:cs="Arial"/>
              </w:rPr>
            </w:pPr>
            <w:r>
              <w:t xml:space="preserve">Marketing Reviewer assigned to ensure proper TM usage, brand, </w:t>
            </w:r>
            <w:r w:rsidR="002B66BA">
              <w:t>and messaging</w:t>
            </w:r>
            <w:r>
              <w:t>.</w:t>
            </w:r>
          </w:p>
        </w:tc>
        <w:tc>
          <w:tcPr>
            <w:tcW w:w="720" w:type="dxa"/>
          </w:tcPr>
          <w:p w14:paraId="27B5FBD0" w14:textId="4F7307BF" w:rsidR="008A1022" w:rsidRDefault="008A1022" w:rsidP="00906D49">
            <w:pPr>
              <w:pStyle w:val="Table-Text"/>
              <w:suppressAutoHyphens/>
              <w:rPr>
                <w:rFonts w:ascii="Arial" w:hAnsi="Arial" w:cs="Arial"/>
                <w:lang w:eastAsia="nl-NL"/>
              </w:rPr>
            </w:pPr>
            <w:r w:rsidRPr="005F2CE8">
              <w:t>null</w:t>
            </w:r>
          </w:p>
        </w:tc>
        <w:tc>
          <w:tcPr>
            <w:tcW w:w="1170" w:type="dxa"/>
          </w:tcPr>
          <w:p w14:paraId="0B8A3275" w14:textId="0AFCFBB0" w:rsidR="008A1022" w:rsidRDefault="008A1022" w:rsidP="00906D49">
            <w:pPr>
              <w:pStyle w:val="Table-Text"/>
              <w:suppressAutoHyphens/>
              <w:rPr>
                <w:rFonts w:ascii="Arial" w:hAnsi="Arial" w:cs="Arial"/>
                <w:lang w:val="en-GB" w:eastAsia="nl-NL"/>
              </w:rPr>
            </w:pPr>
            <w:r w:rsidRPr="005F2CE8">
              <w:t>Optional</w:t>
            </w:r>
          </w:p>
        </w:tc>
        <w:tc>
          <w:tcPr>
            <w:tcW w:w="1350" w:type="dxa"/>
          </w:tcPr>
          <w:p w14:paraId="4FBE6874" w14:textId="2650457D" w:rsidR="008A1022" w:rsidRPr="009A30C3" w:rsidRDefault="008A1022" w:rsidP="00906D49">
            <w:pPr>
              <w:pStyle w:val="Table-Text"/>
              <w:suppressAutoHyphens/>
            </w:pPr>
            <w:r w:rsidRPr="005F2CE8">
              <w:t>Optional</w:t>
            </w:r>
          </w:p>
        </w:tc>
        <w:tc>
          <w:tcPr>
            <w:tcW w:w="630" w:type="dxa"/>
          </w:tcPr>
          <w:p w14:paraId="56B9FB96" w14:textId="05ADA514" w:rsidR="008A1022" w:rsidRDefault="00D65800" w:rsidP="00906D49">
            <w:pPr>
              <w:pStyle w:val="Table-Text"/>
              <w:suppressAutoHyphens/>
              <w:rPr>
                <w:rFonts w:ascii="Arial" w:hAnsi="Arial" w:cs="Arial"/>
                <w:lang w:eastAsia="nl-NL"/>
              </w:rPr>
            </w:pPr>
            <w:r>
              <w:t>n</w:t>
            </w:r>
          </w:p>
        </w:tc>
        <w:tc>
          <w:tcPr>
            <w:tcW w:w="900" w:type="dxa"/>
          </w:tcPr>
          <w:p w14:paraId="37F59457" w14:textId="0985AD5A" w:rsidR="008A1022" w:rsidRDefault="00150767" w:rsidP="00906D49">
            <w:pPr>
              <w:pStyle w:val="Table-Text"/>
              <w:suppressAutoHyphens/>
              <w:rPr>
                <w:rFonts w:ascii="Arial" w:hAnsi="Arial" w:cs="Arial"/>
                <w:lang w:eastAsia="nl-NL"/>
              </w:rPr>
            </w:pPr>
            <w:r>
              <w:t>USER</w:t>
            </w:r>
          </w:p>
        </w:tc>
        <w:tc>
          <w:tcPr>
            <w:tcW w:w="1350" w:type="dxa"/>
          </w:tcPr>
          <w:p w14:paraId="6348A831" w14:textId="7DA5411A" w:rsidR="008A1022" w:rsidRDefault="00150767" w:rsidP="00906D49">
            <w:pPr>
              <w:pStyle w:val="Table-Text"/>
              <w:suppressAutoHyphens/>
              <w:rPr>
                <w:rFonts w:ascii="Arial" w:hAnsi="Arial" w:cs="Arial"/>
                <w:lang w:eastAsia="nl-NL"/>
              </w:rPr>
            </w:pPr>
            <w:r>
              <w:t xml:space="preserve">Marketing Reviewer </w:t>
            </w:r>
          </w:p>
        </w:tc>
      </w:tr>
      <w:tr w:rsidR="008A1022" w:rsidRPr="009B04C6" w14:paraId="59B21A18" w14:textId="77777777" w:rsidTr="001D4E38">
        <w:trPr>
          <w:cantSplit/>
        </w:trPr>
        <w:tc>
          <w:tcPr>
            <w:tcW w:w="2453" w:type="dxa"/>
          </w:tcPr>
          <w:p w14:paraId="6A935CE6" w14:textId="09B536E8" w:rsidR="008A1022" w:rsidRDefault="008A1022" w:rsidP="00B93B93">
            <w:pPr>
              <w:pStyle w:val="Table-Text"/>
              <w:suppressAutoHyphens/>
              <w:rPr>
                <w:rFonts w:ascii="Arial" w:hAnsi="Arial" w:cs="Arial"/>
                <w:b/>
                <w:bCs/>
                <w:lang w:eastAsia="nl-NL"/>
              </w:rPr>
            </w:pPr>
            <w:r>
              <w:rPr>
                <w:rFonts w:ascii="Arial" w:hAnsi="Arial" w:cs="Arial"/>
                <w:b/>
                <w:bCs/>
                <w:lang w:eastAsia="nl-NL"/>
              </w:rPr>
              <w:t>Technical Illustrator</w:t>
            </w:r>
          </w:p>
          <w:p w14:paraId="45158F54" w14:textId="10717939" w:rsidR="008A1022" w:rsidRDefault="008A1022" w:rsidP="00B93B93">
            <w:pPr>
              <w:pStyle w:val="Table-Text"/>
              <w:suppressAutoHyphens/>
              <w:rPr>
                <w:rFonts w:ascii="Arial" w:hAnsi="Arial" w:cs="Arial"/>
                <w:b/>
                <w:bCs/>
                <w:lang w:eastAsia="nl-NL"/>
              </w:rPr>
            </w:pPr>
            <w:r>
              <w:rPr>
                <w:rFonts w:ascii="Arial" w:hAnsi="Arial" w:cs="Arial"/>
                <w:b/>
                <w:bCs/>
                <w:lang w:eastAsia="nl-NL"/>
              </w:rPr>
              <w:t>FTITECHNICALILLUSTRATOR</w:t>
            </w:r>
          </w:p>
        </w:tc>
        <w:tc>
          <w:tcPr>
            <w:tcW w:w="2047" w:type="dxa"/>
            <w:gridSpan w:val="2"/>
          </w:tcPr>
          <w:p w14:paraId="67285292" w14:textId="69974087" w:rsidR="008A1022" w:rsidRDefault="008A1022" w:rsidP="00011D37">
            <w:pPr>
              <w:pStyle w:val="Table-Text"/>
              <w:suppressAutoHyphens/>
              <w:rPr>
                <w:rFonts w:ascii="Arial" w:hAnsi="Arial" w:cs="Arial"/>
              </w:rPr>
            </w:pPr>
            <w:r>
              <w:t>Technical Illustrator assigned to ensure illustration standards are met.</w:t>
            </w:r>
          </w:p>
        </w:tc>
        <w:tc>
          <w:tcPr>
            <w:tcW w:w="720" w:type="dxa"/>
          </w:tcPr>
          <w:p w14:paraId="10F488B4" w14:textId="47CD15AC" w:rsidR="008A1022" w:rsidRDefault="008A1022" w:rsidP="00906D49">
            <w:pPr>
              <w:pStyle w:val="Table-Text"/>
              <w:suppressAutoHyphens/>
              <w:rPr>
                <w:rFonts w:ascii="Arial" w:hAnsi="Arial" w:cs="Arial"/>
                <w:lang w:eastAsia="nl-NL"/>
              </w:rPr>
            </w:pPr>
            <w:r w:rsidRPr="005F2CE8">
              <w:t>null</w:t>
            </w:r>
          </w:p>
        </w:tc>
        <w:tc>
          <w:tcPr>
            <w:tcW w:w="1170" w:type="dxa"/>
          </w:tcPr>
          <w:p w14:paraId="102D16D1" w14:textId="21C53CE8" w:rsidR="008A1022" w:rsidRDefault="008A1022" w:rsidP="00906D49">
            <w:pPr>
              <w:pStyle w:val="Table-Text"/>
              <w:suppressAutoHyphens/>
              <w:rPr>
                <w:rFonts w:ascii="Arial" w:hAnsi="Arial" w:cs="Arial"/>
                <w:lang w:val="en-GB" w:eastAsia="nl-NL"/>
              </w:rPr>
            </w:pPr>
            <w:r w:rsidRPr="005F2CE8">
              <w:t>Optional</w:t>
            </w:r>
          </w:p>
        </w:tc>
        <w:tc>
          <w:tcPr>
            <w:tcW w:w="1350" w:type="dxa"/>
          </w:tcPr>
          <w:p w14:paraId="2CD116F6" w14:textId="26BE4675" w:rsidR="008A1022" w:rsidRPr="009A30C3" w:rsidRDefault="008A1022" w:rsidP="00906D49">
            <w:pPr>
              <w:pStyle w:val="Table-Text"/>
              <w:suppressAutoHyphens/>
            </w:pPr>
            <w:r w:rsidRPr="005F2CE8">
              <w:t>Optional</w:t>
            </w:r>
          </w:p>
        </w:tc>
        <w:tc>
          <w:tcPr>
            <w:tcW w:w="630" w:type="dxa"/>
          </w:tcPr>
          <w:p w14:paraId="6C6A9655" w14:textId="6CA1B67E" w:rsidR="008A1022" w:rsidRDefault="008A1022" w:rsidP="00906D49">
            <w:pPr>
              <w:pStyle w:val="Table-Text"/>
              <w:suppressAutoHyphens/>
              <w:rPr>
                <w:rFonts w:ascii="Arial" w:hAnsi="Arial" w:cs="Arial"/>
                <w:lang w:eastAsia="nl-NL"/>
              </w:rPr>
            </w:pPr>
            <w:r w:rsidRPr="005F2CE8">
              <w:t>1</w:t>
            </w:r>
          </w:p>
        </w:tc>
        <w:tc>
          <w:tcPr>
            <w:tcW w:w="900" w:type="dxa"/>
          </w:tcPr>
          <w:p w14:paraId="50163935" w14:textId="4F59888C" w:rsidR="008A1022" w:rsidRDefault="00150767" w:rsidP="00906D49">
            <w:pPr>
              <w:pStyle w:val="Table-Text"/>
              <w:suppressAutoHyphens/>
              <w:rPr>
                <w:rFonts w:ascii="Arial" w:hAnsi="Arial" w:cs="Arial"/>
                <w:lang w:eastAsia="nl-NL"/>
              </w:rPr>
            </w:pPr>
            <w:r>
              <w:t>User</w:t>
            </w:r>
          </w:p>
        </w:tc>
        <w:tc>
          <w:tcPr>
            <w:tcW w:w="1350" w:type="dxa"/>
          </w:tcPr>
          <w:p w14:paraId="7F9D8988" w14:textId="7081D1E7" w:rsidR="008A1022" w:rsidRDefault="00150767" w:rsidP="00906D49">
            <w:pPr>
              <w:pStyle w:val="Table-Text"/>
              <w:suppressAutoHyphens/>
              <w:rPr>
                <w:rFonts w:ascii="Arial" w:hAnsi="Arial" w:cs="Arial"/>
                <w:lang w:eastAsia="nl-NL"/>
              </w:rPr>
            </w:pPr>
            <w:r>
              <w:t>Technical Illustrator</w:t>
            </w:r>
          </w:p>
        </w:tc>
      </w:tr>
      <w:tr w:rsidR="00A22034" w:rsidRPr="009B04C6" w14:paraId="703FDD5A" w14:textId="77777777" w:rsidTr="001D4E38">
        <w:trPr>
          <w:cantSplit/>
        </w:trPr>
        <w:tc>
          <w:tcPr>
            <w:tcW w:w="2453" w:type="dxa"/>
          </w:tcPr>
          <w:p w14:paraId="2480CA3F" w14:textId="08080594" w:rsidR="00A22034" w:rsidRDefault="00A22034" w:rsidP="00906D49">
            <w:pPr>
              <w:pStyle w:val="Table-Text"/>
              <w:suppressAutoHyphens/>
              <w:rPr>
                <w:rFonts w:ascii="Arial" w:hAnsi="Arial" w:cs="Arial"/>
                <w:b/>
                <w:bCs/>
                <w:lang w:eastAsia="nl-NL"/>
              </w:rPr>
            </w:pPr>
            <w:r>
              <w:rPr>
                <w:rFonts w:ascii="Arial" w:hAnsi="Arial" w:cs="Arial"/>
                <w:b/>
                <w:bCs/>
                <w:lang w:eastAsia="nl-NL"/>
              </w:rPr>
              <w:t>Title Page</w:t>
            </w:r>
          </w:p>
          <w:p w14:paraId="5157C750" w14:textId="5A7DDD28" w:rsidR="00A22034" w:rsidRPr="009B04C6" w:rsidRDefault="00A22034" w:rsidP="005F5E57">
            <w:pPr>
              <w:pStyle w:val="Table-Text"/>
              <w:suppressAutoHyphens/>
              <w:rPr>
                <w:rFonts w:ascii="Arial" w:hAnsi="Arial" w:cs="Arial"/>
                <w:b/>
                <w:bCs/>
                <w:lang w:eastAsia="nl-NL"/>
              </w:rPr>
            </w:pPr>
            <w:r>
              <w:rPr>
                <w:rFonts w:ascii="Arial" w:hAnsi="Arial" w:cs="Arial"/>
                <w:b/>
                <w:bCs/>
                <w:lang w:eastAsia="nl-NL"/>
              </w:rPr>
              <w:t>FTITITLEPAGE</w:t>
            </w:r>
          </w:p>
        </w:tc>
        <w:tc>
          <w:tcPr>
            <w:tcW w:w="2047" w:type="dxa"/>
            <w:gridSpan w:val="2"/>
          </w:tcPr>
          <w:p w14:paraId="2F861889" w14:textId="2E870805" w:rsidR="00A22034" w:rsidRPr="009B04C6" w:rsidRDefault="00A22034" w:rsidP="00557CAC">
            <w:pPr>
              <w:pStyle w:val="Table-Text"/>
              <w:suppressAutoHyphens/>
              <w:rPr>
                <w:rFonts w:ascii="Arial" w:hAnsi="Arial" w:cs="Arial"/>
              </w:rPr>
            </w:pPr>
            <w:r>
              <w:rPr>
                <w:rFonts w:ascii="Arial" w:hAnsi="Arial" w:cs="Arial"/>
              </w:rPr>
              <w:t xml:space="preserve">Determines whether or not a title page is </w:t>
            </w:r>
            <w:r w:rsidR="00557CAC">
              <w:rPr>
                <w:rFonts w:ascii="Arial" w:hAnsi="Arial" w:cs="Arial"/>
              </w:rPr>
              <w:t>printed</w:t>
            </w:r>
            <w:r>
              <w:rPr>
                <w:rFonts w:ascii="Arial" w:hAnsi="Arial" w:cs="Arial"/>
              </w:rPr>
              <w:t xml:space="preserve"> with the document. </w:t>
            </w:r>
          </w:p>
        </w:tc>
        <w:tc>
          <w:tcPr>
            <w:tcW w:w="720" w:type="dxa"/>
          </w:tcPr>
          <w:p w14:paraId="46681CC1" w14:textId="50F7DB36" w:rsidR="00A22034" w:rsidRPr="009B04C6" w:rsidRDefault="002A2098"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232401EA" w14:textId="5CE98E5A"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376A33C4" w14:textId="622504D4"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0050C42B" w14:textId="1B7CA7CD" w:rsidR="00A22034" w:rsidRPr="009B04C6" w:rsidRDefault="00A22034" w:rsidP="00906D49">
            <w:pPr>
              <w:pStyle w:val="Table-Text"/>
              <w:suppressAutoHyphens/>
              <w:rPr>
                <w:rFonts w:ascii="Arial" w:hAnsi="Arial" w:cs="Arial"/>
                <w:lang w:eastAsia="nl-NL"/>
              </w:rPr>
            </w:pPr>
            <w:r>
              <w:rPr>
                <w:rFonts w:ascii="Arial" w:hAnsi="Arial" w:cs="Arial"/>
                <w:lang w:eastAsia="nl-NL"/>
              </w:rPr>
              <w:t>1</w:t>
            </w:r>
          </w:p>
        </w:tc>
        <w:tc>
          <w:tcPr>
            <w:tcW w:w="900" w:type="dxa"/>
          </w:tcPr>
          <w:p w14:paraId="3582508E" w14:textId="1EC526F1" w:rsidR="00A22034" w:rsidRPr="009B04C6" w:rsidRDefault="00150767" w:rsidP="00906D49">
            <w:pPr>
              <w:pStyle w:val="Table-Text"/>
              <w:suppressAutoHyphens/>
              <w:rPr>
                <w:rFonts w:ascii="Arial" w:hAnsi="Arial" w:cs="Arial"/>
                <w:lang w:eastAsia="nl-NL"/>
              </w:rPr>
            </w:pPr>
            <w:r>
              <w:rPr>
                <w:rFonts w:ascii="Arial" w:hAnsi="Arial" w:cs="Arial"/>
                <w:lang w:eastAsia="nl-NL"/>
              </w:rPr>
              <w:t>Checkbox</w:t>
            </w:r>
          </w:p>
        </w:tc>
        <w:tc>
          <w:tcPr>
            <w:tcW w:w="1350" w:type="dxa"/>
          </w:tcPr>
          <w:p w14:paraId="6359347F" w14:textId="2A08EAA1" w:rsidR="00A22034" w:rsidRPr="009B04C6" w:rsidRDefault="00150767" w:rsidP="00906D49">
            <w:pPr>
              <w:pStyle w:val="Table-Text"/>
              <w:suppressAutoHyphens/>
              <w:rPr>
                <w:rFonts w:ascii="Arial" w:hAnsi="Arial" w:cs="Arial"/>
                <w:lang w:eastAsia="nl-NL"/>
              </w:rPr>
            </w:pPr>
            <w:r>
              <w:rPr>
                <w:rFonts w:ascii="Arial" w:hAnsi="Arial" w:cs="Arial"/>
                <w:lang w:eastAsia="nl-NL"/>
              </w:rPr>
              <w:t>Checkbox</w:t>
            </w:r>
          </w:p>
        </w:tc>
      </w:tr>
      <w:tr w:rsidR="00A22034" w:rsidRPr="009B04C6" w14:paraId="3A5367D0" w14:textId="77777777" w:rsidTr="001D4E38">
        <w:trPr>
          <w:cantSplit/>
        </w:trPr>
        <w:tc>
          <w:tcPr>
            <w:tcW w:w="2453" w:type="dxa"/>
          </w:tcPr>
          <w:p w14:paraId="1F404364" w14:textId="36CAA115" w:rsidR="00A22034" w:rsidRDefault="00A22034" w:rsidP="00906D49">
            <w:pPr>
              <w:pStyle w:val="Table-Text"/>
              <w:suppressAutoHyphens/>
              <w:rPr>
                <w:rFonts w:ascii="Arial" w:hAnsi="Arial" w:cs="Arial"/>
                <w:b/>
                <w:bCs/>
                <w:lang w:eastAsia="nl-NL"/>
              </w:rPr>
            </w:pPr>
            <w:r>
              <w:rPr>
                <w:rFonts w:ascii="Arial" w:hAnsi="Arial" w:cs="Arial"/>
                <w:b/>
                <w:bCs/>
                <w:lang w:eastAsia="nl-NL"/>
              </w:rPr>
              <w:t>Top Navigation</w:t>
            </w:r>
          </w:p>
          <w:p w14:paraId="5D1BB124" w14:textId="13DFA6C2" w:rsidR="00A22034" w:rsidRPr="009B04C6" w:rsidRDefault="00A22034" w:rsidP="00906D49">
            <w:pPr>
              <w:pStyle w:val="Table-Text"/>
              <w:suppressAutoHyphens/>
              <w:rPr>
                <w:rFonts w:ascii="Arial" w:hAnsi="Arial" w:cs="Arial"/>
                <w:b/>
                <w:bCs/>
                <w:lang w:eastAsia="nl-NL"/>
              </w:rPr>
            </w:pPr>
            <w:r>
              <w:rPr>
                <w:rFonts w:ascii="Arial" w:hAnsi="Arial" w:cs="Arial"/>
                <w:b/>
                <w:bCs/>
                <w:lang w:eastAsia="nl-NL"/>
              </w:rPr>
              <w:t>FTITOPNAVIGATION</w:t>
            </w:r>
          </w:p>
        </w:tc>
        <w:tc>
          <w:tcPr>
            <w:tcW w:w="2047" w:type="dxa"/>
            <w:gridSpan w:val="2"/>
          </w:tcPr>
          <w:p w14:paraId="0A679E34" w14:textId="4C8DC511" w:rsidR="00A22034" w:rsidRPr="009B04C6" w:rsidRDefault="00A22034" w:rsidP="00557CAC">
            <w:pPr>
              <w:pStyle w:val="Table-Text"/>
              <w:suppressAutoHyphens/>
              <w:rPr>
                <w:rFonts w:ascii="Arial" w:hAnsi="Arial" w:cs="Arial"/>
              </w:rPr>
            </w:pPr>
            <w:r>
              <w:rPr>
                <w:rFonts w:ascii="Arial" w:hAnsi="Arial" w:cs="Arial"/>
              </w:rPr>
              <w:t>Turns on the navigation icons</w:t>
            </w:r>
            <w:r w:rsidR="00557CAC">
              <w:rPr>
                <w:rFonts w:ascii="Arial" w:hAnsi="Arial" w:cs="Arial"/>
              </w:rPr>
              <w:t xml:space="preserve"> for data sheets</w:t>
            </w:r>
            <w:r>
              <w:rPr>
                <w:rFonts w:ascii="Arial" w:hAnsi="Arial" w:cs="Arial"/>
              </w:rPr>
              <w:t xml:space="preserve"> and determines </w:t>
            </w:r>
            <w:r w:rsidR="00557CAC">
              <w:rPr>
                <w:rFonts w:ascii="Arial" w:hAnsi="Arial" w:cs="Arial"/>
              </w:rPr>
              <w:t>link type</w:t>
            </w:r>
            <w:r>
              <w:rPr>
                <w:rFonts w:ascii="Arial" w:hAnsi="Arial" w:cs="Arial"/>
              </w:rPr>
              <w:t>.</w:t>
            </w:r>
          </w:p>
        </w:tc>
        <w:tc>
          <w:tcPr>
            <w:tcW w:w="720" w:type="dxa"/>
          </w:tcPr>
          <w:p w14:paraId="442CE87D" w14:textId="1FFE698C" w:rsidR="00A22034" w:rsidRPr="009B04C6" w:rsidRDefault="00A22034"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09DFD4B6" w14:textId="07070976"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6AF000AA" w14:textId="41371D1F"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14565C97" w14:textId="39105CF6" w:rsidR="00A22034" w:rsidRPr="009B04C6" w:rsidRDefault="00A22034" w:rsidP="00906D49">
            <w:pPr>
              <w:pStyle w:val="Table-Text"/>
              <w:suppressAutoHyphens/>
              <w:rPr>
                <w:rFonts w:ascii="Arial" w:hAnsi="Arial" w:cs="Arial"/>
                <w:lang w:eastAsia="nl-NL"/>
              </w:rPr>
            </w:pPr>
            <w:r>
              <w:rPr>
                <w:rFonts w:ascii="Arial" w:hAnsi="Arial" w:cs="Arial"/>
                <w:lang w:eastAsia="nl-NL"/>
              </w:rPr>
              <w:t>1</w:t>
            </w:r>
          </w:p>
        </w:tc>
        <w:tc>
          <w:tcPr>
            <w:tcW w:w="900" w:type="dxa"/>
          </w:tcPr>
          <w:p w14:paraId="502AD6CF" w14:textId="3FD9816C" w:rsidR="00A22034" w:rsidRPr="009B04C6" w:rsidRDefault="00557CAC" w:rsidP="00906D49">
            <w:pPr>
              <w:pStyle w:val="Table-Text"/>
              <w:suppressAutoHyphens/>
              <w:rPr>
                <w:rFonts w:ascii="Arial" w:hAnsi="Arial" w:cs="Arial"/>
                <w:lang w:eastAsia="nl-NL"/>
              </w:rPr>
            </w:pPr>
            <w:r>
              <w:rPr>
                <w:rFonts w:ascii="Arial" w:hAnsi="Arial" w:cs="Arial"/>
                <w:lang w:eastAsia="nl-NL"/>
              </w:rPr>
              <w:t>LOV</w:t>
            </w:r>
          </w:p>
        </w:tc>
        <w:tc>
          <w:tcPr>
            <w:tcW w:w="1350" w:type="dxa"/>
          </w:tcPr>
          <w:p w14:paraId="167FA7C1" w14:textId="1FE5A970" w:rsidR="00A22034" w:rsidRPr="009B04C6" w:rsidRDefault="00557CAC" w:rsidP="00906D49">
            <w:pPr>
              <w:pStyle w:val="Table-Text"/>
              <w:suppressAutoHyphens/>
              <w:rPr>
                <w:rFonts w:ascii="Arial" w:hAnsi="Arial" w:cs="Arial"/>
                <w:lang w:eastAsia="nl-NL"/>
              </w:rPr>
            </w:pPr>
            <w:r>
              <w:rPr>
                <w:rFonts w:ascii="Arial" w:hAnsi="Arial" w:cs="Arial"/>
                <w:lang w:eastAsia="nl-NL"/>
              </w:rPr>
              <w:t>DTITOPNAVIGATION</w:t>
            </w:r>
          </w:p>
        </w:tc>
      </w:tr>
      <w:tr w:rsidR="00A22034" w:rsidRPr="009B04C6" w14:paraId="02A9E9D2" w14:textId="77777777" w:rsidTr="001D4E38">
        <w:trPr>
          <w:cantSplit/>
        </w:trPr>
        <w:tc>
          <w:tcPr>
            <w:tcW w:w="2453" w:type="dxa"/>
          </w:tcPr>
          <w:p w14:paraId="060D1023" w14:textId="169283D0" w:rsidR="00A22034" w:rsidRDefault="00A22034" w:rsidP="005F5E57">
            <w:pPr>
              <w:rPr>
                <w:rFonts w:ascii="Arial" w:hAnsi="Arial" w:cs="Arial"/>
                <w:b/>
                <w:bCs/>
                <w:sz w:val="16"/>
                <w:szCs w:val="16"/>
              </w:rPr>
            </w:pPr>
            <w:r w:rsidRPr="005F5E57">
              <w:rPr>
                <w:rFonts w:ascii="Arial" w:hAnsi="Arial" w:cs="Arial"/>
                <w:b/>
                <w:bCs/>
                <w:sz w:val="16"/>
                <w:szCs w:val="16"/>
              </w:rPr>
              <w:lastRenderedPageBreak/>
              <w:t>Logo</w:t>
            </w:r>
          </w:p>
          <w:p w14:paraId="2CC26217" w14:textId="299A298A" w:rsidR="00A22034" w:rsidRPr="009B04C6" w:rsidRDefault="00A22034" w:rsidP="005F5E57">
            <w:pPr>
              <w:rPr>
                <w:rFonts w:ascii="Arial" w:hAnsi="Arial" w:cs="Arial"/>
                <w:b/>
                <w:bCs/>
                <w:lang w:eastAsia="nl-NL"/>
              </w:rPr>
            </w:pPr>
            <w:r>
              <w:rPr>
                <w:rFonts w:ascii="Arial" w:hAnsi="Arial" w:cs="Arial"/>
                <w:b/>
                <w:bCs/>
                <w:sz w:val="16"/>
                <w:szCs w:val="16"/>
              </w:rPr>
              <w:t>FTILOGO</w:t>
            </w:r>
          </w:p>
        </w:tc>
        <w:tc>
          <w:tcPr>
            <w:tcW w:w="2047" w:type="dxa"/>
            <w:gridSpan w:val="2"/>
          </w:tcPr>
          <w:p w14:paraId="3839E9CB" w14:textId="61D0D74D" w:rsidR="00A22034" w:rsidRPr="009B04C6" w:rsidRDefault="00A22034" w:rsidP="00557CAC">
            <w:pPr>
              <w:pStyle w:val="Table-Text"/>
              <w:suppressAutoHyphens/>
              <w:rPr>
                <w:rFonts w:ascii="Arial" w:hAnsi="Arial" w:cs="Arial"/>
              </w:rPr>
            </w:pPr>
            <w:r>
              <w:rPr>
                <w:rFonts w:ascii="Arial" w:hAnsi="Arial" w:cs="Arial"/>
              </w:rPr>
              <w:t xml:space="preserve">Determines the </w:t>
            </w:r>
            <w:r w:rsidR="00557CAC">
              <w:rPr>
                <w:rFonts w:ascii="Arial" w:hAnsi="Arial" w:cs="Arial"/>
              </w:rPr>
              <w:t xml:space="preserve">TI </w:t>
            </w:r>
            <w:r>
              <w:rPr>
                <w:rFonts w:ascii="Arial" w:hAnsi="Arial" w:cs="Arial"/>
              </w:rPr>
              <w:t>logo</w:t>
            </w:r>
            <w:r w:rsidR="00557CAC">
              <w:rPr>
                <w:rFonts w:ascii="Arial" w:hAnsi="Arial" w:cs="Arial"/>
              </w:rPr>
              <w:t xml:space="preserve"> or variation</w:t>
            </w:r>
            <w:r w:rsidR="00131377">
              <w:rPr>
                <w:rFonts w:ascii="Arial" w:hAnsi="Arial" w:cs="Arial"/>
              </w:rPr>
              <w:t xml:space="preserve"> used in the document</w:t>
            </w:r>
            <w:r>
              <w:rPr>
                <w:rFonts w:ascii="Arial" w:hAnsi="Arial" w:cs="Arial"/>
              </w:rPr>
              <w:t xml:space="preserve">. </w:t>
            </w:r>
          </w:p>
        </w:tc>
        <w:tc>
          <w:tcPr>
            <w:tcW w:w="720" w:type="dxa"/>
          </w:tcPr>
          <w:p w14:paraId="20CAD7A1" w14:textId="6A5D7FD8" w:rsidR="00A22034" w:rsidRPr="009B04C6" w:rsidRDefault="00A22034" w:rsidP="00906D49">
            <w:pPr>
              <w:pStyle w:val="Table-Text"/>
              <w:suppressAutoHyphens/>
              <w:rPr>
                <w:rFonts w:ascii="Arial" w:hAnsi="Arial" w:cs="Arial"/>
                <w:lang w:eastAsia="nl-NL"/>
              </w:rPr>
            </w:pPr>
            <w:r>
              <w:rPr>
                <w:rFonts w:ascii="Arial" w:hAnsi="Arial" w:cs="Arial"/>
                <w:lang w:eastAsia="nl-NL"/>
              </w:rPr>
              <w:t>TI</w:t>
            </w:r>
          </w:p>
        </w:tc>
        <w:tc>
          <w:tcPr>
            <w:tcW w:w="1170" w:type="dxa"/>
          </w:tcPr>
          <w:p w14:paraId="20BF0EE3" w14:textId="3402A386"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5CAAD44F" w14:textId="7A6506F9"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209FBD3B" w14:textId="347E1E03" w:rsidR="00A22034" w:rsidRPr="009B04C6" w:rsidRDefault="00A22034" w:rsidP="00906D49">
            <w:pPr>
              <w:pStyle w:val="Table-Text"/>
              <w:suppressAutoHyphens/>
              <w:rPr>
                <w:rFonts w:ascii="Arial" w:hAnsi="Arial" w:cs="Arial"/>
                <w:lang w:eastAsia="nl-NL"/>
              </w:rPr>
            </w:pPr>
            <w:r>
              <w:rPr>
                <w:rFonts w:ascii="Arial" w:hAnsi="Arial" w:cs="Arial"/>
                <w:lang w:eastAsia="nl-NL"/>
              </w:rPr>
              <w:t>1</w:t>
            </w:r>
          </w:p>
        </w:tc>
        <w:tc>
          <w:tcPr>
            <w:tcW w:w="900" w:type="dxa"/>
          </w:tcPr>
          <w:p w14:paraId="2B2B54CE" w14:textId="655217E1" w:rsidR="00A22034" w:rsidRPr="009B04C6" w:rsidRDefault="00A22034" w:rsidP="00906D49">
            <w:pPr>
              <w:pStyle w:val="Table-Text"/>
              <w:suppressAutoHyphens/>
              <w:rPr>
                <w:rFonts w:ascii="Arial" w:hAnsi="Arial" w:cs="Arial"/>
                <w:lang w:eastAsia="nl-NL"/>
              </w:rPr>
            </w:pPr>
            <w:r>
              <w:rPr>
                <w:rFonts w:ascii="Arial" w:hAnsi="Arial" w:cs="Arial"/>
                <w:lang w:eastAsia="nl-NL"/>
              </w:rPr>
              <w:t>LOV</w:t>
            </w:r>
          </w:p>
        </w:tc>
        <w:tc>
          <w:tcPr>
            <w:tcW w:w="1350" w:type="dxa"/>
          </w:tcPr>
          <w:p w14:paraId="38612A8B" w14:textId="7A1D43EA" w:rsidR="00A22034" w:rsidRPr="009B04C6" w:rsidRDefault="006121F3" w:rsidP="00906D49">
            <w:pPr>
              <w:pStyle w:val="Table-Text"/>
              <w:suppressAutoHyphens/>
              <w:rPr>
                <w:rFonts w:ascii="Arial" w:hAnsi="Arial" w:cs="Arial"/>
                <w:lang w:eastAsia="nl-NL"/>
              </w:rPr>
            </w:pPr>
            <w:r>
              <w:rPr>
                <w:rFonts w:ascii="Arial" w:hAnsi="Arial" w:cs="Arial"/>
                <w:lang w:eastAsia="nl-NL"/>
              </w:rPr>
              <w:t>DLOGO</w:t>
            </w:r>
          </w:p>
        </w:tc>
      </w:tr>
      <w:tr w:rsidR="00A22034" w:rsidRPr="009B04C6" w14:paraId="74741A9D" w14:textId="77777777" w:rsidTr="001D4E38">
        <w:trPr>
          <w:cantSplit/>
        </w:trPr>
        <w:tc>
          <w:tcPr>
            <w:tcW w:w="2453" w:type="dxa"/>
          </w:tcPr>
          <w:p w14:paraId="1A385D17" w14:textId="32661DD1" w:rsidR="00A22034" w:rsidRDefault="00D65800" w:rsidP="00906D49">
            <w:pPr>
              <w:pStyle w:val="Table-Text"/>
              <w:suppressAutoHyphens/>
              <w:rPr>
                <w:rFonts w:ascii="Arial" w:hAnsi="Arial" w:cs="Arial"/>
                <w:b/>
                <w:bCs/>
                <w:lang w:eastAsia="nl-NL"/>
              </w:rPr>
            </w:pPr>
            <w:r>
              <w:rPr>
                <w:rFonts w:ascii="Arial" w:hAnsi="Arial" w:cs="Arial"/>
                <w:b/>
                <w:bCs/>
                <w:lang w:eastAsia="nl-NL"/>
              </w:rPr>
              <w:t>R</w:t>
            </w:r>
            <w:r w:rsidR="00A22034" w:rsidRPr="00330DDE">
              <w:rPr>
                <w:rFonts w:ascii="Arial" w:hAnsi="Arial" w:cs="Arial"/>
                <w:b/>
                <w:bCs/>
                <w:lang w:eastAsia="nl-NL"/>
              </w:rPr>
              <w:t>ef Navigation</w:t>
            </w:r>
          </w:p>
          <w:p w14:paraId="4B7BD02A" w14:textId="32ADFAB4" w:rsidR="00A22034" w:rsidRPr="009B04C6" w:rsidRDefault="00A22034" w:rsidP="00906D49">
            <w:pPr>
              <w:pStyle w:val="Table-Text"/>
              <w:suppressAutoHyphens/>
              <w:rPr>
                <w:rFonts w:ascii="Arial" w:hAnsi="Arial" w:cs="Arial"/>
                <w:b/>
                <w:bCs/>
                <w:lang w:eastAsia="nl-NL"/>
              </w:rPr>
            </w:pPr>
            <w:r>
              <w:rPr>
                <w:rFonts w:ascii="Arial" w:hAnsi="Arial" w:cs="Arial"/>
                <w:b/>
                <w:bCs/>
                <w:lang w:eastAsia="nl-NL"/>
              </w:rPr>
              <w:t>FTIREFNAVIGATION</w:t>
            </w:r>
          </w:p>
        </w:tc>
        <w:tc>
          <w:tcPr>
            <w:tcW w:w="2047" w:type="dxa"/>
            <w:gridSpan w:val="2"/>
          </w:tcPr>
          <w:p w14:paraId="67EDC1E9" w14:textId="11BC0073" w:rsidR="00A22034" w:rsidRPr="009B04C6" w:rsidRDefault="00A22034" w:rsidP="00A22034">
            <w:pPr>
              <w:pStyle w:val="Table-Text"/>
              <w:suppressAutoHyphens/>
              <w:rPr>
                <w:rFonts w:ascii="Arial" w:hAnsi="Arial" w:cs="Arial"/>
              </w:rPr>
            </w:pPr>
            <w:r>
              <w:rPr>
                <w:rFonts w:ascii="Arial" w:hAnsi="Arial" w:cs="Arial"/>
              </w:rPr>
              <w:t>If URL sting present, adds additional navigation icon to data sheet.</w:t>
            </w:r>
          </w:p>
        </w:tc>
        <w:tc>
          <w:tcPr>
            <w:tcW w:w="720" w:type="dxa"/>
          </w:tcPr>
          <w:p w14:paraId="2734F2A5" w14:textId="535B2313" w:rsidR="00A22034" w:rsidRPr="009B04C6" w:rsidRDefault="00A22034"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354D661B" w14:textId="6448133C"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7552DC31" w14:textId="10C9810F"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06D64176" w14:textId="196AF4D2" w:rsidR="00A22034" w:rsidRPr="009B04C6" w:rsidRDefault="00A22034" w:rsidP="00906D49">
            <w:pPr>
              <w:pStyle w:val="Table-Text"/>
              <w:suppressAutoHyphens/>
              <w:rPr>
                <w:rFonts w:ascii="Arial" w:hAnsi="Arial" w:cs="Arial"/>
                <w:lang w:eastAsia="nl-NL"/>
              </w:rPr>
            </w:pPr>
            <w:r>
              <w:rPr>
                <w:rFonts w:ascii="Arial" w:hAnsi="Arial" w:cs="Arial"/>
                <w:lang w:eastAsia="nl-NL"/>
              </w:rPr>
              <w:t>1</w:t>
            </w:r>
          </w:p>
        </w:tc>
        <w:tc>
          <w:tcPr>
            <w:tcW w:w="900" w:type="dxa"/>
          </w:tcPr>
          <w:p w14:paraId="6499F081" w14:textId="373EED36" w:rsidR="00A22034" w:rsidRPr="009B04C6" w:rsidRDefault="00A22034" w:rsidP="00906D49">
            <w:pPr>
              <w:pStyle w:val="Table-Text"/>
              <w:suppressAutoHyphens/>
              <w:rPr>
                <w:rFonts w:ascii="Arial" w:hAnsi="Arial" w:cs="Arial"/>
                <w:lang w:eastAsia="nl-NL"/>
              </w:rPr>
            </w:pPr>
            <w:r>
              <w:rPr>
                <w:rFonts w:ascii="Arial" w:hAnsi="Arial" w:cs="Arial"/>
                <w:lang w:eastAsia="nl-NL"/>
              </w:rPr>
              <w:t>String</w:t>
            </w:r>
          </w:p>
        </w:tc>
        <w:tc>
          <w:tcPr>
            <w:tcW w:w="1350" w:type="dxa"/>
          </w:tcPr>
          <w:p w14:paraId="00AC7E40" w14:textId="77777777" w:rsidR="00A22034" w:rsidRPr="009B04C6" w:rsidRDefault="00A22034" w:rsidP="00906D49">
            <w:pPr>
              <w:pStyle w:val="Table-Text"/>
              <w:suppressAutoHyphens/>
              <w:rPr>
                <w:rFonts w:ascii="Arial" w:hAnsi="Arial" w:cs="Arial"/>
                <w:lang w:eastAsia="nl-NL"/>
              </w:rPr>
            </w:pPr>
          </w:p>
        </w:tc>
      </w:tr>
      <w:tr w:rsidR="00A22034" w:rsidRPr="009B04C6" w14:paraId="5E67C197" w14:textId="77777777" w:rsidTr="001D4E38">
        <w:trPr>
          <w:cantSplit/>
        </w:trPr>
        <w:tc>
          <w:tcPr>
            <w:tcW w:w="2453" w:type="dxa"/>
          </w:tcPr>
          <w:p w14:paraId="5777951E" w14:textId="4D8C3F1A" w:rsidR="00A22034" w:rsidRDefault="00A22034" w:rsidP="00906D49">
            <w:pPr>
              <w:pStyle w:val="Table-Text"/>
              <w:suppressAutoHyphens/>
              <w:rPr>
                <w:rFonts w:ascii="Arial" w:hAnsi="Arial" w:cs="Arial"/>
                <w:b/>
                <w:bCs/>
                <w:lang w:eastAsia="nl-NL"/>
              </w:rPr>
            </w:pPr>
            <w:r w:rsidRPr="00330DDE">
              <w:rPr>
                <w:rFonts w:ascii="Arial" w:hAnsi="Arial" w:cs="Arial"/>
                <w:b/>
                <w:bCs/>
                <w:lang w:eastAsia="nl-NL"/>
              </w:rPr>
              <w:t>Part Number</w:t>
            </w:r>
          </w:p>
          <w:p w14:paraId="252DF02D" w14:textId="33233229" w:rsidR="00A22034" w:rsidRPr="009B04C6" w:rsidRDefault="00A22034" w:rsidP="00906D49">
            <w:pPr>
              <w:pStyle w:val="Table-Text"/>
              <w:suppressAutoHyphens/>
              <w:rPr>
                <w:rFonts w:ascii="Arial" w:hAnsi="Arial" w:cs="Arial"/>
                <w:b/>
                <w:bCs/>
                <w:lang w:eastAsia="nl-NL"/>
              </w:rPr>
            </w:pPr>
            <w:r>
              <w:rPr>
                <w:rFonts w:ascii="Arial" w:hAnsi="Arial" w:cs="Arial"/>
                <w:b/>
                <w:bCs/>
                <w:lang w:eastAsia="nl-NL"/>
              </w:rPr>
              <w:t>FTITIPARTNUMBER</w:t>
            </w:r>
          </w:p>
        </w:tc>
        <w:tc>
          <w:tcPr>
            <w:tcW w:w="2047" w:type="dxa"/>
            <w:gridSpan w:val="2"/>
          </w:tcPr>
          <w:p w14:paraId="6E63A604" w14:textId="23E08CE6" w:rsidR="00A22034" w:rsidRPr="009B04C6" w:rsidRDefault="00A22034" w:rsidP="002A2098">
            <w:pPr>
              <w:pStyle w:val="Table-Text"/>
              <w:suppressAutoHyphens/>
              <w:rPr>
                <w:rFonts w:ascii="Arial" w:hAnsi="Arial" w:cs="Arial"/>
              </w:rPr>
            </w:pPr>
            <w:r>
              <w:rPr>
                <w:rFonts w:ascii="Arial" w:hAnsi="Arial" w:cs="Arial"/>
              </w:rPr>
              <w:t>Identifies part number supported by the document. Also used in form</w:t>
            </w:r>
            <w:r w:rsidR="00131377">
              <w:rPr>
                <w:rFonts w:ascii="Arial" w:hAnsi="Arial" w:cs="Arial"/>
              </w:rPr>
              <w:t>ed</w:t>
            </w:r>
            <w:r>
              <w:rPr>
                <w:rFonts w:ascii="Arial" w:hAnsi="Arial" w:cs="Arial"/>
              </w:rPr>
              <w:t xml:space="preserve"> URLs</w:t>
            </w:r>
            <w:r w:rsidR="002A2098">
              <w:rPr>
                <w:rFonts w:ascii="Arial" w:hAnsi="Arial" w:cs="Arial"/>
              </w:rPr>
              <w:t xml:space="preserve"> in the header and footer of the data sheet</w:t>
            </w:r>
            <w:r>
              <w:rPr>
                <w:rFonts w:ascii="Arial" w:hAnsi="Arial" w:cs="Arial"/>
              </w:rPr>
              <w:t>.</w:t>
            </w:r>
          </w:p>
        </w:tc>
        <w:tc>
          <w:tcPr>
            <w:tcW w:w="720" w:type="dxa"/>
          </w:tcPr>
          <w:p w14:paraId="7FE4E614" w14:textId="48111B8F" w:rsidR="00A22034" w:rsidRPr="009B04C6" w:rsidRDefault="00A22034"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0B5B8C93" w14:textId="3C16D08B"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522C87E4" w14:textId="1D68E701"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11662147" w14:textId="42A9E509" w:rsidR="00A22034" w:rsidRPr="009B04C6" w:rsidRDefault="00A22034" w:rsidP="00906D49">
            <w:pPr>
              <w:pStyle w:val="Table-Text"/>
              <w:suppressAutoHyphens/>
              <w:rPr>
                <w:rFonts w:ascii="Arial" w:hAnsi="Arial" w:cs="Arial"/>
                <w:lang w:eastAsia="nl-NL"/>
              </w:rPr>
            </w:pPr>
            <w:r>
              <w:rPr>
                <w:rFonts w:ascii="Arial" w:hAnsi="Arial" w:cs="Arial"/>
                <w:lang w:eastAsia="nl-NL"/>
              </w:rPr>
              <w:t>1</w:t>
            </w:r>
            <w:r w:rsidR="00D06901">
              <w:rPr>
                <w:rFonts w:ascii="Arial" w:hAnsi="Arial" w:cs="Arial"/>
                <w:lang w:eastAsia="nl-NL"/>
              </w:rPr>
              <w:t>..n</w:t>
            </w:r>
          </w:p>
        </w:tc>
        <w:tc>
          <w:tcPr>
            <w:tcW w:w="900" w:type="dxa"/>
          </w:tcPr>
          <w:p w14:paraId="16176667" w14:textId="7B6B8A1D" w:rsidR="00A22034" w:rsidRPr="009B04C6" w:rsidRDefault="00A22034" w:rsidP="00906D49">
            <w:pPr>
              <w:pStyle w:val="Table-Text"/>
              <w:suppressAutoHyphens/>
              <w:rPr>
                <w:rFonts w:ascii="Arial" w:hAnsi="Arial" w:cs="Arial"/>
                <w:lang w:eastAsia="nl-NL"/>
              </w:rPr>
            </w:pPr>
            <w:r>
              <w:rPr>
                <w:rFonts w:ascii="Arial" w:hAnsi="Arial" w:cs="Arial"/>
                <w:lang w:eastAsia="nl-NL"/>
              </w:rPr>
              <w:t>String</w:t>
            </w:r>
          </w:p>
        </w:tc>
        <w:tc>
          <w:tcPr>
            <w:tcW w:w="1350" w:type="dxa"/>
          </w:tcPr>
          <w:p w14:paraId="1AC04D72" w14:textId="77777777" w:rsidR="00A22034" w:rsidRPr="009B04C6" w:rsidRDefault="00A22034" w:rsidP="00906D49">
            <w:pPr>
              <w:pStyle w:val="Table-Text"/>
              <w:suppressAutoHyphens/>
              <w:rPr>
                <w:rFonts w:ascii="Arial" w:hAnsi="Arial" w:cs="Arial"/>
                <w:lang w:eastAsia="nl-NL"/>
              </w:rPr>
            </w:pPr>
          </w:p>
        </w:tc>
      </w:tr>
      <w:tr w:rsidR="00A22034" w:rsidRPr="009B04C6" w14:paraId="4562FB8D" w14:textId="77777777" w:rsidTr="001D4E38">
        <w:trPr>
          <w:cantSplit/>
        </w:trPr>
        <w:tc>
          <w:tcPr>
            <w:tcW w:w="2453" w:type="dxa"/>
          </w:tcPr>
          <w:p w14:paraId="68481088" w14:textId="52D8A1DC" w:rsidR="00A22034" w:rsidRDefault="00A22034" w:rsidP="00906D49">
            <w:pPr>
              <w:pStyle w:val="Table-Text"/>
              <w:suppressAutoHyphens/>
              <w:rPr>
                <w:rFonts w:ascii="Arial" w:hAnsi="Arial" w:cs="Arial"/>
                <w:b/>
                <w:bCs/>
                <w:lang w:eastAsia="nl-NL"/>
              </w:rPr>
            </w:pPr>
            <w:r w:rsidRPr="00330DDE">
              <w:rPr>
                <w:rFonts w:ascii="Arial" w:hAnsi="Arial" w:cs="Arial"/>
                <w:b/>
                <w:bCs/>
                <w:lang w:eastAsia="nl-NL"/>
              </w:rPr>
              <w:t>D</w:t>
            </w:r>
            <w:r>
              <w:rPr>
                <w:rFonts w:ascii="Arial" w:hAnsi="Arial" w:cs="Arial"/>
                <w:b/>
                <w:bCs/>
                <w:lang w:eastAsia="nl-NL"/>
              </w:rPr>
              <w:t>ata Sheet</w:t>
            </w:r>
            <w:r w:rsidRPr="00330DDE">
              <w:rPr>
                <w:rFonts w:ascii="Arial" w:hAnsi="Arial" w:cs="Arial"/>
                <w:b/>
                <w:bCs/>
                <w:lang w:eastAsia="nl-NL"/>
              </w:rPr>
              <w:t xml:space="preserve"> Status</w:t>
            </w:r>
          </w:p>
          <w:p w14:paraId="6FDA0675" w14:textId="43529485" w:rsidR="00A22034" w:rsidRPr="00330DDE" w:rsidRDefault="00A22034" w:rsidP="00CD1FF9">
            <w:pPr>
              <w:pStyle w:val="Table-Text"/>
              <w:suppressAutoHyphens/>
              <w:rPr>
                <w:rFonts w:ascii="Arial" w:hAnsi="Arial" w:cs="Arial"/>
                <w:b/>
                <w:bCs/>
                <w:lang w:eastAsia="nl-NL"/>
              </w:rPr>
            </w:pPr>
            <w:r>
              <w:rPr>
                <w:rFonts w:ascii="Arial" w:hAnsi="Arial" w:cs="Arial"/>
                <w:b/>
                <w:bCs/>
                <w:lang w:eastAsia="nl-NL"/>
              </w:rPr>
              <w:t>FTIDATASHEETSTATUS</w:t>
            </w:r>
          </w:p>
        </w:tc>
        <w:tc>
          <w:tcPr>
            <w:tcW w:w="2047" w:type="dxa"/>
            <w:gridSpan w:val="2"/>
          </w:tcPr>
          <w:p w14:paraId="1A369956" w14:textId="6F32D503" w:rsidR="00A22034" w:rsidRPr="009B04C6" w:rsidRDefault="00A22034" w:rsidP="00CD1FF9">
            <w:pPr>
              <w:pStyle w:val="Table-Text"/>
              <w:suppressAutoHyphens/>
              <w:rPr>
                <w:rFonts w:ascii="Arial" w:hAnsi="Arial" w:cs="Arial"/>
              </w:rPr>
            </w:pPr>
            <w:r>
              <w:rPr>
                <w:rFonts w:ascii="Arial" w:hAnsi="Arial" w:cs="Arial"/>
              </w:rPr>
              <w:t>Prints the information status of the data sheet</w:t>
            </w:r>
            <w:r w:rsidR="00131377">
              <w:rPr>
                <w:rFonts w:ascii="Arial" w:hAnsi="Arial" w:cs="Arial"/>
              </w:rPr>
              <w:t xml:space="preserve"> in the footer</w:t>
            </w:r>
            <w:r>
              <w:rPr>
                <w:rFonts w:ascii="Arial" w:hAnsi="Arial" w:cs="Arial"/>
              </w:rPr>
              <w:t>.</w:t>
            </w:r>
            <w:r w:rsidR="00131377">
              <w:rPr>
                <w:rFonts w:ascii="Arial" w:hAnsi="Arial" w:cs="Arial"/>
              </w:rPr>
              <w:t xml:space="preserve"> Adds side banners for PP and AI.</w:t>
            </w:r>
            <w:r>
              <w:rPr>
                <w:rFonts w:ascii="Arial" w:hAnsi="Arial" w:cs="Arial"/>
              </w:rPr>
              <w:t xml:space="preserve"> </w:t>
            </w:r>
          </w:p>
        </w:tc>
        <w:tc>
          <w:tcPr>
            <w:tcW w:w="720" w:type="dxa"/>
          </w:tcPr>
          <w:p w14:paraId="3BA54232" w14:textId="70A09961" w:rsidR="00A22034" w:rsidRPr="009B04C6" w:rsidRDefault="00131377" w:rsidP="00131377">
            <w:pPr>
              <w:pStyle w:val="Table-Text"/>
              <w:suppressAutoHyphens/>
              <w:rPr>
                <w:rFonts w:ascii="Arial" w:hAnsi="Arial" w:cs="Arial"/>
                <w:lang w:eastAsia="nl-NL"/>
              </w:rPr>
            </w:pPr>
            <w:r>
              <w:rPr>
                <w:rFonts w:ascii="Arial" w:hAnsi="Arial" w:cs="Arial"/>
                <w:lang w:eastAsia="nl-NL"/>
              </w:rPr>
              <w:t>None</w:t>
            </w:r>
          </w:p>
        </w:tc>
        <w:tc>
          <w:tcPr>
            <w:tcW w:w="1170" w:type="dxa"/>
          </w:tcPr>
          <w:p w14:paraId="4DE95CB8" w14:textId="524B45FA"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0C96CF8C" w14:textId="5C72E0F0"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10A4D307" w14:textId="4AD131A4" w:rsidR="00A22034" w:rsidRPr="009B04C6" w:rsidRDefault="00A22034" w:rsidP="00906D49">
            <w:pPr>
              <w:pStyle w:val="Table-Text"/>
              <w:suppressAutoHyphens/>
              <w:rPr>
                <w:rFonts w:ascii="Arial" w:hAnsi="Arial" w:cs="Arial"/>
                <w:lang w:eastAsia="nl-NL"/>
              </w:rPr>
            </w:pPr>
            <w:r>
              <w:rPr>
                <w:rFonts w:ascii="Arial" w:hAnsi="Arial" w:cs="Arial"/>
                <w:lang w:eastAsia="nl-NL"/>
              </w:rPr>
              <w:t>1</w:t>
            </w:r>
          </w:p>
        </w:tc>
        <w:tc>
          <w:tcPr>
            <w:tcW w:w="900" w:type="dxa"/>
          </w:tcPr>
          <w:p w14:paraId="1E406A9E" w14:textId="566A3C5D" w:rsidR="00A22034" w:rsidRPr="009B04C6" w:rsidRDefault="00A22034" w:rsidP="00906D49">
            <w:pPr>
              <w:pStyle w:val="Table-Text"/>
              <w:suppressAutoHyphens/>
              <w:rPr>
                <w:rFonts w:ascii="Arial" w:hAnsi="Arial" w:cs="Arial"/>
                <w:lang w:eastAsia="nl-NL"/>
              </w:rPr>
            </w:pPr>
            <w:r>
              <w:rPr>
                <w:rFonts w:ascii="Arial" w:hAnsi="Arial" w:cs="Arial"/>
                <w:lang w:eastAsia="nl-NL"/>
              </w:rPr>
              <w:t>LOV</w:t>
            </w:r>
          </w:p>
        </w:tc>
        <w:tc>
          <w:tcPr>
            <w:tcW w:w="1350" w:type="dxa"/>
          </w:tcPr>
          <w:p w14:paraId="2846F648" w14:textId="43FB1D32" w:rsidR="00A22034" w:rsidRPr="009B04C6" w:rsidRDefault="006121F3" w:rsidP="00906D49">
            <w:pPr>
              <w:pStyle w:val="Table-Text"/>
              <w:suppressAutoHyphens/>
              <w:rPr>
                <w:rFonts w:ascii="Arial" w:hAnsi="Arial" w:cs="Arial"/>
                <w:lang w:eastAsia="nl-NL"/>
              </w:rPr>
            </w:pPr>
            <w:r>
              <w:rPr>
                <w:rFonts w:ascii="Arial" w:hAnsi="Arial" w:cs="Arial"/>
                <w:lang w:eastAsia="nl-NL"/>
              </w:rPr>
              <w:t>DDATASHEETSTATUS</w:t>
            </w:r>
          </w:p>
        </w:tc>
      </w:tr>
      <w:tr w:rsidR="00A22034" w:rsidRPr="009B04C6" w14:paraId="1CCC799E" w14:textId="77777777" w:rsidTr="001D4E38">
        <w:trPr>
          <w:cantSplit/>
        </w:trPr>
        <w:tc>
          <w:tcPr>
            <w:tcW w:w="2453" w:type="dxa"/>
          </w:tcPr>
          <w:p w14:paraId="04317800" w14:textId="5BC652A8" w:rsidR="00A22034" w:rsidRDefault="00A22034" w:rsidP="00330DDE">
            <w:pPr>
              <w:pStyle w:val="Table-Text"/>
              <w:suppressAutoHyphens/>
              <w:jc w:val="both"/>
              <w:rPr>
                <w:rFonts w:ascii="Arial" w:hAnsi="Arial" w:cs="Arial"/>
                <w:b/>
                <w:bCs/>
                <w:lang w:eastAsia="nl-NL"/>
              </w:rPr>
            </w:pPr>
            <w:r w:rsidRPr="00330DDE">
              <w:rPr>
                <w:rFonts w:ascii="Arial" w:hAnsi="Arial" w:cs="Arial"/>
                <w:b/>
                <w:bCs/>
                <w:lang w:eastAsia="nl-NL"/>
              </w:rPr>
              <w:t>Prod Link</w:t>
            </w:r>
          </w:p>
          <w:p w14:paraId="6E2201FC" w14:textId="71A65AAA" w:rsidR="00A22034" w:rsidRPr="00330DDE" w:rsidRDefault="00A22034" w:rsidP="00330DDE">
            <w:pPr>
              <w:pStyle w:val="Table-Text"/>
              <w:suppressAutoHyphens/>
              <w:jc w:val="both"/>
              <w:rPr>
                <w:rFonts w:ascii="Arial" w:hAnsi="Arial" w:cs="Arial"/>
                <w:b/>
                <w:bCs/>
                <w:lang w:eastAsia="nl-NL"/>
              </w:rPr>
            </w:pPr>
            <w:r>
              <w:rPr>
                <w:rFonts w:ascii="Arial" w:hAnsi="Arial" w:cs="Arial"/>
                <w:b/>
                <w:bCs/>
                <w:lang w:eastAsia="nl-NL"/>
              </w:rPr>
              <w:t>FTIPRODLINK</w:t>
            </w:r>
          </w:p>
        </w:tc>
        <w:tc>
          <w:tcPr>
            <w:tcW w:w="2047" w:type="dxa"/>
            <w:gridSpan w:val="2"/>
          </w:tcPr>
          <w:p w14:paraId="29B31A9B" w14:textId="19D166E1" w:rsidR="00A22034" w:rsidRPr="009B04C6" w:rsidRDefault="00A22034" w:rsidP="00CD1FF9">
            <w:pPr>
              <w:pStyle w:val="Table-Text"/>
              <w:suppressAutoHyphens/>
              <w:rPr>
                <w:rFonts w:ascii="Arial" w:hAnsi="Arial" w:cs="Arial"/>
              </w:rPr>
            </w:pPr>
            <w:r>
              <w:rPr>
                <w:rFonts w:ascii="Arial" w:hAnsi="Arial" w:cs="Arial"/>
              </w:rPr>
              <w:t xml:space="preserve">In a data sheet, prints the product folder link in the footer beyond page one. </w:t>
            </w:r>
          </w:p>
        </w:tc>
        <w:tc>
          <w:tcPr>
            <w:tcW w:w="720" w:type="dxa"/>
          </w:tcPr>
          <w:p w14:paraId="5710821A" w14:textId="3CD82748" w:rsidR="00A22034" w:rsidRPr="009B04C6" w:rsidRDefault="00A22034"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2F5BF876" w14:textId="2CC86DB9"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7657989C" w14:textId="3E2C2D48"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19869F65" w14:textId="449AA92E" w:rsidR="00A22034" w:rsidRPr="009B04C6" w:rsidRDefault="00A22034" w:rsidP="00906D49">
            <w:pPr>
              <w:pStyle w:val="Table-Text"/>
              <w:suppressAutoHyphens/>
              <w:rPr>
                <w:rFonts w:ascii="Arial" w:hAnsi="Arial" w:cs="Arial"/>
                <w:lang w:eastAsia="nl-NL"/>
              </w:rPr>
            </w:pPr>
            <w:r>
              <w:rPr>
                <w:rFonts w:ascii="Arial" w:hAnsi="Arial" w:cs="Arial"/>
                <w:lang w:eastAsia="nl-NL"/>
              </w:rPr>
              <w:t>1</w:t>
            </w:r>
          </w:p>
        </w:tc>
        <w:tc>
          <w:tcPr>
            <w:tcW w:w="900" w:type="dxa"/>
          </w:tcPr>
          <w:p w14:paraId="5C9DAFCB" w14:textId="2A1DBD6C" w:rsidR="00A22034" w:rsidRPr="009B04C6" w:rsidRDefault="00150767" w:rsidP="00906D49">
            <w:pPr>
              <w:pStyle w:val="Table-Text"/>
              <w:suppressAutoHyphens/>
              <w:rPr>
                <w:rFonts w:ascii="Arial" w:hAnsi="Arial" w:cs="Arial"/>
                <w:lang w:eastAsia="nl-NL"/>
              </w:rPr>
            </w:pPr>
            <w:r>
              <w:rPr>
                <w:rFonts w:ascii="Arial" w:hAnsi="Arial" w:cs="Arial"/>
                <w:lang w:eastAsia="nl-NL"/>
              </w:rPr>
              <w:t>Checkbox</w:t>
            </w:r>
          </w:p>
        </w:tc>
        <w:tc>
          <w:tcPr>
            <w:tcW w:w="1350" w:type="dxa"/>
          </w:tcPr>
          <w:p w14:paraId="286DF13D" w14:textId="77777777" w:rsidR="00A22034" w:rsidRPr="009B04C6" w:rsidRDefault="00A22034" w:rsidP="00906D49">
            <w:pPr>
              <w:pStyle w:val="Table-Text"/>
              <w:suppressAutoHyphens/>
              <w:rPr>
                <w:rFonts w:ascii="Arial" w:hAnsi="Arial" w:cs="Arial"/>
                <w:lang w:eastAsia="nl-NL"/>
              </w:rPr>
            </w:pPr>
          </w:p>
        </w:tc>
      </w:tr>
      <w:tr w:rsidR="00A22034" w:rsidRPr="009B04C6" w14:paraId="618372A0" w14:textId="77777777" w:rsidTr="001D4E38">
        <w:trPr>
          <w:cantSplit/>
        </w:trPr>
        <w:tc>
          <w:tcPr>
            <w:tcW w:w="2453" w:type="dxa"/>
          </w:tcPr>
          <w:p w14:paraId="360A4E45" w14:textId="625DD9C9" w:rsidR="00A22034" w:rsidRDefault="00A22034" w:rsidP="00906D49">
            <w:pPr>
              <w:pStyle w:val="Table-Text"/>
              <w:suppressAutoHyphens/>
              <w:rPr>
                <w:rFonts w:ascii="Arial" w:hAnsi="Arial" w:cs="Arial"/>
                <w:b/>
                <w:bCs/>
                <w:lang w:eastAsia="nl-NL"/>
              </w:rPr>
            </w:pPr>
            <w:r w:rsidRPr="00330DDE">
              <w:rPr>
                <w:rFonts w:ascii="Arial" w:hAnsi="Arial" w:cs="Arial"/>
                <w:b/>
                <w:bCs/>
                <w:lang w:eastAsia="nl-NL"/>
              </w:rPr>
              <w:t>EN Lit Number</w:t>
            </w:r>
          </w:p>
          <w:p w14:paraId="393D27F8" w14:textId="1E1EB2D4" w:rsidR="00A22034" w:rsidRPr="00330DDE" w:rsidRDefault="00A22034" w:rsidP="00906D49">
            <w:pPr>
              <w:pStyle w:val="Table-Text"/>
              <w:suppressAutoHyphens/>
              <w:rPr>
                <w:rFonts w:ascii="Arial" w:hAnsi="Arial" w:cs="Arial"/>
                <w:b/>
                <w:bCs/>
                <w:lang w:eastAsia="nl-NL"/>
              </w:rPr>
            </w:pPr>
            <w:r>
              <w:rPr>
                <w:rFonts w:ascii="Arial" w:hAnsi="Arial" w:cs="Arial"/>
                <w:b/>
                <w:bCs/>
                <w:lang w:eastAsia="nl-NL"/>
              </w:rPr>
              <w:t>FTIENLITNUMBER</w:t>
            </w:r>
          </w:p>
        </w:tc>
        <w:tc>
          <w:tcPr>
            <w:tcW w:w="2047" w:type="dxa"/>
            <w:gridSpan w:val="2"/>
          </w:tcPr>
          <w:p w14:paraId="7A3330E1" w14:textId="6AC65F72" w:rsidR="00A22034" w:rsidRPr="009B04C6" w:rsidRDefault="00A22034" w:rsidP="00906D49">
            <w:pPr>
              <w:pStyle w:val="Table-Text"/>
              <w:suppressAutoHyphens/>
              <w:rPr>
                <w:rFonts w:ascii="Arial" w:hAnsi="Arial" w:cs="Arial"/>
              </w:rPr>
            </w:pPr>
            <w:r>
              <w:rPr>
                <w:rFonts w:ascii="Arial" w:hAnsi="Arial" w:cs="Arial"/>
              </w:rPr>
              <w:t xml:space="preserve">English lit number used with </w:t>
            </w:r>
            <w:proofErr w:type="spellStart"/>
            <w:r>
              <w:rPr>
                <w:rFonts w:ascii="Arial" w:hAnsi="Arial" w:cs="Arial"/>
              </w:rPr>
              <w:t>en</w:t>
            </w:r>
            <w:proofErr w:type="spellEnd"/>
            <w:r w:rsidR="00CB10AD">
              <w:rPr>
                <w:rFonts w:ascii="Arial" w:hAnsi="Arial" w:cs="Arial"/>
              </w:rPr>
              <w:t>-US</w:t>
            </w:r>
            <w:r>
              <w:rPr>
                <w:rFonts w:ascii="Arial" w:hAnsi="Arial" w:cs="Arial"/>
              </w:rPr>
              <w:t xml:space="preserve"> language variants.</w:t>
            </w:r>
            <w:r w:rsidR="00131377">
              <w:rPr>
                <w:rFonts w:ascii="Arial" w:hAnsi="Arial" w:cs="Arial"/>
              </w:rPr>
              <w:t xml:space="preserve"> </w:t>
            </w:r>
          </w:p>
        </w:tc>
        <w:tc>
          <w:tcPr>
            <w:tcW w:w="720" w:type="dxa"/>
          </w:tcPr>
          <w:p w14:paraId="18E7209A" w14:textId="0CF1ADB3" w:rsidR="00A22034" w:rsidRPr="009B04C6" w:rsidRDefault="00131377"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75DA66F8" w14:textId="3FAC9C8C"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56AD2CAE" w14:textId="2B34FE9A"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4C980154" w14:textId="2331CA21" w:rsidR="00A22034" w:rsidRPr="009B04C6" w:rsidRDefault="00D06901" w:rsidP="00906D49">
            <w:pPr>
              <w:pStyle w:val="Table-Text"/>
              <w:suppressAutoHyphens/>
              <w:rPr>
                <w:rFonts w:ascii="Arial" w:hAnsi="Arial" w:cs="Arial"/>
                <w:lang w:eastAsia="nl-NL"/>
              </w:rPr>
            </w:pPr>
            <w:r>
              <w:rPr>
                <w:rFonts w:ascii="Arial" w:hAnsi="Arial" w:cs="Arial"/>
                <w:lang w:eastAsia="nl-NL"/>
              </w:rPr>
              <w:t>1</w:t>
            </w:r>
          </w:p>
        </w:tc>
        <w:tc>
          <w:tcPr>
            <w:tcW w:w="900" w:type="dxa"/>
          </w:tcPr>
          <w:p w14:paraId="7E77BF7D" w14:textId="2C9AAB3C" w:rsidR="00A22034" w:rsidRPr="009B04C6" w:rsidRDefault="00D06901" w:rsidP="00906D49">
            <w:pPr>
              <w:pStyle w:val="Table-Text"/>
              <w:suppressAutoHyphens/>
              <w:rPr>
                <w:rFonts w:ascii="Arial" w:hAnsi="Arial" w:cs="Arial"/>
                <w:lang w:eastAsia="nl-NL"/>
              </w:rPr>
            </w:pPr>
            <w:r>
              <w:rPr>
                <w:rFonts w:ascii="Arial" w:hAnsi="Arial" w:cs="Arial"/>
                <w:lang w:eastAsia="nl-NL"/>
              </w:rPr>
              <w:t>String</w:t>
            </w:r>
          </w:p>
        </w:tc>
        <w:tc>
          <w:tcPr>
            <w:tcW w:w="1350" w:type="dxa"/>
          </w:tcPr>
          <w:p w14:paraId="52FA25A8" w14:textId="77777777" w:rsidR="00A22034" w:rsidRPr="009B04C6" w:rsidRDefault="00A22034" w:rsidP="00906D49">
            <w:pPr>
              <w:pStyle w:val="Table-Text"/>
              <w:suppressAutoHyphens/>
              <w:rPr>
                <w:rFonts w:ascii="Arial" w:hAnsi="Arial" w:cs="Arial"/>
                <w:lang w:eastAsia="nl-NL"/>
              </w:rPr>
            </w:pPr>
          </w:p>
        </w:tc>
      </w:tr>
      <w:tr w:rsidR="00131377" w:rsidRPr="009B04C6" w14:paraId="38C58E8B" w14:textId="77777777" w:rsidTr="001D4E38">
        <w:trPr>
          <w:cantSplit/>
        </w:trPr>
        <w:tc>
          <w:tcPr>
            <w:tcW w:w="2453" w:type="dxa"/>
          </w:tcPr>
          <w:p w14:paraId="4D993302" w14:textId="4578DD4B" w:rsidR="00131377" w:rsidRDefault="00131377" w:rsidP="00906D49">
            <w:pPr>
              <w:pStyle w:val="Table-Text"/>
              <w:suppressAutoHyphens/>
              <w:rPr>
                <w:rFonts w:ascii="Arial" w:hAnsi="Arial" w:cs="Arial"/>
                <w:b/>
                <w:bCs/>
                <w:lang w:eastAsia="nl-NL"/>
              </w:rPr>
            </w:pPr>
            <w:r>
              <w:rPr>
                <w:rFonts w:ascii="Arial" w:hAnsi="Arial" w:cs="Arial"/>
                <w:b/>
                <w:bCs/>
                <w:lang w:eastAsia="nl-NL"/>
              </w:rPr>
              <w:t>EN Lit Rev</w:t>
            </w:r>
          </w:p>
          <w:p w14:paraId="1D2B2A13" w14:textId="338E48C3" w:rsidR="00E45D89" w:rsidRPr="00330DDE" w:rsidRDefault="00E45D89" w:rsidP="00906D49">
            <w:pPr>
              <w:pStyle w:val="Table-Text"/>
              <w:suppressAutoHyphens/>
              <w:rPr>
                <w:rFonts w:ascii="Arial" w:hAnsi="Arial" w:cs="Arial"/>
                <w:b/>
                <w:bCs/>
                <w:lang w:eastAsia="nl-NL"/>
              </w:rPr>
            </w:pPr>
            <w:r>
              <w:rPr>
                <w:rFonts w:ascii="Arial" w:hAnsi="Arial" w:cs="Arial"/>
                <w:b/>
                <w:bCs/>
                <w:lang w:eastAsia="nl-NL"/>
              </w:rPr>
              <w:t>FTIENLITREV</w:t>
            </w:r>
          </w:p>
        </w:tc>
        <w:tc>
          <w:tcPr>
            <w:tcW w:w="2047" w:type="dxa"/>
            <w:gridSpan w:val="2"/>
          </w:tcPr>
          <w:p w14:paraId="1BF9D101" w14:textId="12360CD5" w:rsidR="00131377" w:rsidRDefault="00131377" w:rsidP="00CD1FF9">
            <w:pPr>
              <w:pStyle w:val="Table-Text"/>
              <w:suppressAutoHyphens/>
              <w:rPr>
                <w:rFonts w:ascii="Arial" w:hAnsi="Arial" w:cs="Arial"/>
              </w:rPr>
            </w:pPr>
            <w:r>
              <w:rPr>
                <w:rFonts w:ascii="Arial" w:hAnsi="Arial" w:cs="Arial"/>
              </w:rPr>
              <w:t xml:space="preserve">Indicates the revision letter of the English variant. </w:t>
            </w:r>
          </w:p>
        </w:tc>
        <w:tc>
          <w:tcPr>
            <w:tcW w:w="720" w:type="dxa"/>
          </w:tcPr>
          <w:p w14:paraId="59D3CC62" w14:textId="64763F8B" w:rsidR="00131377" w:rsidRPr="009B04C6" w:rsidRDefault="00131377" w:rsidP="00906D49">
            <w:pPr>
              <w:pStyle w:val="Table-Text"/>
              <w:suppressAutoHyphens/>
              <w:rPr>
                <w:rFonts w:ascii="Arial" w:hAnsi="Arial" w:cs="Arial"/>
                <w:lang w:eastAsia="nl-NL"/>
              </w:rPr>
            </w:pPr>
            <w:r w:rsidRPr="003D521F">
              <w:t>null</w:t>
            </w:r>
          </w:p>
        </w:tc>
        <w:tc>
          <w:tcPr>
            <w:tcW w:w="1170" w:type="dxa"/>
          </w:tcPr>
          <w:p w14:paraId="2D54AE35" w14:textId="2770B288" w:rsidR="00131377" w:rsidRPr="001E5D06" w:rsidRDefault="00131377" w:rsidP="00906D49">
            <w:pPr>
              <w:pStyle w:val="Table-Text"/>
              <w:suppressAutoHyphens/>
            </w:pPr>
            <w:r w:rsidRPr="003D521F">
              <w:t>Optional</w:t>
            </w:r>
          </w:p>
        </w:tc>
        <w:tc>
          <w:tcPr>
            <w:tcW w:w="1350" w:type="dxa"/>
          </w:tcPr>
          <w:p w14:paraId="24AC0298" w14:textId="297DC8A0" w:rsidR="00131377" w:rsidRPr="009A30C3" w:rsidRDefault="00131377" w:rsidP="00906D49">
            <w:pPr>
              <w:pStyle w:val="Table-Text"/>
              <w:suppressAutoHyphens/>
            </w:pPr>
            <w:r w:rsidRPr="003D521F">
              <w:t>Optional</w:t>
            </w:r>
          </w:p>
        </w:tc>
        <w:tc>
          <w:tcPr>
            <w:tcW w:w="630" w:type="dxa"/>
          </w:tcPr>
          <w:p w14:paraId="75EC44CD" w14:textId="13DC0C1C" w:rsidR="00131377" w:rsidRDefault="00131377" w:rsidP="00906D49">
            <w:pPr>
              <w:pStyle w:val="Table-Text"/>
              <w:suppressAutoHyphens/>
              <w:rPr>
                <w:rFonts w:ascii="Arial" w:hAnsi="Arial" w:cs="Arial"/>
                <w:lang w:eastAsia="nl-NL"/>
              </w:rPr>
            </w:pPr>
            <w:r w:rsidRPr="003D521F">
              <w:t>1</w:t>
            </w:r>
          </w:p>
        </w:tc>
        <w:tc>
          <w:tcPr>
            <w:tcW w:w="900" w:type="dxa"/>
          </w:tcPr>
          <w:p w14:paraId="04186689" w14:textId="72B7712C" w:rsidR="00131377" w:rsidRDefault="00131377" w:rsidP="00906D49">
            <w:pPr>
              <w:pStyle w:val="Table-Text"/>
              <w:suppressAutoHyphens/>
              <w:rPr>
                <w:rFonts w:ascii="Arial" w:hAnsi="Arial" w:cs="Arial"/>
                <w:lang w:eastAsia="nl-NL"/>
              </w:rPr>
            </w:pPr>
            <w:r w:rsidRPr="003D521F">
              <w:t>String</w:t>
            </w:r>
          </w:p>
        </w:tc>
        <w:tc>
          <w:tcPr>
            <w:tcW w:w="1350" w:type="dxa"/>
          </w:tcPr>
          <w:p w14:paraId="37224533" w14:textId="77777777" w:rsidR="00131377" w:rsidRPr="009B04C6" w:rsidRDefault="00131377" w:rsidP="00906D49">
            <w:pPr>
              <w:pStyle w:val="Table-Text"/>
              <w:suppressAutoHyphens/>
              <w:rPr>
                <w:rFonts w:ascii="Arial" w:hAnsi="Arial" w:cs="Arial"/>
                <w:lang w:eastAsia="nl-NL"/>
              </w:rPr>
            </w:pPr>
          </w:p>
        </w:tc>
      </w:tr>
      <w:tr w:rsidR="00131377" w:rsidRPr="009B04C6" w14:paraId="101F08AD" w14:textId="77777777" w:rsidTr="001D4E38">
        <w:trPr>
          <w:cantSplit/>
        </w:trPr>
        <w:tc>
          <w:tcPr>
            <w:tcW w:w="2453" w:type="dxa"/>
          </w:tcPr>
          <w:p w14:paraId="1ABF2F9B" w14:textId="3C3EDAA9" w:rsidR="00131377" w:rsidRDefault="002B66BA" w:rsidP="00906D49">
            <w:pPr>
              <w:pStyle w:val="Table-Text"/>
              <w:suppressAutoHyphens/>
              <w:rPr>
                <w:rFonts w:ascii="Arial" w:hAnsi="Arial" w:cs="Arial"/>
                <w:b/>
                <w:bCs/>
                <w:lang w:eastAsia="nl-NL"/>
              </w:rPr>
            </w:pPr>
            <w:r>
              <w:rPr>
                <w:rFonts w:ascii="Arial" w:hAnsi="Arial" w:cs="Arial"/>
                <w:b/>
                <w:bCs/>
                <w:lang w:eastAsia="nl-NL"/>
              </w:rPr>
              <w:t>Translated Lit Number</w:t>
            </w:r>
          </w:p>
          <w:p w14:paraId="2F7DC52D" w14:textId="53DDFDB6" w:rsidR="00131377" w:rsidRPr="00330DDE" w:rsidRDefault="00131377" w:rsidP="00150767">
            <w:pPr>
              <w:pStyle w:val="Table-Text"/>
              <w:suppressAutoHyphens/>
              <w:rPr>
                <w:rFonts w:ascii="Arial" w:hAnsi="Arial" w:cs="Arial"/>
                <w:b/>
                <w:bCs/>
                <w:lang w:eastAsia="nl-NL"/>
              </w:rPr>
            </w:pPr>
            <w:r>
              <w:rPr>
                <w:rFonts w:ascii="Arial" w:hAnsi="Arial" w:cs="Arial"/>
                <w:b/>
                <w:bCs/>
                <w:lang w:eastAsia="nl-NL"/>
              </w:rPr>
              <w:t>FTI</w:t>
            </w:r>
            <w:r w:rsidR="00150767">
              <w:rPr>
                <w:rFonts w:ascii="Arial" w:hAnsi="Arial" w:cs="Arial"/>
                <w:b/>
                <w:bCs/>
                <w:lang w:eastAsia="nl-NL"/>
              </w:rPr>
              <w:t>TRANS</w:t>
            </w:r>
            <w:r>
              <w:rPr>
                <w:rFonts w:ascii="Arial" w:hAnsi="Arial" w:cs="Arial"/>
                <w:b/>
                <w:bCs/>
                <w:lang w:eastAsia="nl-NL"/>
              </w:rPr>
              <w:t>LITNUMBER</w:t>
            </w:r>
          </w:p>
        </w:tc>
        <w:tc>
          <w:tcPr>
            <w:tcW w:w="2047" w:type="dxa"/>
            <w:gridSpan w:val="2"/>
          </w:tcPr>
          <w:p w14:paraId="07021C14" w14:textId="50A40CE6" w:rsidR="00131377" w:rsidRPr="009B04C6" w:rsidRDefault="002B66BA" w:rsidP="002B66BA">
            <w:pPr>
              <w:pStyle w:val="Table-Text"/>
              <w:suppressAutoHyphens/>
              <w:rPr>
                <w:rFonts w:ascii="Arial" w:hAnsi="Arial" w:cs="Arial"/>
              </w:rPr>
            </w:pPr>
            <w:r>
              <w:rPr>
                <w:rFonts w:ascii="Arial" w:hAnsi="Arial" w:cs="Arial"/>
              </w:rPr>
              <w:t>Translated</w:t>
            </w:r>
            <w:r w:rsidR="00131377">
              <w:rPr>
                <w:rFonts w:ascii="Arial" w:hAnsi="Arial" w:cs="Arial"/>
              </w:rPr>
              <w:t xml:space="preserve"> lit number used with </w:t>
            </w:r>
            <w:r>
              <w:rPr>
                <w:rFonts w:ascii="Arial" w:hAnsi="Arial" w:cs="Arial"/>
              </w:rPr>
              <w:t>multiple</w:t>
            </w:r>
            <w:r w:rsidR="00131377">
              <w:rPr>
                <w:rFonts w:ascii="Arial" w:hAnsi="Arial" w:cs="Arial"/>
              </w:rPr>
              <w:t xml:space="preserve"> language variants.</w:t>
            </w:r>
          </w:p>
        </w:tc>
        <w:tc>
          <w:tcPr>
            <w:tcW w:w="720" w:type="dxa"/>
          </w:tcPr>
          <w:p w14:paraId="76FBDEBD" w14:textId="2828C058" w:rsidR="00131377" w:rsidRPr="009B04C6" w:rsidRDefault="00131377" w:rsidP="00906D49">
            <w:pPr>
              <w:pStyle w:val="Table-Text"/>
              <w:suppressAutoHyphens/>
              <w:rPr>
                <w:rFonts w:ascii="Arial" w:hAnsi="Arial" w:cs="Arial"/>
                <w:lang w:eastAsia="nl-NL"/>
              </w:rPr>
            </w:pPr>
            <w:r w:rsidRPr="003D521F">
              <w:t>null</w:t>
            </w:r>
          </w:p>
        </w:tc>
        <w:tc>
          <w:tcPr>
            <w:tcW w:w="1170" w:type="dxa"/>
          </w:tcPr>
          <w:p w14:paraId="379CF0B2" w14:textId="2A80035F" w:rsidR="00131377" w:rsidRPr="009B04C6" w:rsidRDefault="00131377" w:rsidP="00906D49">
            <w:pPr>
              <w:pStyle w:val="Table-Text"/>
              <w:suppressAutoHyphens/>
              <w:rPr>
                <w:rFonts w:ascii="Arial" w:hAnsi="Arial" w:cs="Arial"/>
                <w:lang w:val="en-GB" w:eastAsia="nl-NL"/>
              </w:rPr>
            </w:pPr>
            <w:r w:rsidRPr="003D521F">
              <w:t>Optional</w:t>
            </w:r>
          </w:p>
        </w:tc>
        <w:tc>
          <w:tcPr>
            <w:tcW w:w="1350" w:type="dxa"/>
          </w:tcPr>
          <w:p w14:paraId="1ACAB60E" w14:textId="1722650B" w:rsidR="00131377" w:rsidRPr="009B04C6" w:rsidRDefault="00131377" w:rsidP="00906D49">
            <w:pPr>
              <w:pStyle w:val="Table-Text"/>
              <w:suppressAutoHyphens/>
              <w:rPr>
                <w:rFonts w:ascii="Arial" w:hAnsi="Arial" w:cs="Arial"/>
                <w:lang w:val="en-GB" w:eastAsia="nl-NL"/>
              </w:rPr>
            </w:pPr>
            <w:r w:rsidRPr="003D521F">
              <w:t>Optional</w:t>
            </w:r>
          </w:p>
        </w:tc>
        <w:tc>
          <w:tcPr>
            <w:tcW w:w="630" w:type="dxa"/>
          </w:tcPr>
          <w:p w14:paraId="6DB7054F" w14:textId="7A6E1201" w:rsidR="00131377" w:rsidRPr="009B04C6" w:rsidRDefault="00131377" w:rsidP="00906D49">
            <w:pPr>
              <w:pStyle w:val="Table-Text"/>
              <w:suppressAutoHyphens/>
              <w:rPr>
                <w:rFonts w:ascii="Arial" w:hAnsi="Arial" w:cs="Arial"/>
                <w:lang w:eastAsia="nl-NL"/>
              </w:rPr>
            </w:pPr>
            <w:r w:rsidRPr="003D521F">
              <w:t>1</w:t>
            </w:r>
          </w:p>
        </w:tc>
        <w:tc>
          <w:tcPr>
            <w:tcW w:w="900" w:type="dxa"/>
          </w:tcPr>
          <w:p w14:paraId="215399D1" w14:textId="3426BDB8" w:rsidR="00131377" w:rsidRPr="009B04C6" w:rsidRDefault="00131377" w:rsidP="00906D49">
            <w:pPr>
              <w:pStyle w:val="Table-Text"/>
              <w:suppressAutoHyphens/>
              <w:rPr>
                <w:rFonts w:ascii="Arial" w:hAnsi="Arial" w:cs="Arial"/>
                <w:lang w:eastAsia="nl-NL"/>
              </w:rPr>
            </w:pPr>
            <w:r w:rsidRPr="003D521F">
              <w:t>String</w:t>
            </w:r>
          </w:p>
        </w:tc>
        <w:tc>
          <w:tcPr>
            <w:tcW w:w="1350" w:type="dxa"/>
          </w:tcPr>
          <w:p w14:paraId="1F40B2FB" w14:textId="77777777" w:rsidR="00131377" w:rsidRPr="009B04C6" w:rsidRDefault="00131377" w:rsidP="00906D49">
            <w:pPr>
              <w:pStyle w:val="Table-Text"/>
              <w:suppressAutoHyphens/>
              <w:rPr>
                <w:rFonts w:ascii="Arial" w:hAnsi="Arial" w:cs="Arial"/>
                <w:lang w:eastAsia="nl-NL"/>
              </w:rPr>
            </w:pPr>
          </w:p>
        </w:tc>
      </w:tr>
      <w:tr w:rsidR="00A22034" w:rsidRPr="009B04C6" w14:paraId="37F22175" w14:textId="77777777" w:rsidTr="001D4E38">
        <w:trPr>
          <w:cantSplit/>
        </w:trPr>
        <w:tc>
          <w:tcPr>
            <w:tcW w:w="2453" w:type="dxa"/>
          </w:tcPr>
          <w:p w14:paraId="43FA1949" w14:textId="48CE67F4" w:rsidR="00A22034" w:rsidRPr="002F439D" w:rsidRDefault="00A22034" w:rsidP="00906D49">
            <w:pPr>
              <w:pStyle w:val="Table-Text"/>
              <w:suppressAutoHyphens/>
              <w:rPr>
                <w:rFonts w:ascii="Arial" w:hAnsi="Arial" w:cs="Arial"/>
                <w:b/>
                <w:bCs/>
                <w:lang w:eastAsia="nl-NL"/>
              </w:rPr>
            </w:pPr>
            <w:proofErr w:type="spellStart"/>
            <w:r w:rsidRPr="002F439D">
              <w:rPr>
                <w:rFonts w:ascii="Arial" w:hAnsi="Arial" w:cs="Arial"/>
                <w:b/>
                <w:bCs/>
                <w:lang w:eastAsia="nl-NL"/>
              </w:rPr>
              <w:t>Orig</w:t>
            </w:r>
            <w:proofErr w:type="spellEnd"/>
            <w:r w:rsidRPr="002F439D">
              <w:rPr>
                <w:rFonts w:ascii="Arial" w:hAnsi="Arial" w:cs="Arial"/>
                <w:b/>
                <w:bCs/>
                <w:lang w:eastAsia="nl-NL"/>
              </w:rPr>
              <w:t xml:space="preserve"> Date</w:t>
            </w:r>
          </w:p>
          <w:p w14:paraId="02ED463F" w14:textId="2801F208" w:rsidR="00A22034" w:rsidRPr="002F439D" w:rsidRDefault="00A22034" w:rsidP="00906D49">
            <w:pPr>
              <w:pStyle w:val="Table-Text"/>
              <w:suppressAutoHyphens/>
              <w:rPr>
                <w:rFonts w:ascii="Arial" w:hAnsi="Arial" w:cs="Arial"/>
                <w:b/>
                <w:bCs/>
                <w:lang w:eastAsia="nl-NL"/>
              </w:rPr>
            </w:pPr>
            <w:r w:rsidRPr="002F439D">
              <w:rPr>
                <w:rFonts w:ascii="Arial" w:hAnsi="Arial" w:cs="Arial"/>
                <w:b/>
                <w:bCs/>
                <w:lang w:eastAsia="nl-NL"/>
              </w:rPr>
              <w:t>FTIORIGINDATE</w:t>
            </w:r>
          </w:p>
        </w:tc>
        <w:tc>
          <w:tcPr>
            <w:tcW w:w="2047" w:type="dxa"/>
            <w:gridSpan w:val="2"/>
          </w:tcPr>
          <w:p w14:paraId="63AC90AD" w14:textId="58E2963B" w:rsidR="00A22034" w:rsidRPr="009B04C6" w:rsidRDefault="00A22034" w:rsidP="00906D49">
            <w:pPr>
              <w:pStyle w:val="Table-Text"/>
              <w:suppressAutoHyphens/>
              <w:rPr>
                <w:rFonts w:ascii="Arial" w:hAnsi="Arial" w:cs="Arial"/>
              </w:rPr>
            </w:pPr>
            <w:r>
              <w:rPr>
                <w:rFonts w:ascii="Arial" w:hAnsi="Arial" w:cs="Arial"/>
              </w:rPr>
              <w:t>The original date the document was released.</w:t>
            </w:r>
          </w:p>
        </w:tc>
        <w:tc>
          <w:tcPr>
            <w:tcW w:w="720" w:type="dxa"/>
          </w:tcPr>
          <w:p w14:paraId="6E371E5E" w14:textId="02F9C370" w:rsidR="00A22034" w:rsidRPr="009B04C6" w:rsidRDefault="00131377"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5394E951" w14:textId="19DE2483"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12C7BB4B" w14:textId="288EFA35"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1368F12F" w14:textId="7377E10C" w:rsidR="00A22034" w:rsidRPr="009B04C6" w:rsidRDefault="00D06901" w:rsidP="00906D49">
            <w:pPr>
              <w:pStyle w:val="Table-Text"/>
              <w:suppressAutoHyphens/>
              <w:rPr>
                <w:rFonts w:ascii="Arial" w:hAnsi="Arial" w:cs="Arial"/>
                <w:lang w:eastAsia="nl-NL"/>
              </w:rPr>
            </w:pPr>
            <w:r>
              <w:rPr>
                <w:rFonts w:ascii="Arial" w:hAnsi="Arial" w:cs="Arial"/>
                <w:lang w:eastAsia="nl-NL"/>
              </w:rPr>
              <w:t>1</w:t>
            </w:r>
          </w:p>
        </w:tc>
        <w:tc>
          <w:tcPr>
            <w:tcW w:w="900" w:type="dxa"/>
          </w:tcPr>
          <w:p w14:paraId="3BF94FBF" w14:textId="6E178336" w:rsidR="00A22034" w:rsidRPr="009B04C6" w:rsidRDefault="00A22034" w:rsidP="00906D49">
            <w:pPr>
              <w:pStyle w:val="Table-Text"/>
              <w:suppressAutoHyphens/>
              <w:rPr>
                <w:rFonts w:ascii="Arial" w:hAnsi="Arial" w:cs="Arial"/>
                <w:lang w:eastAsia="nl-NL"/>
              </w:rPr>
            </w:pPr>
            <w:r>
              <w:rPr>
                <w:rFonts w:ascii="Arial" w:hAnsi="Arial" w:cs="Arial"/>
                <w:lang w:eastAsia="nl-NL"/>
              </w:rPr>
              <w:t>Date</w:t>
            </w:r>
          </w:p>
        </w:tc>
        <w:tc>
          <w:tcPr>
            <w:tcW w:w="1350" w:type="dxa"/>
          </w:tcPr>
          <w:p w14:paraId="66752AA6" w14:textId="77777777" w:rsidR="00A22034" w:rsidRPr="009B04C6" w:rsidRDefault="00A22034" w:rsidP="00906D49">
            <w:pPr>
              <w:pStyle w:val="Table-Text"/>
              <w:suppressAutoHyphens/>
              <w:rPr>
                <w:rFonts w:ascii="Arial" w:hAnsi="Arial" w:cs="Arial"/>
                <w:lang w:eastAsia="nl-NL"/>
              </w:rPr>
            </w:pPr>
          </w:p>
        </w:tc>
      </w:tr>
      <w:tr w:rsidR="00A22034" w:rsidRPr="009B04C6" w14:paraId="15903395" w14:textId="77777777" w:rsidTr="001D4E38">
        <w:trPr>
          <w:cantSplit/>
        </w:trPr>
        <w:tc>
          <w:tcPr>
            <w:tcW w:w="2453" w:type="dxa"/>
          </w:tcPr>
          <w:p w14:paraId="41715D4C" w14:textId="3176D016" w:rsidR="00A22034" w:rsidRDefault="00A22034" w:rsidP="00906D49">
            <w:pPr>
              <w:pStyle w:val="Table-Text"/>
              <w:suppressAutoHyphens/>
              <w:rPr>
                <w:rFonts w:ascii="Arial" w:hAnsi="Arial" w:cs="Arial"/>
                <w:b/>
                <w:bCs/>
                <w:lang w:eastAsia="nl-NL"/>
              </w:rPr>
            </w:pPr>
            <w:r w:rsidRPr="005F5E57">
              <w:rPr>
                <w:rFonts w:ascii="Arial" w:hAnsi="Arial" w:cs="Arial"/>
                <w:b/>
                <w:bCs/>
                <w:lang w:eastAsia="nl-NL"/>
              </w:rPr>
              <w:t>Revision</w:t>
            </w:r>
            <w:r w:rsidR="002F439D">
              <w:rPr>
                <w:rFonts w:ascii="Arial" w:hAnsi="Arial" w:cs="Arial"/>
                <w:b/>
                <w:bCs/>
                <w:lang w:eastAsia="nl-NL"/>
              </w:rPr>
              <w:t xml:space="preserve"> Date</w:t>
            </w:r>
          </w:p>
          <w:p w14:paraId="238806DE" w14:textId="412E7339" w:rsidR="00A22034" w:rsidRPr="00330DDE" w:rsidRDefault="00A22034" w:rsidP="00906D49">
            <w:pPr>
              <w:pStyle w:val="Table-Text"/>
              <w:suppressAutoHyphens/>
              <w:rPr>
                <w:rFonts w:ascii="Arial" w:hAnsi="Arial" w:cs="Arial"/>
                <w:b/>
                <w:bCs/>
                <w:lang w:eastAsia="nl-NL"/>
              </w:rPr>
            </w:pPr>
            <w:r>
              <w:rPr>
                <w:rFonts w:ascii="Arial" w:hAnsi="Arial" w:cs="Arial"/>
                <w:b/>
                <w:bCs/>
                <w:lang w:eastAsia="nl-NL"/>
              </w:rPr>
              <w:t>FTIREVISION</w:t>
            </w:r>
            <w:r w:rsidR="002F439D">
              <w:rPr>
                <w:rFonts w:ascii="Arial" w:hAnsi="Arial" w:cs="Arial"/>
                <w:b/>
                <w:bCs/>
                <w:lang w:eastAsia="nl-NL"/>
              </w:rPr>
              <w:t>DATE</w:t>
            </w:r>
          </w:p>
        </w:tc>
        <w:tc>
          <w:tcPr>
            <w:tcW w:w="2047" w:type="dxa"/>
            <w:gridSpan w:val="2"/>
          </w:tcPr>
          <w:p w14:paraId="347C3CFA" w14:textId="0CE1F8E8" w:rsidR="00A22034" w:rsidRPr="009B04C6" w:rsidRDefault="00A22034" w:rsidP="00906D49">
            <w:pPr>
              <w:pStyle w:val="Table-Text"/>
              <w:suppressAutoHyphens/>
              <w:rPr>
                <w:rFonts w:ascii="Arial" w:hAnsi="Arial" w:cs="Arial"/>
              </w:rPr>
            </w:pPr>
            <w:r>
              <w:rPr>
                <w:rFonts w:ascii="Arial" w:hAnsi="Arial" w:cs="Arial"/>
              </w:rPr>
              <w:t>The date the document was revised.</w:t>
            </w:r>
            <w:r w:rsidR="00131377">
              <w:rPr>
                <w:rFonts w:ascii="Arial" w:hAnsi="Arial" w:cs="Arial"/>
              </w:rPr>
              <w:t xml:space="preserve"> Prints in the document.</w:t>
            </w:r>
          </w:p>
        </w:tc>
        <w:tc>
          <w:tcPr>
            <w:tcW w:w="720" w:type="dxa"/>
          </w:tcPr>
          <w:p w14:paraId="1D3C23DB" w14:textId="286F896B" w:rsidR="00A22034" w:rsidRPr="009B04C6" w:rsidRDefault="00131377"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273844A7" w14:textId="7A2B6817"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34AE8812" w14:textId="102195D4"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26A6E65E" w14:textId="59017B2D" w:rsidR="00A22034" w:rsidRPr="009B04C6" w:rsidRDefault="00D06901" w:rsidP="00906D49">
            <w:pPr>
              <w:pStyle w:val="Table-Text"/>
              <w:suppressAutoHyphens/>
              <w:rPr>
                <w:rFonts w:ascii="Arial" w:hAnsi="Arial" w:cs="Arial"/>
                <w:lang w:eastAsia="nl-NL"/>
              </w:rPr>
            </w:pPr>
            <w:r>
              <w:rPr>
                <w:rFonts w:ascii="Arial" w:hAnsi="Arial" w:cs="Arial"/>
                <w:lang w:eastAsia="nl-NL"/>
              </w:rPr>
              <w:t>1</w:t>
            </w:r>
          </w:p>
        </w:tc>
        <w:tc>
          <w:tcPr>
            <w:tcW w:w="900" w:type="dxa"/>
          </w:tcPr>
          <w:p w14:paraId="6BE07717" w14:textId="1711A0A9" w:rsidR="00A22034" w:rsidRPr="009B04C6" w:rsidRDefault="00A22034" w:rsidP="00906D49">
            <w:pPr>
              <w:pStyle w:val="Table-Text"/>
              <w:suppressAutoHyphens/>
              <w:rPr>
                <w:rFonts w:ascii="Arial" w:hAnsi="Arial" w:cs="Arial"/>
                <w:lang w:eastAsia="nl-NL"/>
              </w:rPr>
            </w:pPr>
            <w:r>
              <w:rPr>
                <w:rFonts w:ascii="Arial" w:hAnsi="Arial" w:cs="Arial"/>
                <w:lang w:eastAsia="nl-NL"/>
              </w:rPr>
              <w:t>Date</w:t>
            </w:r>
          </w:p>
        </w:tc>
        <w:tc>
          <w:tcPr>
            <w:tcW w:w="1350" w:type="dxa"/>
          </w:tcPr>
          <w:p w14:paraId="1D45B07B" w14:textId="77777777" w:rsidR="00A22034" w:rsidRPr="009B04C6" w:rsidRDefault="00A22034" w:rsidP="00906D49">
            <w:pPr>
              <w:pStyle w:val="Table-Text"/>
              <w:suppressAutoHyphens/>
              <w:rPr>
                <w:rFonts w:ascii="Arial" w:hAnsi="Arial" w:cs="Arial"/>
                <w:lang w:eastAsia="nl-NL"/>
              </w:rPr>
            </w:pPr>
          </w:p>
        </w:tc>
      </w:tr>
      <w:tr w:rsidR="00A22034" w:rsidRPr="009B04C6" w14:paraId="4B3A9D71" w14:textId="77777777" w:rsidTr="001D4E38">
        <w:trPr>
          <w:cantSplit/>
        </w:trPr>
        <w:tc>
          <w:tcPr>
            <w:tcW w:w="2453" w:type="dxa"/>
          </w:tcPr>
          <w:p w14:paraId="04154C26" w14:textId="77777777" w:rsidR="00A22034" w:rsidRDefault="00A22034" w:rsidP="005F5E57">
            <w:pPr>
              <w:pStyle w:val="Table-Text"/>
              <w:suppressAutoHyphens/>
              <w:rPr>
                <w:rFonts w:ascii="Arial" w:hAnsi="Arial" w:cs="Arial"/>
                <w:b/>
                <w:bCs/>
                <w:lang w:eastAsia="nl-NL"/>
              </w:rPr>
            </w:pPr>
            <w:r w:rsidRPr="005F5E57">
              <w:rPr>
                <w:rFonts w:ascii="Arial" w:hAnsi="Arial" w:cs="Arial"/>
                <w:b/>
                <w:bCs/>
                <w:lang w:eastAsia="nl-NL"/>
              </w:rPr>
              <w:t>TI Disclosure</w:t>
            </w:r>
          </w:p>
          <w:p w14:paraId="4A9DEE60" w14:textId="4BFDEB52" w:rsidR="00A22034" w:rsidRPr="00330DDE" w:rsidRDefault="00A22034" w:rsidP="005F5E57">
            <w:pPr>
              <w:pStyle w:val="Table-Text"/>
              <w:suppressAutoHyphens/>
              <w:rPr>
                <w:rFonts w:ascii="Arial" w:hAnsi="Arial" w:cs="Arial"/>
                <w:b/>
                <w:bCs/>
                <w:lang w:eastAsia="nl-NL"/>
              </w:rPr>
            </w:pPr>
            <w:r>
              <w:rPr>
                <w:rFonts w:ascii="Arial" w:hAnsi="Arial" w:cs="Arial"/>
                <w:b/>
                <w:bCs/>
                <w:lang w:eastAsia="nl-NL"/>
              </w:rPr>
              <w:t>FTIDISCLOSURE</w:t>
            </w:r>
          </w:p>
        </w:tc>
        <w:tc>
          <w:tcPr>
            <w:tcW w:w="2047" w:type="dxa"/>
            <w:gridSpan w:val="2"/>
          </w:tcPr>
          <w:p w14:paraId="27CEB38A" w14:textId="54169B38" w:rsidR="00A22034" w:rsidRPr="009B04C6" w:rsidRDefault="00A22034" w:rsidP="00906D49">
            <w:pPr>
              <w:pStyle w:val="Table-Text"/>
              <w:suppressAutoHyphens/>
              <w:rPr>
                <w:rFonts w:ascii="Arial" w:hAnsi="Arial" w:cs="Arial"/>
              </w:rPr>
            </w:pPr>
            <w:r>
              <w:rPr>
                <w:rFonts w:ascii="Arial" w:hAnsi="Arial" w:cs="Arial"/>
              </w:rPr>
              <w:t xml:space="preserve">Prints the </w:t>
            </w:r>
            <w:r w:rsidR="00131377">
              <w:rPr>
                <w:rFonts w:ascii="Arial" w:hAnsi="Arial" w:cs="Arial"/>
              </w:rPr>
              <w:t xml:space="preserve">selected </w:t>
            </w:r>
            <w:r>
              <w:rPr>
                <w:rFonts w:ascii="Arial" w:hAnsi="Arial" w:cs="Arial"/>
              </w:rPr>
              <w:t>CIP disclosure in the header of each page of the document.</w:t>
            </w:r>
          </w:p>
        </w:tc>
        <w:tc>
          <w:tcPr>
            <w:tcW w:w="720" w:type="dxa"/>
          </w:tcPr>
          <w:p w14:paraId="3FCA86BB" w14:textId="024DA35E" w:rsidR="00A22034" w:rsidRPr="009B04C6" w:rsidRDefault="00131377"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579F865B" w14:textId="6E452487"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1DF22368" w14:textId="737D9FEF"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6D451828" w14:textId="28DF43E4" w:rsidR="00A22034" w:rsidRPr="009B04C6" w:rsidRDefault="00D06901" w:rsidP="00906D49">
            <w:pPr>
              <w:pStyle w:val="Table-Text"/>
              <w:suppressAutoHyphens/>
              <w:rPr>
                <w:rFonts w:ascii="Arial" w:hAnsi="Arial" w:cs="Arial"/>
                <w:lang w:eastAsia="nl-NL"/>
              </w:rPr>
            </w:pPr>
            <w:r>
              <w:rPr>
                <w:rFonts w:ascii="Arial" w:hAnsi="Arial" w:cs="Arial"/>
                <w:lang w:eastAsia="nl-NL"/>
              </w:rPr>
              <w:t>1</w:t>
            </w:r>
          </w:p>
        </w:tc>
        <w:tc>
          <w:tcPr>
            <w:tcW w:w="900" w:type="dxa"/>
          </w:tcPr>
          <w:p w14:paraId="0EBCAC66" w14:textId="183C53CD" w:rsidR="00A22034" w:rsidRPr="009B04C6" w:rsidRDefault="00D06901" w:rsidP="00906D49">
            <w:pPr>
              <w:pStyle w:val="Table-Text"/>
              <w:suppressAutoHyphens/>
              <w:rPr>
                <w:rFonts w:ascii="Arial" w:hAnsi="Arial" w:cs="Arial"/>
                <w:lang w:eastAsia="nl-NL"/>
              </w:rPr>
            </w:pPr>
            <w:r>
              <w:rPr>
                <w:rFonts w:ascii="Arial" w:hAnsi="Arial" w:cs="Arial"/>
                <w:lang w:eastAsia="nl-NL"/>
              </w:rPr>
              <w:t>LOV</w:t>
            </w:r>
          </w:p>
        </w:tc>
        <w:tc>
          <w:tcPr>
            <w:tcW w:w="1350" w:type="dxa"/>
          </w:tcPr>
          <w:p w14:paraId="772E6DE3" w14:textId="16B37441" w:rsidR="00A22034" w:rsidRPr="009B04C6" w:rsidRDefault="006121F3" w:rsidP="00906D49">
            <w:pPr>
              <w:pStyle w:val="Table-Text"/>
              <w:suppressAutoHyphens/>
              <w:rPr>
                <w:rFonts w:ascii="Arial" w:hAnsi="Arial" w:cs="Arial"/>
                <w:lang w:eastAsia="nl-NL"/>
              </w:rPr>
            </w:pPr>
            <w:r>
              <w:rPr>
                <w:rFonts w:ascii="Arial" w:hAnsi="Arial" w:cs="Arial"/>
                <w:lang w:eastAsia="nl-NL"/>
              </w:rPr>
              <w:t>DDISCLOSURE</w:t>
            </w:r>
          </w:p>
        </w:tc>
      </w:tr>
      <w:tr w:rsidR="00933599" w:rsidRPr="009B04C6" w14:paraId="668F6F4F" w14:textId="77777777" w:rsidTr="001D4E38">
        <w:trPr>
          <w:cantSplit/>
        </w:trPr>
        <w:tc>
          <w:tcPr>
            <w:tcW w:w="2453" w:type="dxa"/>
          </w:tcPr>
          <w:p w14:paraId="5D06718F" w14:textId="3619AAAB" w:rsidR="00933599" w:rsidRDefault="002B66BA" w:rsidP="00906D49">
            <w:pPr>
              <w:pStyle w:val="Table-Text"/>
              <w:suppressAutoHyphens/>
              <w:rPr>
                <w:rFonts w:ascii="Arial" w:hAnsi="Arial" w:cs="Arial"/>
                <w:b/>
                <w:bCs/>
                <w:lang w:eastAsia="nl-NL"/>
              </w:rPr>
            </w:pPr>
            <w:r>
              <w:rPr>
                <w:rFonts w:ascii="Arial" w:hAnsi="Arial" w:cs="Arial"/>
                <w:b/>
                <w:bCs/>
                <w:lang w:eastAsia="nl-NL"/>
              </w:rPr>
              <w:t xml:space="preserve">Owner and </w:t>
            </w:r>
            <w:r w:rsidR="00933599">
              <w:rPr>
                <w:rFonts w:ascii="Arial" w:hAnsi="Arial" w:cs="Arial"/>
                <w:b/>
                <w:bCs/>
                <w:lang w:eastAsia="nl-NL"/>
              </w:rPr>
              <w:t>Organization</w:t>
            </w:r>
          </w:p>
          <w:p w14:paraId="7EBDBC33" w14:textId="61AE5C5D" w:rsidR="00933599" w:rsidRPr="005F5E57" w:rsidRDefault="002B66BA" w:rsidP="00906D49">
            <w:pPr>
              <w:pStyle w:val="Table-Text"/>
              <w:suppressAutoHyphens/>
              <w:rPr>
                <w:rFonts w:ascii="Arial" w:hAnsi="Arial" w:cs="Arial"/>
                <w:b/>
                <w:bCs/>
                <w:lang w:eastAsia="nl-NL"/>
              </w:rPr>
            </w:pPr>
            <w:r>
              <w:rPr>
                <w:rFonts w:ascii="Arial" w:hAnsi="Arial" w:cs="Arial"/>
                <w:b/>
                <w:bCs/>
                <w:lang w:eastAsia="nl-NL"/>
              </w:rPr>
              <w:t>FTIOWNERORG</w:t>
            </w:r>
          </w:p>
        </w:tc>
        <w:tc>
          <w:tcPr>
            <w:tcW w:w="2047" w:type="dxa"/>
            <w:gridSpan w:val="2"/>
          </w:tcPr>
          <w:p w14:paraId="4FE9F513" w14:textId="001D2F0E" w:rsidR="00933599" w:rsidRDefault="002B66BA" w:rsidP="00933599">
            <w:pPr>
              <w:pStyle w:val="Table-Text"/>
              <w:suppressAutoHyphens/>
              <w:rPr>
                <w:rFonts w:ascii="Arial" w:hAnsi="Arial" w:cs="Arial"/>
              </w:rPr>
            </w:pPr>
            <w:r>
              <w:rPr>
                <w:rFonts w:ascii="Arial" w:hAnsi="Arial" w:cs="Arial"/>
              </w:rPr>
              <w:t>Owner, Organization. Only used for printing of the author and Organization under the banner</w:t>
            </w:r>
          </w:p>
        </w:tc>
        <w:tc>
          <w:tcPr>
            <w:tcW w:w="720" w:type="dxa"/>
          </w:tcPr>
          <w:p w14:paraId="5D6BC02E" w14:textId="4875D80A" w:rsidR="00933599" w:rsidRDefault="00933599"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09B87C3B" w14:textId="6BEDD3CB" w:rsidR="00933599" w:rsidRPr="001E5D06" w:rsidRDefault="00933599" w:rsidP="00906D49">
            <w:pPr>
              <w:pStyle w:val="Table-Text"/>
              <w:suppressAutoHyphens/>
            </w:pPr>
            <w:r>
              <w:t>Optional</w:t>
            </w:r>
          </w:p>
        </w:tc>
        <w:tc>
          <w:tcPr>
            <w:tcW w:w="1350" w:type="dxa"/>
          </w:tcPr>
          <w:p w14:paraId="05829CE8" w14:textId="1DE2FC9F" w:rsidR="00933599" w:rsidRPr="009A30C3" w:rsidRDefault="00933599" w:rsidP="00906D49">
            <w:pPr>
              <w:pStyle w:val="Table-Text"/>
              <w:suppressAutoHyphens/>
            </w:pPr>
            <w:r>
              <w:t>Optional</w:t>
            </w:r>
          </w:p>
        </w:tc>
        <w:tc>
          <w:tcPr>
            <w:tcW w:w="630" w:type="dxa"/>
          </w:tcPr>
          <w:p w14:paraId="7ECA2FF7" w14:textId="28022C91" w:rsidR="00933599" w:rsidRDefault="00933599" w:rsidP="00906D49">
            <w:pPr>
              <w:pStyle w:val="Table-Text"/>
              <w:suppressAutoHyphens/>
              <w:rPr>
                <w:rFonts w:ascii="Arial" w:hAnsi="Arial" w:cs="Arial"/>
                <w:lang w:eastAsia="nl-NL"/>
              </w:rPr>
            </w:pPr>
            <w:r>
              <w:rPr>
                <w:rFonts w:ascii="Arial" w:hAnsi="Arial" w:cs="Arial"/>
                <w:lang w:eastAsia="nl-NL"/>
              </w:rPr>
              <w:t>1</w:t>
            </w:r>
          </w:p>
        </w:tc>
        <w:tc>
          <w:tcPr>
            <w:tcW w:w="900" w:type="dxa"/>
          </w:tcPr>
          <w:p w14:paraId="2D9F2612" w14:textId="7AA2EA59" w:rsidR="00933599" w:rsidRDefault="002B66BA" w:rsidP="00906D49">
            <w:pPr>
              <w:pStyle w:val="Table-Text"/>
              <w:suppressAutoHyphens/>
              <w:rPr>
                <w:rFonts w:ascii="Arial" w:hAnsi="Arial" w:cs="Arial"/>
                <w:lang w:eastAsia="nl-NL"/>
              </w:rPr>
            </w:pPr>
            <w:r w:rsidRPr="00150767">
              <w:rPr>
                <w:rFonts w:ascii="Arial" w:hAnsi="Arial" w:cs="Arial"/>
                <w:highlight w:val="yellow"/>
                <w:lang w:eastAsia="nl-NL"/>
              </w:rPr>
              <w:t xml:space="preserve">Multi </w:t>
            </w:r>
            <w:r w:rsidR="00933599" w:rsidRPr="00150767">
              <w:rPr>
                <w:rFonts w:ascii="Arial" w:hAnsi="Arial" w:cs="Arial"/>
                <w:highlight w:val="yellow"/>
                <w:lang w:eastAsia="nl-NL"/>
              </w:rPr>
              <w:t>String</w:t>
            </w:r>
          </w:p>
        </w:tc>
        <w:tc>
          <w:tcPr>
            <w:tcW w:w="1350" w:type="dxa"/>
          </w:tcPr>
          <w:p w14:paraId="4D844672" w14:textId="77777777" w:rsidR="00933599" w:rsidRDefault="00933599" w:rsidP="00906D49">
            <w:pPr>
              <w:pStyle w:val="Table-Text"/>
              <w:suppressAutoHyphens/>
              <w:rPr>
                <w:rFonts w:ascii="Arial" w:hAnsi="Arial" w:cs="Arial"/>
                <w:lang w:eastAsia="nl-NL"/>
              </w:rPr>
            </w:pPr>
          </w:p>
        </w:tc>
      </w:tr>
      <w:tr w:rsidR="00A22034" w:rsidRPr="009B04C6" w14:paraId="7A028477" w14:textId="77777777" w:rsidTr="001D4E38">
        <w:trPr>
          <w:cantSplit/>
        </w:trPr>
        <w:tc>
          <w:tcPr>
            <w:tcW w:w="2453" w:type="dxa"/>
          </w:tcPr>
          <w:p w14:paraId="2C07C887" w14:textId="11B53153" w:rsidR="00A22034" w:rsidRDefault="00A22034" w:rsidP="005F5E57">
            <w:pPr>
              <w:pStyle w:val="Table-Text"/>
              <w:suppressAutoHyphens/>
              <w:rPr>
                <w:rFonts w:ascii="Arial" w:hAnsi="Arial" w:cs="Arial"/>
                <w:b/>
                <w:bCs/>
                <w:lang w:eastAsia="nl-NL"/>
              </w:rPr>
            </w:pPr>
            <w:r w:rsidRPr="005F5E57">
              <w:rPr>
                <w:rFonts w:ascii="Arial" w:hAnsi="Arial" w:cs="Arial"/>
                <w:b/>
                <w:bCs/>
                <w:lang w:eastAsia="nl-NL"/>
              </w:rPr>
              <w:t>Tech Writer</w:t>
            </w:r>
          </w:p>
          <w:p w14:paraId="656073BE" w14:textId="3C900B0E" w:rsidR="00A22034" w:rsidRPr="00330DDE" w:rsidRDefault="00A22034" w:rsidP="005F5E57">
            <w:pPr>
              <w:pStyle w:val="Table-Text"/>
              <w:suppressAutoHyphens/>
              <w:rPr>
                <w:rFonts w:ascii="Arial" w:hAnsi="Arial" w:cs="Arial"/>
                <w:b/>
                <w:bCs/>
                <w:lang w:eastAsia="nl-NL"/>
              </w:rPr>
            </w:pPr>
            <w:r>
              <w:rPr>
                <w:rFonts w:ascii="Arial" w:hAnsi="Arial" w:cs="Arial"/>
                <w:b/>
                <w:bCs/>
                <w:lang w:eastAsia="nl-NL"/>
              </w:rPr>
              <w:t>FTITECH</w:t>
            </w:r>
            <w:ins w:id="129" w:author="Breeding, Todd" w:date="2019-09-06T09:00:00Z">
              <w:r w:rsidR="000D5A11">
                <w:rPr>
                  <w:rFonts w:ascii="Arial" w:hAnsi="Arial" w:cs="Arial"/>
                  <w:b/>
                  <w:bCs/>
                  <w:lang w:eastAsia="nl-NL"/>
                </w:rPr>
                <w:t>NICAL</w:t>
              </w:r>
            </w:ins>
            <w:r>
              <w:rPr>
                <w:rFonts w:ascii="Arial" w:hAnsi="Arial" w:cs="Arial"/>
                <w:b/>
                <w:bCs/>
                <w:lang w:eastAsia="nl-NL"/>
              </w:rPr>
              <w:t>WRITER</w:t>
            </w:r>
          </w:p>
        </w:tc>
        <w:tc>
          <w:tcPr>
            <w:tcW w:w="2047" w:type="dxa"/>
            <w:gridSpan w:val="2"/>
          </w:tcPr>
          <w:p w14:paraId="40453C08" w14:textId="0B9C9CBD" w:rsidR="00A22034" w:rsidRPr="009B04C6" w:rsidRDefault="00A22034" w:rsidP="00861455">
            <w:pPr>
              <w:pStyle w:val="Table-Text"/>
              <w:suppressAutoHyphens/>
              <w:rPr>
                <w:rFonts w:ascii="Arial" w:hAnsi="Arial" w:cs="Arial"/>
              </w:rPr>
            </w:pPr>
            <w:r>
              <w:rPr>
                <w:rFonts w:ascii="Arial" w:hAnsi="Arial" w:cs="Arial"/>
              </w:rPr>
              <w:t xml:space="preserve">The name of the Technical writer who is responsible for the document. </w:t>
            </w:r>
          </w:p>
        </w:tc>
        <w:tc>
          <w:tcPr>
            <w:tcW w:w="720" w:type="dxa"/>
          </w:tcPr>
          <w:p w14:paraId="3B1CC9FC" w14:textId="4F482867" w:rsidR="00A22034" w:rsidRPr="009B04C6" w:rsidRDefault="00933599" w:rsidP="00906D49">
            <w:pPr>
              <w:pStyle w:val="Table-Text"/>
              <w:suppressAutoHyphens/>
              <w:rPr>
                <w:rFonts w:ascii="Arial" w:hAnsi="Arial" w:cs="Arial"/>
                <w:lang w:eastAsia="nl-NL"/>
              </w:rPr>
            </w:pPr>
            <w:r>
              <w:rPr>
                <w:rFonts w:ascii="Arial" w:hAnsi="Arial" w:cs="Arial"/>
                <w:lang w:eastAsia="nl-NL"/>
              </w:rPr>
              <w:t>null</w:t>
            </w:r>
          </w:p>
        </w:tc>
        <w:tc>
          <w:tcPr>
            <w:tcW w:w="1170" w:type="dxa"/>
          </w:tcPr>
          <w:p w14:paraId="5A7DA289" w14:textId="5D415E3E" w:rsidR="00A22034" w:rsidRPr="009B04C6" w:rsidRDefault="00A22034" w:rsidP="00906D49">
            <w:pPr>
              <w:pStyle w:val="Table-Text"/>
              <w:suppressAutoHyphens/>
              <w:rPr>
                <w:rFonts w:ascii="Arial" w:hAnsi="Arial" w:cs="Arial"/>
                <w:lang w:val="en-GB" w:eastAsia="nl-NL"/>
              </w:rPr>
            </w:pPr>
            <w:r w:rsidRPr="001E5D06">
              <w:t>Optional</w:t>
            </w:r>
          </w:p>
        </w:tc>
        <w:tc>
          <w:tcPr>
            <w:tcW w:w="1350" w:type="dxa"/>
          </w:tcPr>
          <w:p w14:paraId="20D14161" w14:textId="446DA967" w:rsidR="00A22034" w:rsidRPr="009B04C6" w:rsidRDefault="00A22034" w:rsidP="00906D49">
            <w:pPr>
              <w:pStyle w:val="Table-Text"/>
              <w:suppressAutoHyphens/>
              <w:rPr>
                <w:rFonts w:ascii="Arial" w:hAnsi="Arial" w:cs="Arial"/>
                <w:lang w:val="en-GB" w:eastAsia="nl-NL"/>
              </w:rPr>
            </w:pPr>
            <w:r w:rsidRPr="009A30C3">
              <w:t>Optional</w:t>
            </w:r>
          </w:p>
        </w:tc>
        <w:tc>
          <w:tcPr>
            <w:tcW w:w="630" w:type="dxa"/>
          </w:tcPr>
          <w:p w14:paraId="16C5F763" w14:textId="4D649CA2" w:rsidR="00A22034" w:rsidRPr="009B04C6" w:rsidRDefault="00D06901" w:rsidP="00906D49">
            <w:pPr>
              <w:pStyle w:val="Table-Text"/>
              <w:suppressAutoHyphens/>
              <w:rPr>
                <w:rFonts w:ascii="Arial" w:hAnsi="Arial" w:cs="Arial"/>
                <w:lang w:eastAsia="nl-NL"/>
              </w:rPr>
            </w:pPr>
            <w:r>
              <w:rPr>
                <w:rFonts w:ascii="Arial" w:hAnsi="Arial" w:cs="Arial"/>
                <w:lang w:eastAsia="nl-NL"/>
              </w:rPr>
              <w:t>1</w:t>
            </w:r>
          </w:p>
        </w:tc>
        <w:tc>
          <w:tcPr>
            <w:tcW w:w="900" w:type="dxa"/>
          </w:tcPr>
          <w:p w14:paraId="43B05FF0" w14:textId="477370BD" w:rsidR="00A22034" w:rsidRPr="009B04C6" w:rsidRDefault="00150767" w:rsidP="00906D49">
            <w:pPr>
              <w:pStyle w:val="Table-Text"/>
              <w:suppressAutoHyphens/>
              <w:rPr>
                <w:rFonts w:ascii="Arial" w:hAnsi="Arial" w:cs="Arial"/>
                <w:lang w:eastAsia="nl-NL"/>
              </w:rPr>
            </w:pPr>
            <w:r>
              <w:rPr>
                <w:rFonts w:ascii="Arial" w:hAnsi="Arial" w:cs="Arial"/>
                <w:lang w:eastAsia="nl-NL"/>
              </w:rPr>
              <w:t>User</w:t>
            </w:r>
          </w:p>
        </w:tc>
        <w:tc>
          <w:tcPr>
            <w:tcW w:w="1350" w:type="dxa"/>
          </w:tcPr>
          <w:p w14:paraId="605D6542" w14:textId="32B8E4BE" w:rsidR="00A22034" w:rsidRPr="009B04C6" w:rsidRDefault="00150767" w:rsidP="00906D49">
            <w:pPr>
              <w:pStyle w:val="Table-Text"/>
              <w:suppressAutoHyphens/>
              <w:rPr>
                <w:rFonts w:ascii="Arial" w:hAnsi="Arial" w:cs="Arial"/>
                <w:lang w:eastAsia="nl-NL"/>
              </w:rPr>
            </w:pPr>
            <w:r>
              <w:rPr>
                <w:rFonts w:ascii="Arial" w:hAnsi="Arial" w:cs="Arial"/>
                <w:lang w:eastAsia="nl-NL"/>
              </w:rPr>
              <w:t>Link to Technical Writer User Role</w:t>
            </w:r>
          </w:p>
        </w:tc>
      </w:tr>
    </w:tbl>
    <w:p w14:paraId="73737553" w14:textId="77777777" w:rsidR="009C7DDC" w:rsidRDefault="009C7DDC" w:rsidP="001D4E38">
      <w:pPr>
        <w:pStyle w:val="Heading2"/>
      </w:pPr>
      <w:bookmarkStart w:id="130" w:name="_Toc440563020"/>
      <w:bookmarkStart w:id="131" w:name="_Toc17440643"/>
      <w:r>
        <w:t>Conditional rules for required field values:</w:t>
      </w:r>
      <w:bookmarkEnd w:id="130"/>
      <w:bookmarkEnd w:id="131"/>
    </w:p>
    <w:p w14:paraId="2F68E43E" w14:textId="77777777" w:rsidR="009C7DDC" w:rsidRPr="00166158" w:rsidRDefault="009C7DDC" w:rsidP="009C7DDC">
      <w:pPr>
        <w:suppressAutoHyphens/>
      </w:pPr>
      <w:r>
        <w:t>The following rules are configured out of the box but these rules can be changed freely.</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3260"/>
        <w:gridCol w:w="3686"/>
        <w:gridCol w:w="1276"/>
      </w:tblGrid>
      <w:tr w:rsidR="009C7DDC" w:rsidRPr="00BB198E" w14:paraId="7BB4891F" w14:textId="77777777" w:rsidTr="00B12178">
        <w:trPr>
          <w:tblHeader/>
        </w:trPr>
        <w:tc>
          <w:tcPr>
            <w:tcW w:w="1843" w:type="dxa"/>
            <w:shd w:val="clear" w:color="auto" w:fill="E6E6E6"/>
          </w:tcPr>
          <w:p w14:paraId="6608F85C" w14:textId="77777777" w:rsidR="009C7DDC" w:rsidRPr="00BB198E" w:rsidRDefault="009C7DDC" w:rsidP="00F21283">
            <w:pPr>
              <w:pStyle w:val="Table-ColHead"/>
              <w:rPr>
                <w:rFonts w:cs="Arial"/>
                <w:sz w:val="16"/>
                <w:szCs w:val="16"/>
              </w:rPr>
            </w:pPr>
            <w:r w:rsidRPr="00BB198E">
              <w:rPr>
                <w:rFonts w:cs="Arial"/>
                <w:sz w:val="16"/>
                <w:szCs w:val="16"/>
              </w:rPr>
              <w:t>Field</w:t>
            </w:r>
          </w:p>
        </w:tc>
        <w:tc>
          <w:tcPr>
            <w:tcW w:w="3260" w:type="dxa"/>
            <w:shd w:val="clear" w:color="auto" w:fill="E6E6E6"/>
          </w:tcPr>
          <w:p w14:paraId="012CD976" w14:textId="77777777" w:rsidR="009C7DDC" w:rsidRPr="00BB198E" w:rsidRDefault="009C7DDC" w:rsidP="00F21283">
            <w:pPr>
              <w:pStyle w:val="Table-ColHead"/>
              <w:rPr>
                <w:rFonts w:cs="Arial"/>
                <w:sz w:val="16"/>
                <w:szCs w:val="16"/>
              </w:rPr>
            </w:pPr>
            <w:r w:rsidRPr="00BB198E">
              <w:rPr>
                <w:rFonts w:cs="Arial"/>
                <w:sz w:val="16"/>
                <w:szCs w:val="16"/>
              </w:rPr>
              <w:t>Condition</w:t>
            </w:r>
          </w:p>
        </w:tc>
        <w:tc>
          <w:tcPr>
            <w:tcW w:w="3686" w:type="dxa"/>
            <w:shd w:val="clear" w:color="auto" w:fill="E6E6E6"/>
          </w:tcPr>
          <w:p w14:paraId="309F36E5"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276" w:type="dxa"/>
            <w:shd w:val="clear" w:color="auto" w:fill="E6E6E6"/>
          </w:tcPr>
          <w:p w14:paraId="6709BD6A" w14:textId="77777777" w:rsidR="009C7DDC" w:rsidRPr="00BB198E" w:rsidRDefault="009C7DDC" w:rsidP="00F21283">
            <w:pPr>
              <w:pStyle w:val="Table-ColHead"/>
              <w:rPr>
                <w:rFonts w:cs="Arial"/>
                <w:sz w:val="16"/>
                <w:szCs w:val="16"/>
              </w:rPr>
            </w:pPr>
            <w:r w:rsidRPr="00BB198E">
              <w:rPr>
                <w:rFonts w:cs="Arial"/>
                <w:sz w:val="16"/>
                <w:szCs w:val="16"/>
              </w:rPr>
              <w:t>Custom</w:t>
            </w:r>
          </w:p>
        </w:tc>
      </w:tr>
      <w:tr w:rsidR="009C7DDC" w:rsidRPr="009B04C6" w14:paraId="6DEFFC51" w14:textId="77777777" w:rsidTr="00B12178">
        <w:tc>
          <w:tcPr>
            <w:tcW w:w="1843" w:type="dxa"/>
            <w:vAlign w:val="center"/>
          </w:tcPr>
          <w:p w14:paraId="57FD6B4A" w14:textId="77777777" w:rsidR="009C7DDC" w:rsidRPr="009B04C6" w:rsidRDefault="009C7DDC" w:rsidP="00F21283">
            <w:pPr>
              <w:suppressAutoHyphens/>
              <w:rPr>
                <w:rFonts w:ascii="Arial" w:hAnsi="Arial" w:cs="Arial"/>
                <w:sz w:val="16"/>
                <w:szCs w:val="16"/>
              </w:rPr>
            </w:pPr>
            <w:r>
              <w:rPr>
                <w:rFonts w:ascii="Arial" w:hAnsi="Arial" w:cs="Arial"/>
                <w:sz w:val="16"/>
                <w:szCs w:val="16"/>
              </w:rPr>
              <w:t>FREVIEWER</w:t>
            </w:r>
          </w:p>
        </w:tc>
        <w:tc>
          <w:tcPr>
            <w:tcW w:w="3260" w:type="dxa"/>
            <w:vAlign w:val="center"/>
          </w:tcPr>
          <w:p w14:paraId="3009C7A2" w14:textId="77777777" w:rsidR="009C7DDC" w:rsidRPr="009B04C6" w:rsidRDefault="009C7DDC" w:rsidP="00F21283">
            <w:pPr>
              <w:pStyle w:val="Table-Text"/>
              <w:suppressAutoHyphens/>
              <w:rPr>
                <w:rFonts w:ascii="Arial" w:hAnsi="Arial" w:cs="Arial"/>
                <w:szCs w:val="16"/>
              </w:rPr>
            </w:pPr>
            <w:r>
              <w:rPr>
                <w:rFonts w:ascii="Arial" w:hAnsi="Arial" w:cs="Arial"/>
                <w:szCs w:val="16"/>
              </w:rPr>
              <w:t>FSTATUS=To be reviewed</w:t>
            </w:r>
          </w:p>
        </w:tc>
        <w:tc>
          <w:tcPr>
            <w:tcW w:w="3686" w:type="dxa"/>
            <w:vAlign w:val="center"/>
          </w:tcPr>
          <w:p w14:paraId="023C4BDA" w14:textId="77777777" w:rsidR="009C7DDC" w:rsidRPr="009B04C6" w:rsidRDefault="009C7DDC" w:rsidP="00F21283">
            <w:pPr>
              <w:suppressAutoHyphens/>
              <w:rPr>
                <w:rFonts w:ascii="Arial" w:hAnsi="Arial" w:cs="Arial"/>
                <w:sz w:val="16"/>
                <w:szCs w:val="16"/>
              </w:rPr>
            </w:pPr>
          </w:p>
        </w:tc>
        <w:tc>
          <w:tcPr>
            <w:tcW w:w="1276" w:type="dxa"/>
            <w:vAlign w:val="center"/>
          </w:tcPr>
          <w:p w14:paraId="5E368DEF"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No</w:t>
            </w:r>
          </w:p>
        </w:tc>
      </w:tr>
      <w:tr w:rsidR="009C7DDC" w:rsidRPr="009B04C6" w14:paraId="3C15745F" w14:textId="77777777" w:rsidTr="00B12178">
        <w:tc>
          <w:tcPr>
            <w:tcW w:w="1843" w:type="dxa"/>
            <w:vAlign w:val="center"/>
          </w:tcPr>
          <w:p w14:paraId="2AAF8EE3" w14:textId="77777777" w:rsidR="009C7DDC" w:rsidRPr="009B04C6" w:rsidRDefault="009C7DDC" w:rsidP="00F21283">
            <w:pPr>
              <w:suppressAutoHyphens/>
              <w:rPr>
                <w:rFonts w:ascii="Arial" w:hAnsi="Arial" w:cs="Arial"/>
                <w:sz w:val="16"/>
                <w:szCs w:val="16"/>
              </w:rPr>
            </w:pPr>
            <w:r>
              <w:rPr>
                <w:rFonts w:ascii="Arial" w:hAnsi="Arial" w:cs="Arial"/>
                <w:sz w:val="16"/>
                <w:szCs w:val="16"/>
              </w:rPr>
              <w:t>FTRANSLATOR</w:t>
            </w:r>
          </w:p>
        </w:tc>
        <w:tc>
          <w:tcPr>
            <w:tcW w:w="3260" w:type="dxa"/>
            <w:vAlign w:val="center"/>
          </w:tcPr>
          <w:p w14:paraId="2C095DD4" w14:textId="77777777" w:rsidR="009C7DDC" w:rsidRPr="009B04C6" w:rsidRDefault="009C7DDC" w:rsidP="00F21283">
            <w:pPr>
              <w:pStyle w:val="Table-Text"/>
              <w:suppressAutoHyphens/>
              <w:rPr>
                <w:rFonts w:ascii="Arial" w:hAnsi="Arial" w:cs="Arial"/>
                <w:szCs w:val="16"/>
              </w:rPr>
            </w:pPr>
            <w:r>
              <w:rPr>
                <w:rFonts w:ascii="Arial" w:hAnsi="Arial" w:cs="Arial"/>
                <w:szCs w:val="16"/>
              </w:rPr>
              <w:t>FSTATUS =In translation</w:t>
            </w:r>
          </w:p>
        </w:tc>
        <w:tc>
          <w:tcPr>
            <w:tcW w:w="3686" w:type="dxa"/>
            <w:vAlign w:val="center"/>
          </w:tcPr>
          <w:p w14:paraId="7E614CCD" w14:textId="00876359" w:rsidR="009C7DDC" w:rsidRPr="009B04C6" w:rsidRDefault="009C7DDC" w:rsidP="00F21283">
            <w:pPr>
              <w:suppressAutoHyphens/>
              <w:rPr>
                <w:rFonts w:ascii="Arial" w:hAnsi="Arial" w:cs="Arial"/>
                <w:sz w:val="16"/>
                <w:szCs w:val="16"/>
              </w:rPr>
            </w:pPr>
            <w:r>
              <w:rPr>
                <w:rFonts w:ascii="Arial" w:hAnsi="Arial" w:cs="Arial"/>
                <w:sz w:val="16"/>
                <w:szCs w:val="16"/>
              </w:rPr>
              <w:t>If the solution is integrated with TMS/</w:t>
            </w:r>
            <w:proofErr w:type="spellStart"/>
            <w:r>
              <w:rPr>
                <w:rFonts w:ascii="Arial" w:hAnsi="Arial" w:cs="Arial"/>
                <w:sz w:val="16"/>
                <w:szCs w:val="16"/>
              </w:rPr>
              <w:t>WorldServer</w:t>
            </w:r>
            <w:proofErr w:type="spellEnd"/>
            <w:r>
              <w:rPr>
                <w:rFonts w:ascii="Arial" w:hAnsi="Arial" w:cs="Arial"/>
                <w:sz w:val="16"/>
                <w:szCs w:val="16"/>
              </w:rPr>
              <w:t xml:space="preserve"> then this rule must be switched of</w:t>
            </w:r>
            <w:r w:rsidR="006601E1">
              <w:rPr>
                <w:rFonts w:ascii="Arial" w:hAnsi="Arial" w:cs="Arial"/>
                <w:sz w:val="16"/>
                <w:szCs w:val="16"/>
              </w:rPr>
              <w:t>f.</w:t>
            </w:r>
          </w:p>
        </w:tc>
        <w:tc>
          <w:tcPr>
            <w:tcW w:w="1276" w:type="dxa"/>
            <w:vAlign w:val="center"/>
          </w:tcPr>
          <w:p w14:paraId="75CC5CEA" w14:textId="77777777" w:rsidR="009C7DDC" w:rsidRPr="009B04C6" w:rsidRDefault="009C7DDC" w:rsidP="00F21283">
            <w:pPr>
              <w:pStyle w:val="Table-Text"/>
              <w:tabs>
                <w:tab w:val="left" w:pos="2070"/>
              </w:tabs>
              <w:suppressAutoHyphens/>
              <w:rPr>
                <w:rFonts w:ascii="Arial" w:hAnsi="Arial" w:cs="Arial"/>
                <w:szCs w:val="16"/>
              </w:rPr>
            </w:pPr>
            <w:r w:rsidRPr="009B04C6">
              <w:rPr>
                <w:rFonts w:ascii="Arial" w:hAnsi="Arial" w:cs="Arial"/>
                <w:szCs w:val="16"/>
              </w:rPr>
              <w:t>No</w:t>
            </w:r>
          </w:p>
        </w:tc>
      </w:tr>
      <w:tr w:rsidR="009C7DDC" w:rsidRPr="009B04C6" w14:paraId="3D66888E" w14:textId="77777777" w:rsidTr="00B12178">
        <w:tc>
          <w:tcPr>
            <w:tcW w:w="1843" w:type="dxa"/>
            <w:vAlign w:val="center"/>
          </w:tcPr>
          <w:p w14:paraId="1E1E21A0" w14:textId="77777777" w:rsidR="009C7DDC" w:rsidRPr="00E86743" w:rsidRDefault="009C7DDC" w:rsidP="00F21283">
            <w:pPr>
              <w:suppressAutoHyphens/>
              <w:rPr>
                <w:rFonts w:ascii="Arial" w:hAnsi="Arial" w:cs="Arial"/>
                <w:sz w:val="16"/>
                <w:szCs w:val="16"/>
              </w:rPr>
            </w:pPr>
            <w:r w:rsidRPr="00E86743">
              <w:rPr>
                <w:rFonts w:ascii="Arial" w:hAnsi="Arial" w:cs="Arial"/>
                <w:sz w:val="16"/>
                <w:szCs w:val="16"/>
                <w:lang w:eastAsia="nl-NL"/>
              </w:rPr>
              <w:lastRenderedPageBreak/>
              <w:t>F</w:t>
            </w:r>
            <w:r w:rsidRPr="00E86743">
              <w:rPr>
                <w:rFonts w:ascii="Arial" w:hAnsi="Arial" w:cs="Arial"/>
                <w:sz w:val="16"/>
                <w:szCs w:val="16"/>
              </w:rPr>
              <w:t>ISHMASTERREF</w:t>
            </w:r>
          </w:p>
        </w:tc>
        <w:tc>
          <w:tcPr>
            <w:tcW w:w="3260" w:type="dxa"/>
            <w:vAlign w:val="center"/>
          </w:tcPr>
          <w:p w14:paraId="04FCCB0C" w14:textId="77777777" w:rsidR="009C7DDC" w:rsidRPr="009B04C6" w:rsidRDefault="009C7DDC" w:rsidP="00F21283">
            <w:pPr>
              <w:pStyle w:val="Table-Text"/>
              <w:suppressAutoHyphens/>
              <w:rPr>
                <w:rFonts w:ascii="Arial" w:hAnsi="Arial" w:cs="Arial"/>
                <w:szCs w:val="16"/>
              </w:rPr>
            </w:pPr>
            <w:r w:rsidRPr="009B04C6">
              <w:rPr>
                <w:rFonts w:ascii="Arial" w:hAnsi="Arial" w:cs="Arial"/>
                <w:lang w:val="en-GB" w:eastAsia="nl-NL"/>
              </w:rPr>
              <w:t>FISHPUBSTATUS</w:t>
            </w:r>
            <w:r>
              <w:rPr>
                <w:rFonts w:ascii="Arial" w:hAnsi="Arial" w:cs="Arial"/>
                <w:szCs w:val="16"/>
              </w:rPr>
              <w:t xml:space="preserve"> =Publish pending</w:t>
            </w:r>
          </w:p>
        </w:tc>
        <w:tc>
          <w:tcPr>
            <w:tcW w:w="3686" w:type="dxa"/>
            <w:vAlign w:val="center"/>
          </w:tcPr>
          <w:p w14:paraId="71064F9E" w14:textId="77777777" w:rsidR="009C7DDC" w:rsidRPr="009B04C6" w:rsidRDefault="009C7DDC" w:rsidP="00F21283">
            <w:pPr>
              <w:suppressAutoHyphens/>
              <w:rPr>
                <w:rFonts w:ascii="Arial" w:hAnsi="Arial" w:cs="Arial"/>
                <w:sz w:val="16"/>
                <w:szCs w:val="16"/>
              </w:rPr>
            </w:pPr>
          </w:p>
        </w:tc>
        <w:tc>
          <w:tcPr>
            <w:tcW w:w="1276" w:type="dxa"/>
            <w:vAlign w:val="center"/>
          </w:tcPr>
          <w:p w14:paraId="1A294C73"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No</w:t>
            </w:r>
          </w:p>
        </w:tc>
      </w:tr>
      <w:tr w:rsidR="009C7DDC" w:rsidRPr="009B04C6" w14:paraId="7C5B338C" w14:textId="77777777" w:rsidTr="00B12178">
        <w:tc>
          <w:tcPr>
            <w:tcW w:w="1843" w:type="dxa"/>
            <w:vAlign w:val="center"/>
          </w:tcPr>
          <w:p w14:paraId="219192F1" w14:textId="77777777" w:rsidR="009C7DDC" w:rsidRPr="009B04C6" w:rsidRDefault="009C7DDC" w:rsidP="00F21283">
            <w:pPr>
              <w:suppressAutoHyphens/>
              <w:rPr>
                <w:rFonts w:ascii="Arial" w:hAnsi="Arial" w:cs="Arial"/>
                <w:sz w:val="16"/>
                <w:szCs w:val="16"/>
              </w:rPr>
            </w:pPr>
          </w:p>
        </w:tc>
        <w:tc>
          <w:tcPr>
            <w:tcW w:w="3260" w:type="dxa"/>
            <w:vAlign w:val="center"/>
          </w:tcPr>
          <w:p w14:paraId="68BEFBD8" w14:textId="77777777" w:rsidR="009C7DDC" w:rsidRPr="009B04C6" w:rsidRDefault="009C7DDC" w:rsidP="00F21283">
            <w:pPr>
              <w:pStyle w:val="Table-Text"/>
              <w:suppressAutoHyphens/>
              <w:rPr>
                <w:rFonts w:ascii="Arial" w:hAnsi="Arial" w:cs="Arial"/>
                <w:szCs w:val="16"/>
              </w:rPr>
            </w:pPr>
          </w:p>
        </w:tc>
        <w:tc>
          <w:tcPr>
            <w:tcW w:w="3686" w:type="dxa"/>
            <w:vAlign w:val="center"/>
          </w:tcPr>
          <w:p w14:paraId="01D07493" w14:textId="77777777" w:rsidR="009C7DDC" w:rsidRPr="009B04C6" w:rsidRDefault="009C7DDC" w:rsidP="00F21283">
            <w:pPr>
              <w:suppressAutoHyphens/>
              <w:rPr>
                <w:rFonts w:ascii="Arial" w:hAnsi="Arial" w:cs="Arial"/>
                <w:sz w:val="16"/>
                <w:szCs w:val="16"/>
              </w:rPr>
            </w:pPr>
          </w:p>
        </w:tc>
        <w:tc>
          <w:tcPr>
            <w:tcW w:w="1276" w:type="dxa"/>
            <w:vAlign w:val="center"/>
          </w:tcPr>
          <w:p w14:paraId="3514DC7B" w14:textId="77777777" w:rsidR="009C7DDC" w:rsidRPr="009B04C6" w:rsidRDefault="009C7DDC" w:rsidP="00F21283">
            <w:pPr>
              <w:pStyle w:val="Table-Text"/>
              <w:suppressAutoHyphens/>
              <w:rPr>
                <w:rFonts w:ascii="Arial" w:hAnsi="Arial" w:cs="Arial"/>
                <w:szCs w:val="16"/>
              </w:rPr>
            </w:pPr>
          </w:p>
        </w:tc>
      </w:tr>
    </w:tbl>
    <w:p w14:paraId="2B00DC04" w14:textId="77777777" w:rsidR="009C7DDC" w:rsidRPr="009B04C6" w:rsidRDefault="009C7DDC" w:rsidP="00B12178">
      <w:pPr>
        <w:pStyle w:val="Heading1"/>
      </w:pPr>
      <w:bookmarkStart w:id="132" w:name="_Toc172454454"/>
      <w:bookmarkStart w:id="133" w:name="_Toc440563021"/>
      <w:bookmarkStart w:id="134" w:name="_Toc17440644"/>
      <w:r w:rsidRPr="00B12178">
        <w:lastRenderedPageBreak/>
        <w:t>Object</w:t>
      </w:r>
      <w:r w:rsidRPr="009B04C6">
        <w:t xml:space="preserve"> Configuration</w:t>
      </w:r>
      <w:bookmarkEnd w:id="132"/>
      <w:bookmarkEnd w:id="133"/>
      <w:bookmarkEnd w:id="134"/>
    </w:p>
    <w:p w14:paraId="5B05588C" w14:textId="77777777" w:rsidR="009C7DDC" w:rsidRPr="009B04C6" w:rsidRDefault="009C7DDC" w:rsidP="00B12178">
      <w:pPr>
        <w:pStyle w:val="Heading2"/>
      </w:pPr>
      <w:bookmarkStart w:id="135" w:name="_Toc440563022"/>
      <w:bookmarkStart w:id="136" w:name="_Toc17440645"/>
      <w:r w:rsidRPr="009B04C6">
        <w:t xml:space="preserve">Metadata </w:t>
      </w:r>
      <w:r w:rsidRPr="00B12178">
        <w:t>Level</w:t>
      </w:r>
      <w:bookmarkEnd w:id="135"/>
      <w:bookmarkEnd w:id="136"/>
    </w:p>
    <w:p w14:paraId="7722DD8E" w14:textId="64886F68" w:rsidR="009C7DDC" w:rsidRPr="009B04C6" w:rsidRDefault="009C7DDC" w:rsidP="004C4DC0">
      <w:pPr>
        <w:pStyle w:val="Body"/>
      </w:pPr>
      <w:r>
        <w:t xml:space="preserve">SDL </w:t>
      </w:r>
      <w:proofErr w:type="spellStart"/>
      <w:r w:rsidR="00641024">
        <w:t>Tridion</w:t>
      </w:r>
      <w:proofErr w:type="spellEnd"/>
      <w:r w:rsidR="00641024">
        <w:t xml:space="preserve"> Docs</w:t>
      </w:r>
      <w:r>
        <w:t xml:space="preserve"> Content Manager</w:t>
      </w:r>
      <w:r w:rsidRPr="009B04C6">
        <w:t xml:space="preserve"> has a 3-level metadata hierarchy: Logical level, Version level, and Language level.  A metadata field (property) is attached to an object type on one of these levels.  This is displayed in the </w:t>
      </w:r>
      <w:r>
        <w:t xml:space="preserve">SDL </w:t>
      </w:r>
      <w:proofErr w:type="spellStart"/>
      <w:r w:rsidR="00641024">
        <w:t>Tridion</w:t>
      </w:r>
      <w:proofErr w:type="spellEnd"/>
      <w:r w:rsidR="00641024">
        <w:t xml:space="preserve"> Docs</w:t>
      </w:r>
      <w:r>
        <w:t xml:space="preserve"> Content Manager</w:t>
      </w:r>
      <w:r w:rsidRPr="009B04C6">
        <w:t xml:space="preserve"> UI when a user right-clicks on an object and selects Properties.  This launches a dialog with three Tabs:</w:t>
      </w:r>
    </w:p>
    <w:p w14:paraId="0F9A839B" w14:textId="77777777" w:rsidR="009C7DDC" w:rsidRPr="009B04C6" w:rsidRDefault="009C7DDC" w:rsidP="004C4DC0">
      <w:pPr>
        <w:pStyle w:val="Body"/>
        <w:numPr>
          <w:ilvl w:val="0"/>
          <w:numId w:val="26"/>
        </w:numPr>
      </w:pPr>
      <w:r w:rsidRPr="009B04C6">
        <w:t>General Properties Tab that displays the metadata on the Logical level for the object.</w:t>
      </w:r>
    </w:p>
    <w:p w14:paraId="35B77DE4" w14:textId="77777777" w:rsidR="009C7DDC" w:rsidRPr="009B04C6" w:rsidRDefault="009C7DDC" w:rsidP="004C4DC0">
      <w:pPr>
        <w:pStyle w:val="Body"/>
        <w:numPr>
          <w:ilvl w:val="0"/>
          <w:numId w:val="26"/>
        </w:numPr>
      </w:pPr>
      <w:r w:rsidRPr="009B04C6">
        <w:t>Version Properties Tab that displays the metadata on the Version level for the object.</w:t>
      </w:r>
    </w:p>
    <w:p w14:paraId="5B657097" w14:textId="77777777" w:rsidR="009C7DDC" w:rsidRPr="009B04C6" w:rsidRDefault="009C7DDC" w:rsidP="004C4DC0">
      <w:pPr>
        <w:pStyle w:val="Body"/>
        <w:numPr>
          <w:ilvl w:val="0"/>
          <w:numId w:val="26"/>
        </w:numPr>
      </w:pPr>
      <w:r w:rsidRPr="009B04C6">
        <w:t>Workflow Properties Tab that displays metadata on the Language level for the object.</w:t>
      </w:r>
    </w:p>
    <w:p w14:paraId="5D9D25BF" w14:textId="77777777" w:rsidR="009C7DDC" w:rsidRPr="009B04C6" w:rsidRDefault="009C7DDC" w:rsidP="004C4DC0">
      <w:pPr>
        <w:pStyle w:val="Body"/>
      </w:pPr>
      <w:r w:rsidRPr="009B04C6">
        <w:t>This section describes:</w:t>
      </w:r>
    </w:p>
    <w:p w14:paraId="70BE08DE" w14:textId="77777777" w:rsidR="009C7DDC" w:rsidRPr="009B04C6" w:rsidRDefault="009C7DDC" w:rsidP="004C4DC0">
      <w:pPr>
        <w:pStyle w:val="Body"/>
        <w:numPr>
          <w:ilvl w:val="0"/>
          <w:numId w:val="27"/>
        </w:numPr>
      </w:pPr>
      <w:r w:rsidRPr="009B04C6">
        <w:t>Where properties are displayed in the Properties dialog</w:t>
      </w:r>
    </w:p>
    <w:p w14:paraId="45672FD9" w14:textId="2B690CDE" w:rsidR="009C7DDC" w:rsidRPr="009B04C6" w:rsidRDefault="009C7DDC" w:rsidP="004C4DC0">
      <w:pPr>
        <w:pStyle w:val="Body"/>
        <w:numPr>
          <w:ilvl w:val="0"/>
          <w:numId w:val="27"/>
        </w:numPr>
      </w:pPr>
      <w:r w:rsidRPr="009B04C6">
        <w:t xml:space="preserve">Which properties can be displayed in various lists in the </w:t>
      </w:r>
      <w:r>
        <w:t xml:space="preserve">SDL </w:t>
      </w:r>
      <w:proofErr w:type="spellStart"/>
      <w:r w:rsidR="00641024">
        <w:t>Tridion</w:t>
      </w:r>
      <w:proofErr w:type="spellEnd"/>
      <w:r w:rsidR="00641024">
        <w:t xml:space="preserve"> Docs</w:t>
      </w:r>
      <w:r>
        <w:t xml:space="preserve"> Content Manager</w:t>
      </w:r>
      <w:r w:rsidRPr="009B04C6">
        <w:t xml:space="preserve"> UI</w:t>
      </w:r>
    </w:p>
    <w:p w14:paraId="22A373C5" w14:textId="77777777" w:rsidR="009C7DDC" w:rsidRPr="009B04C6" w:rsidRDefault="009C7DDC" w:rsidP="004C4DC0">
      <w:pPr>
        <w:pStyle w:val="Body"/>
      </w:pPr>
      <w:r w:rsidRPr="009B04C6">
        <w:t xml:space="preserve">The table below describes the metadata fields (properties) for the main object types (map, topic, </w:t>
      </w:r>
      <w:r>
        <w:t xml:space="preserve">other (Word, </w:t>
      </w:r>
      <w:proofErr w:type="gramStart"/>
      <w:r>
        <w:t>PDF, …)</w:t>
      </w:r>
      <w:proofErr w:type="gramEnd"/>
      <w:r w:rsidRPr="009B04C6">
        <w:t xml:space="preserve">, </w:t>
      </w:r>
      <w:r>
        <w:t>image</w:t>
      </w:r>
      <w:r w:rsidRPr="009B04C6">
        <w:t>, library</w:t>
      </w:r>
      <w:r>
        <w:t xml:space="preserve"> topic</w:t>
      </w:r>
      <w:r w:rsidRPr="009B04C6">
        <w:t xml:space="preserve"> and publication) along with the level of the object to which it is attached:</w:t>
      </w:r>
    </w:p>
    <w:p w14:paraId="739D2188" w14:textId="64FAEB9A" w:rsidR="009C7DDC" w:rsidRPr="009B04C6" w:rsidRDefault="009C7DDC" w:rsidP="004C4DC0">
      <w:pPr>
        <w:pStyle w:val="Body"/>
        <w:numPr>
          <w:ilvl w:val="0"/>
          <w:numId w:val="27"/>
        </w:numPr>
      </w:pPr>
      <w:r w:rsidRPr="009B04C6">
        <w:t xml:space="preserve">G = </w:t>
      </w:r>
      <w:r w:rsidR="006601E1">
        <w:t>Global/</w:t>
      </w:r>
      <w:r w:rsidRPr="009B04C6">
        <w:t>Logical level</w:t>
      </w:r>
    </w:p>
    <w:p w14:paraId="6E1C5DDB" w14:textId="77777777" w:rsidR="009C7DDC" w:rsidRPr="009B04C6" w:rsidRDefault="009C7DDC" w:rsidP="004C4DC0">
      <w:pPr>
        <w:pStyle w:val="Body"/>
        <w:numPr>
          <w:ilvl w:val="0"/>
          <w:numId w:val="27"/>
        </w:numPr>
      </w:pPr>
      <w:r w:rsidRPr="009B04C6">
        <w:t>V = Version level</w:t>
      </w:r>
    </w:p>
    <w:p w14:paraId="514999B6" w14:textId="77777777" w:rsidR="009C7DDC" w:rsidRPr="009B04C6" w:rsidRDefault="009C7DDC" w:rsidP="004C4DC0">
      <w:pPr>
        <w:pStyle w:val="Body"/>
        <w:numPr>
          <w:ilvl w:val="0"/>
          <w:numId w:val="27"/>
        </w:numPr>
      </w:pPr>
      <w:r w:rsidRPr="009B04C6">
        <w:t>W = Workflow level (also known as the Language level)</w:t>
      </w:r>
    </w:p>
    <w:p w14:paraId="0F9ABE67" w14:textId="77777777" w:rsidR="009C7DDC" w:rsidRPr="009B04C6" w:rsidRDefault="009C7DDC" w:rsidP="004C4DC0">
      <w:pPr>
        <w:pStyle w:val="Body"/>
        <w:numPr>
          <w:ilvl w:val="0"/>
          <w:numId w:val="27"/>
        </w:numPr>
      </w:pPr>
      <w:r w:rsidRPr="009B04C6">
        <w:t>O = Output format (for publication object only)</w:t>
      </w:r>
    </w:p>
    <w:p w14:paraId="3E871C62" w14:textId="77777777" w:rsidR="009C7DDC" w:rsidRPr="009B04C6" w:rsidRDefault="009C7DDC" w:rsidP="004C4DC0">
      <w:pPr>
        <w:pStyle w:val="Body"/>
      </w:pPr>
      <w:r w:rsidRPr="009B04C6">
        <w:t>Customer specific fields should have the Client’s name in the field to avoid confusion at a later stage.</w:t>
      </w:r>
    </w:p>
    <w:p w14:paraId="6058A076" w14:textId="4914650B" w:rsidR="009C7DDC" w:rsidRPr="009B04C6" w:rsidRDefault="009C7DDC" w:rsidP="004C4DC0">
      <w:pPr>
        <w:pStyle w:val="Body"/>
      </w:pPr>
      <w:r w:rsidRPr="009B04C6">
        <w:t xml:space="preserve">These properties cannot be changed post-implementation by </w:t>
      </w:r>
      <w:r w:rsidR="00283277">
        <w:rPr>
          <w:color w:val="FF0000"/>
        </w:rPr>
        <w:t>Texas Instruments</w:t>
      </w:r>
      <w:r w:rsidRPr="009B04C6">
        <w:t>. SDL Professional Services will be needed to make changes post-implementation.</w:t>
      </w:r>
    </w:p>
    <w:tbl>
      <w:tblPr>
        <w:tblW w:w="1042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80"/>
        <w:gridCol w:w="610"/>
        <w:gridCol w:w="540"/>
        <w:gridCol w:w="720"/>
        <w:gridCol w:w="900"/>
        <w:gridCol w:w="720"/>
        <w:gridCol w:w="740"/>
        <w:gridCol w:w="1690"/>
        <w:gridCol w:w="20"/>
        <w:gridCol w:w="1600"/>
      </w:tblGrid>
      <w:tr w:rsidR="009C7DDC" w:rsidRPr="00BB198E" w14:paraId="12AE2E98" w14:textId="77777777" w:rsidTr="00BB198E">
        <w:trPr>
          <w:trHeight w:val="388"/>
          <w:tblHeader/>
        </w:trPr>
        <w:tc>
          <w:tcPr>
            <w:tcW w:w="2880" w:type="dxa"/>
            <w:tcBorders>
              <w:bottom w:val="single" w:sz="4" w:space="0" w:color="auto"/>
            </w:tcBorders>
            <w:shd w:val="pct25" w:color="auto" w:fill="auto"/>
            <w:vAlign w:val="center"/>
          </w:tcPr>
          <w:p w14:paraId="4310A5EF"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Property name</w:t>
            </w:r>
          </w:p>
        </w:tc>
        <w:tc>
          <w:tcPr>
            <w:tcW w:w="610" w:type="dxa"/>
            <w:tcBorders>
              <w:bottom w:val="single" w:sz="4" w:space="0" w:color="auto"/>
            </w:tcBorders>
            <w:shd w:val="pct25" w:color="auto" w:fill="auto"/>
            <w:noWrap/>
            <w:vAlign w:val="center"/>
          </w:tcPr>
          <w:p w14:paraId="70BA9E35" w14:textId="1B71F3C5" w:rsidR="009C7DDC" w:rsidRPr="00BB198E" w:rsidRDefault="00BB198E" w:rsidP="00BB198E">
            <w:pPr>
              <w:suppressAutoHyphens/>
              <w:rPr>
                <w:rFonts w:ascii="Arial" w:eastAsia="SimSun" w:hAnsi="Arial" w:cs="Arial"/>
                <w:b/>
                <w:bCs/>
                <w:sz w:val="16"/>
                <w:szCs w:val="16"/>
                <w:lang w:eastAsia="zh-CN"/>
              </w:rPr>
            </w:pPr>
            <w:r>
              <w:rPr>
                <w:rFonts w:ascii="Arial" w:eastAsia="SimSun" w:hAnsi="Arial" w:cs="Arial"/>
                <w:b/>
                <w:bCs/>
                <w:sz w:val="16"/>
                <w:szCs w:val="16"/>
                <w:lang w:eastAsia="zh-CN"/>
              </w:rPr>
              <w:t>Pub.</w:t>
            </w:r>
          </w:p>
        </w:tc>
        <w:tc>
          <w:tcPr>
            <w:tcW w:w="540" w:type="dxa"/>
            <w:tcBorders>
              <w:bottom w:val="single" w:sz="4" w:space="0" w:color="auto"/>
            </w:tcBorders>
            <w:shd w:val="pct25" w:color="auto" w:fill="auto"/>
            <w:noWrap/>
            <w:vAlign w:val="center"/>
          </w:tcPr>
          <w:p w14:paraId="42545608"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Map</w:t>
            </w:r>
          </w:p>
        </w:tc>
        <w:tc>
          <w:tcPr>
            <w:tcW w:w="720" w:type="dxa"/>
            <w:tcBorders>
              <w:bottom w:val="single" w:sz="4" w:space="0" w:color="auto"/>
            </w:tcBorders>
            <w:shd w:val="pct25" w:color="auto" w:fill="auto"/>
            <w:noWrap/>
            <w:vAlign w:val="center"/>
          </w:tcPr>
          <w:p w14:paraId="387557A2"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Topic</w:t>
            </w:r>
          </w:p>
        </w:tc>
        <w:tc>
          <w:tcPr>
            <w:tcW w:w="900" w:type="dxa"/>
            <w:tcBorders>
              <w:bottom w:val="single" w:sz="4" w:space="0" w:color="auto"/>
            </w:tcBorders>
            <w:shd w:val="pct25" w:color="auto" w:fill="auto"/>
            <w:noWrap/>
            <w:vAlign w:val="center"/>
          </w:tcPr>
          <w:p w14:paraId="08AFBCD1"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Image</w:t>
            </w:r>
          </w:p>
        </w:tc>
        <w:tc>
          <w:tcPr>
            <w:tcW w:w="720" w:type="dxa"/>
            <w:tcBorders>
              <w:bottom w:val="single" w:sz="4" w:space="0" w:color="auto"/>
            </w:tcBorders>
            <w:shd w:val="pct25" w:color="auto" w:fill="auto"/>
            <w:noWrap/>
            <w:vAlign w:val="center"/>
          </w:tcPr>
          <w:p w14:paraId="58EB6508"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Library</w:t>
            </w:r>
          </w:p>
        </w:tc>
        <w:tc>
          <w:tcPr>
            <w:tcW w:w="740" w:type="dxa"/>
            <w:tcBorders>
              <w:bottom w:val="single" w:sz="4" w:space="0" w:color="auto"/>
            </w:tcBorders>
            <w:shd w:val="pct25" w:color="auto" w:fill="auto"/>
            <w:noWrap/>
            <w:vAlign w:val="center"/>
          </w:tcPr>
          <w:p w14:paraId="598FCC35"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Other</w:t>
            </w:r>
          </w:p>
        </w:tc>
        <w:tc>
          <w:tcPr>
            <w:tcW w:w="1690" w:type="dxa"/>
            <w:tcBorders>
              <w:bottom w:val="single" w:sz="4" w:space="0" w:color="auto"/>
            </w:tcBorders>
            <w:shd w:val="pct25" w:color="auto" w:fill="auto"/>
            <w:vAlign w:val="center"/>
          </w:tcPr>
          <w:p w14:paraId="7C99E118" w14:textId="77777777" w:rsidR="009C7DDC" w:rsidRPr="00BB198E" w:rsidRDefault="009C7DDC" w:rsidP="00F21283">
            <w:pPr>
              <w:suppressAutoHyphens/>
              <w:rPr>
                <w:rFonts w:ascii="Arial" w:eastAsia="SimSun" w:hAnsi="Arial" w:cs="Arial"/>
                <w:b/>
                <w:bCs/>
                <w:color w:val="AAB4BF" w:themeColor="text1" w:themeTint="80"/>
                <w:sz w:val="16"/>
                <w:szCs w:val="16"/>
                <w:lang w:eastAsia="zh-CN"/>
              </w:rPr>
            </w:pPr>
            <w:r w:rsidRPr="00BB198E">
              <w:rPr>
                <w:rFonts w:ascii="Arial" w:eastAsia="SimSun" w:hAnsi="Arial" w:cs="Arial"/>
                <w:b/>
                <w:bCs/>
                <w:sz w:val="16"/>
                <w:szCs w:val="16"/>
                <w:lang w:eastAsia="zh-CN"/>
              </w:rPr>
              <w:t>(Client only) Change mode</w:t>
            </w:r>
          </w:p>
        </w:tc>
        <w:tc>
          <w:tcPr>
            <w:tcW w:w="1620" w:type="dxa"/>
            <w:gridSpan w:val="2"/>
            <w:tcBorders>
              <w:bottom w:val="single" w:sz="4" w:space="0" w:color="auto"/>
            </w:tcBorders>
            <w:shd w:val="pct25" w:color="auto" w:fill="auto"/>
          </w:tcPr>
          <w:p w14:paraId="365D5FBD"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(Client only)</w:t>
            </w:r>
          </w:p>
          <w:p w14:paraId="372E9F9E" w14:textId="77777777" w:rsidR="009C7DDC" w:rsidRPr="00BB198E" w:rsidRDefault="009C7DDC" w:rsidP="00F21283">
            <w:pPr>
              <w:suppressAutoHyphens/>
              <w:rPr>
                <w:rFonts w:ascii="Arial" w:eastAsia="SimSun" w:hAnsi="Arial" w:cs="Arial"/>
                <w:b/>
                <w:bCs/>
                <w:sz w:val="16"/>
                <w:szCs w:val="16"/>
                <w:lang w:eastAsia="zh-CN"/>
              </w:rPr>
            </w:pPr>
            <w:r w:rsidRPr="00BB198E">
              <w:rPr>
                <w:rFonts w:ascii="Arial" w:eastAsia="SimSun" w:hAnsi="Arial" w:cs="Arial"/>
                <w:b/>
                <w:bCs/>
                <w:sz w:val="16"/>
                <w:szCs w:val="16"/>
                <w:lang w:eastAsia="zh-CN"/>
              </w:rPr>
              <w:t>Change role</w:t>
            </w:r>
          </w:p>
        </w:tc>
      </w:tr>
      <w:tr w:rsidR="009C7DDC" w:rsidRPr="009B04C6" w14:paraId="24CC5997" w14:textId="77777777" w:rsidTr="00BB198E">
        <w:trPr>
          <w:trHeight w:val="225"/>
        </w:trPr>
        <w:tc>
          <w:tcPr>
            <w:tcW w:w="2880" w:type="dxa"/>
            <w:shd w:val="clear" w:color="auto" w:fill="A6A6A6" w:themeFill="background1" w:themeFillShade="A6"/>
          </w:tcPr>
          <w:p w14:paraId="3F3E278E"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CREATED-ON</w:t>
            </w:r>
          </w:p>
        </w:tc>
        <w:tc>
          <w:tcPr>
            <w:tcW w:w="610" w:type="dxa"/>
            <w:shd w:val="clear" w:color="auto" w:fill="A6A6A6" w:themeFill="background1" w:themeFillShade="A6"/>
            <w:noWrap/>
            <w:vAlign w:val="center"/>
          </w:tcPr>
          <w:p w14:paraId="4E803E1D"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28DBBBF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10C7065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3E4B0B0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5FF1DF3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5D0CD6C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690" w:type="dxa"/>
            <w:shd w:val="clear" w:color="auto" w:fill="A6A6A6" w:themeFill="background1" w:themeFillShade="A6"/>
          </w:tcPr>
          <w:p w14:paraId="5098B163"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0CDA110A"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35DE0ACA" w14:textId="77777777" w:rsidTr="00BB198E">
        <w:trPr>
          <w:trHeight w:val="225"/>
        </w:trPr>
        <w:tc>
          <w:tcPr>
            <w:tcW w:w="2880" w:type="dxa"/>
            <w:shd w:val="clear" w:color="auto" w:fill="A6A6A6" w:themeFill="background1" w:themeFillShade="A6"/>
          </w:tcPr>
          <w:p w14:paraId="4E95CF1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CREATED-ON</w:t>
            </w:r>
          </w:p>
        </w:tc>
        <w:tc>
          <w:tcPr>
            <w:tcW w:w="610" w:type="dxa"/>
            <w:shd w:val="clear" w:color="auto" w:fill="A6A6A6" w:themeFill="background1" w:themeFillShade="A6"/>
            <w:noWrap/>
            <w:vAlign w:val="center"/>
          </w:tcPr>
          <w:p w14:paraId="6436B25E"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2165BA82"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6B0D874"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596CC211"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C5DDD8B"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7808EF64"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1690" w:type="dxa"/>
            <w:shd w:val="clear" w:color="auto" w:fill="A6A6A6" w:themeFill="background1" w:themeFillShade="A6"/>
          </w:tcPr>
          <w:p w14:paraId="09D4BDA0"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417B64FD"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21932287" w14:textId="77777777" w:rsidTr="00BB198E">
        <w:trPr>
          <w:trHeight w:val="225"/>
        </w:trPr>
        <w:tc>
          <w:tcPr>
            <w:tcW w:w="2880" w:type="dxa"/>
            <w:shd w:val="clear" w:color="auto" w:fill="A6A6A6" w:themeFill="background1" w:themeFillShade="A6"/>
          </w:tcPr>
          <w:p w14:paraId="2250A8CC" w14:textId="77777777" w:rsidR="009C7DDC" w:rsidRPr="009B04C6" w:rsidRDefault="009C7DDC" w:rsidP="00F21283">
            <w:pPr>
              <w:pStyle w:val="Table-Text"/>
              <w:suppressAutoHyphens/>
              <w:rPr>
                <w:rFonts w:ascii="Arial" w:hAnsi="Arial" w:cs="Arial"/>
                <w:lang w:val="en-GB" w:eastAsia="nl-NL"/>
              </w:rPr>
            </w:pPr>
            <w:r w:rsidRPr="006626BD">
              <w:rPr>
                <w:rFonts w:ascii="Arial" w:hAnsi="Arial" w:cs="Arial"/>
                <w:bCs/>
                <w:szCs w:val="16"/>
                <w:lang w:val="en-GB" w:eastAsia="nl-NL"/>
              </w:rPr>
              <w:t>FISHLASTMODIFIEDON</w:t>
            </w:r>
          </w:p>
        </w:tc>
        <w:tc>
          <w:tcPr>
            <w:tcW w:w="610" w:type="dxa"/>
            <w:shd w:val="clear" w:color="auto" w:fill="A6A6A6" w:themeFill="background1" w:themeFillShade="A6"/>
            <w:noWrap/>
            <w:vAlign w:val="center"/>
          </w:tcPr>
          <w:p w14:paraId="0B68638B"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3EBF7F46"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5382679C"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4CCDBAF1"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0B897F47"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34E48476"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w:t>
            </w:r>
          </w:p>
        </w:tc>
        <w:tc>
          <w:tcPr>
            <w:tcW w:w="1690" w:type="dxa"/>
            <w:shd w:val="clear" w:color="auto" w:fill="A6A6A6" w:themeFill="background1" w:themeFillShade="A6"/>
          </w:tcPr>
          <w:p w14:paraId="3DBA6927"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3360BF2E"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7F2869BF" w14:textId="77777777" w:rsidTr="00BB198E">
        <w:trPr>
          <w:trHeight w:val="225"/>
        </w:trPr>
        <w:tc>
          <w:tcPr>
            <w:tcW w:w="2880" w:type="dxa"/>
            <w:shd w:val="clear" w:color="auto" w:fill="A6A6A6" w:themeFill="background1" w:themeFillShade="A6"/>
          </w:tcPr>
          <w:p w14:paraId="24A04E3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 xml:space="preserve">MODIFIED-ON </w:t>
            </w:r>
          </w:p>
        </w:tc>
        <w:tc>
          <w:tcPr>
            <w:tcW w:w="610" w:type="dxa"/>
            <w:shd w:val="clear" w:color="auto" w:fill="A6A6A6" w:themeFill="background1" w:themeFillShade="A6"/>
            <w:noWrap/>
            <w:vAlign w:val="center"/>
          </w:tcPr>
          <w:p w14:paraId="34E55E29"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5E5A1DFD"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423D5D9C"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473CF653"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08C2A107"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2DA838F9"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1690" w:type="dxa"/>
            <w:shd w:val="clear" w:color="auto" w:fill="A6A6A6" w:themeFill="background1" w:themeFillShade="A6"/>
          </w:tcPr>
          <w:p w14:paraId="299E8179"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40D9D0B4"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6A7ED31B" w14:textId="77777777" w:rsidTr="00BB198E">
        <w:trPr>
          <w:trHeight w:val="225"/>
        </w:trPr>
        <w:tc>
          <w:tcPr>
            <w:tcW w:w="2880" w:type="dxa"/>
            <w:shd w:val="clear" w:color="auto" w:fill="A6A6A6" w:themeFill="background1" w:themeFillShade="A6"/>
          </w:tcPr>
          <w:p w14:paraId="4C6DB4D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 xml:space="preserve">MODIFIED-ON </w:t>
            </w:r>
          </w:p>
        </w:tc>
        <w:tc>
          <w:tcPr>
            <w:tcW w:w="610" w:type="dxa"/>
            <w:shd w:val="clear" w:color="auto" w:fill="A6A6A6" w:themeFill="background1" w:themeFillShade="A6"/>
            <w:noWrap/>
            <w:vAlign w:val="center"/>
          </w:tcPr>
          <w:p w14:paraId="27C001C3"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0C106544"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C09A9DB"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49C633B0"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3B9CDF7"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1A1F4D35"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w:t>
            </w:r>
          </w:p>
        </w:tc>
        <w:tc>
          <w:tcPr>
            <w:tcW w:w="1690" w:type="dxa"/>
            <w:shd w:val="clear" w:color="auto" w:fill="A6A6A6" w:themeFill="background1" w:themeFillShade="A6"/>
          </w:tcPr>
          <w:p w14:paraId="3DE1A0E1"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13E59B2D"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0AE45FC1" w14:textId="77777777" w:rsidTr="00BB198E">
        <w:trPr>
          <w:trHeight w:val="225"/>
        </w:trPr>
        <w:tc>
          <w:tcPr>
            <w:tcW w:w="2880" w:type="dxa"/>
            <w:shd w:val="clear" w:color="auto" w:fill="A6A6A6" w:themeFill="background1" w:themeFillShade="A6"/>
          </w:tcPr>
          <w:p w14:paraId="1E7590C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FTITLE</w:t>
            </w:r>
            <w:r w:rsidRPr="009B04C6">
              <w:rPr>
                <w:rFonts w:ascii="Arial" w:hAnsi="Arial" w:cs="Arial"/>
                <w:b/>
                <w:bCs/>
                <w:lang w:eastAsia="nl-NL"/>
              </w:rPr>
              <w:t xml:space="preserve"> </w:t>
            </w:r>
          </w:p>
        </w:tc>
        <w:tc>
          <w:tcPr>
            <w:tcW w:w="610" w:type="dxa"/>
            <w:shd w:val="clear" w:color="auto" w:fill="A6A6A6" w:themeFill="background1" w:themeFillShade="A6"/>
            <w:noWrap/>
            <w:vAlign w:val="center"/>
          </w:tcPr>
          <w:p w14:paraId="1F3FA6D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540" w:type="dxa"/>
            <w:shd w:val="clear" w:color="auto" w:fill="A6A6A6" w:themeFill="background1" w:themeFillShade="A6"/>
            <w:noWrap/>
            <w:vAlign w:val="center"/>
          </w:tcPr>
          <w:p w14:paraId="67F14932"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2E91E5FF"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2E313184"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3045728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7347ECF3"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G</w:t>
            </w:r>
          </w:p>
        </w:tc>
        <w:tc>
          <w:tcPr>
            <w:tcW w:w="1690" w:type="dxa"/>
            <w:shd w:val="clear" w:color="auto" w:fill="A6A6A6" w:themeFill="background1" w:themeFillShade="A6"/>
          </w:tcPr>
          <w:p w14:paraId="295A17CC"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Emptied on create</w:t>
            </w:r>
          </w:p>
        </w:tc>
        <w:tc>
          <w:tcPr>
            <w:tcW w:w="1620" w:type="dxa"/>
            <w:gridSpan w:val="2"/>
            <w:shd w:val="clear" w:color="auto" w:fill="A6A6A6" w:themeFill="background1" w:themeFillShade="A6"/>
          </w:tcPr>
          <w:p w14:paraId="004FA7C8" w14:textId="77777777" w:rsidR="009C7DDC" w:rsidRPr="009B04C6" w:rsidRDefault="009C7DDC" w:rsidP="00F21283">
            <w:pPr>
              <w:suppressAutoHyphens/>
              <w:rPr>
                <w:rFonts w:ascii="Arial" w:eastAsia="SimSun" w:hAnsi="Arial" w:cs="Arial"/>
                <w:sz w:val="16"/>
                <w:szCs w:val="16"/>
                <w:lang w:eastAsia="zh-CN"/>
              </w:rPr>
            </w:pPr>
          </w:p>
        </w:tc>
      </w:tr>
      <w:tr w:rsidR="009C7DDC" w:rsidRPr="009B04C6" w14:paraId="05DB7EF3" w14:textId="77777777" w:rsidTr="00BB198E">
        <w:trPr>
          <w:trHeight w:val="225"/>
        </w:trPr>
        <w:tc>
          <w:tcPr>
            <w:tcW w:w="2880" w:type="dxa"/>
            <w:shd w:val="clear" w:color="auto" w:fill="A6A6A6" w:themeFill="background1" w:themeFillShade="A6"/>
            <w:noWrap/>
          </w:tcPr>
          <w:p w14:paraId="763A162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FMODULETYPE</w:t>
            </w:r>
            <w:r w:rsidRPr="009B04C6">
              <w:rPr>
                <w:rFonts w:ascii="Arial" w:hAnsi="Arial" w:cs="Arial"/>
                <w:b/>
                <w:bCs/>
                <w:lang w:eastAsia="nl-NL"/>
              </w:rPr>
              <w:t xml:space="preserve"> </w:t>
            </w:r>
          </w:p>
        </w:tc>
        <w:tc>
          <w:tcPr>
            <w:tcW w:w="610" w:type="dxa"/>
            <w:shd w:val="clear" w:color="auto" w:fill="A6A6A6" w:themeFill="background1" w:themeFillShade="A6"/>
            <w:noWrap/>
            <w:vAlign w:val="center"/>
          </w:tcPr>
          <w:p w14:paraId="2D70B06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572B11E3" w14:textId="77777777" w:rsidR="009C7DDC" w:rsidRPr="009B04C6" w:rsidRDefault="009C7DDC" w:rsidP="00F21283">
            <w:pPr>
              <w:suppressAutoHyphens/>
              <w:jc w:val="center"/>
              <w:rPr>
                <w:rFonts w:ascii="Arial" w:eastAsia="SimSun" w:hAnsi="Arial" w:cs="Arial"/>
                <w:bCs/>
                <w:sz w:val="16"/>
                <w:szCs w:val="16"/>
                <w:lang w:val="nl-NL" w:eastAsia="zh-CN"/>
              </w:rPr>
            </w:pPr>
            <w:r w:rsidRPr="009B04C6">
              <w:rPr>
                <w:rFonts w:ascii="Arial" w:eastAsia="SimSun" w:hAnsi="Arial" w:cs="Arial"/>
                <w:bCs/>
                <w:sz w:val="16"/>
                <w:szCs w:val="16"/>
                <w:lang w:val="nl-NL" w:eastAsia="zh-CN"/>
              </w:rPr>
              <w:t>-</w:t>
            </w:r>
          </w:p>
        </w:tc>
        <w:tc>
          <w:tcPr>
            <w:tcW w:w="720" w:type="dxa"/>
            <w:shd w:val="clear" w:color="auto" w:fill="A6A6A6" w:themeFill="background1" w:themeFillShade="A6"/>
            <w:noWrap/>
            <w:vAlign w:val="center"/>
          </w:tcPr>
          <w:p w14:paraId="2A5A287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5FCEAEB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710EA9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7F0442F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18B2DEA" w14:textId="77777777" w:rsidR="009C7DDC" w:rsidRPr="009B04C6" w:rsidRDefault="009C7DDC" w:rsidP="00F21283">
            <w:pPr>
              <w:suppressAutoHyphens/>
              <w:rPr>
                <w:rFonts w:ascii="Arial" w:eastAsia="SimSun" w:hAnsi="Arial" w:cs="Arial"/>
                <w:b/>
                <w:bCs/>
                <w:sz w:val="16"/>
                <w:szCs w:val="16"/>
                <w:lang w:val="nl-NL" w:eastAsia="zh-CN"/>
              </w:rPr>
            </w:pPr>
          </w:p>
        </w:tc>
        <w:tc>
          <w:tcPr>
            <w:tcW w:w="1620" w:type="dxa"/>
            <w:gridSpan w:val="2"/>
            <w:shd w:val="clear" w:color="auto" w:fill="A6A6A6" w:themeFill="background1" w:themeFillShade="A6"/>
          </w:tcPr>
          <w:p w14:paraId="336D5ED2" w14:textId="77777777" w:rsidR="009C7DDC" w:rsidRPr="009B04C6" w:rsidRDefault="009C7DDC" w:rsidP="00F21283">
            <w:pPr>
              <w:suppressAutoHyphens/>
              <w:rPr>
                <w:rFonts w:ascii="Arial" w:eastAsia="SimSun" w:hAnsi="Arial" w:cs="Arial"/>
                <w:b/>
                <w:bCs/>
                <w:sz w:val="16"/>
                <w:szCs w:val="16"/>
                <w:lang w:val="nl-NL" w:eastAsia="zh-CN"/>
              </w:rPr>
            </w:pPr>
          </w:p>
        </w:tc>
      </w:tr>
      <w:tr w:rsidR="009C7DDC" w:rsidRPr="009B04C6" w14:paraId="6B9C4715" w14:textId="77777777" w:rsidTr="00BB198E">
        <w:trPr>
          <w:trHeight w:val="225"/>
        </w:trPr>
        <w:tc>
          <w:tcPr>
            <w:tcW w:w="2880" w:type="dxa"/>
            <w:shd w:val="clear" w:color="auto" w:fill="A6A6A6" w:themeFill="background1" w:themeFillShade="A6"/>
          </w:tcPr>
          <w:p w14:paraId="50A1EFE4"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FILLUSTRATIONTYPE</w:t>
            </w:r>
            <w:r w:rsidRPr="009B04C6">
              <w:rPr>
                <w:rFonts w:ascii="Arial" w:hAnsi="Arial" w:cs="Arial"/>
                <w:b/>
                <w:bCs/>
                <w:lang w:val="en-GB" w:eastAsia="nl-NL"/>
              </w:rPr>
              <w:t xml:space="preserve"> </w:t>
            </w:r>
          </w:p>
        </w:tc>
        <w:tc>
          <w:tcPr>
            <w:tcW w:w="610" w:type="dxa"/>
            <w:shd w:val="clear" w:color="auto" w:fill="A6A6A6" w:themeFill="background1" w:themeFillShade="A6"/>
            <w:noWrap/>
            <w:vAlign w:val="center"/>
          </w:tcPr>
          <w:p w14:paraId="6F7CDFD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24A3DEB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DA3374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398D0FE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73A84B6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1A61FF5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C8CB026" w14:textId="77777777" w:rsidR="009C7DDC" w:rsidRPr="009B04C6" w:rsidRDefault="009C7DDC" w:rsidP="00F21283">
            <w:pPr>
              <w:suppressAutoHyphens/>
              <w:rPr>
                <w:rFonts w:ascii="Arial" w:eastAsia="SimSun" w:hAnsi="Arial" w:cs="Arial"/>
                <w:sz w:val="16"/>
                <w:szCs w:val="16"/>
                <w:lang w:val="nl-NL" w:eastAsia="zh-CN"/>
              </w:rPr>
            </w:pPr>
          </w:p>
        </w:tc>
        <w:tc>
          <w:tcPr>
            <w:tcW w:w="1620" w:type="dxa"/>
            <w:gridSpan w:val="2"/>
            <w:shd w:val="clear" w:color="auto" w:fill="A6A6A6" w:themeFill="background1" w:themeFillShade="A6"/>
          </w:tcPr>
          <w:p w14:paraId="7C4E86F4" w14:textId="77777777" w:rsidR="009C7DDC" w:rsidRPr="009B04C6" w:rsidRDefault="009C7DDC" w:rsidP="00F21283">
            <w:pPr>
              <w:suppressAutoHyphens/>
              <w:rPr>
                <w:rFonts w:ascii="Arial" w:eastAsia="SimSun" w:hAnsi="Arial" w:cs="Arial"/>
                <w:sz w:val="16"/>
                <w:szCs w:val="16"/>
                <w:lang w:val="nl-NL" w:eastAsia="zh-CN"/>
              </w:rPr>
            </w:pPr>
          </w:p>
        </w:tc>
      </w:tr>
      <w:tr w:rsidR="009C7DDC" w:rsidRPr="009B04C6" w14:paraId="1F355A96" w14:textId="77777777" w:rsidTr="00BB198E">
        <w:trPr>
          <w:trHeight w:val="294"/>
        </w:trPr>
        <w:tc>
          <w:tcPr>
            <w:tcW w:w="2880" w:type="dxa"/>
            <w:shd w:val="clear" w:color="auto" w:fill="A6A6A6" w:themeFill="background1" w:themeFillShade="A6"/>
          </w:tcPr>
          <w:p w14:paraId="655FE7FD"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FLIBRARYTYPE </w:t>
            </w:r>
          </w:p>
        </w:tc>
        <w:tc>
          <w:tcPr>
            <w:tcW w:w="610" w:type="dxa"/>
            <w:shd w:val="clear" w:color="auto" w:fill="A6A6A6" w:themeFill="background1" w:themeFillShade="A6"/>
            <w:noWrap/>
            <w:vAlign w:val="center"/>
          </w:tcPr>
          <w:p w14:paraId="2B53BC6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466EF5E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29DBC9B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6FD6AA4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94E569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6D5D4DC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2F7E94FB"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26261D0E"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37F1C834" w14:textId="77777777" w:rsidTr="00BB198E">
        <w:trPr>
          <w:trHeight w:val="225"/>
        </w:trPr>
        <w:tc>
          <w:tcPr>
            <w:tcW w:w="2880" w:type="dxa"/>
            <w:shd w:val="clear" w:color="auto" w:fill="A6A6A6" w:themeFill="background1" w:themeFillShade="A6"/>
          </w:tcPr>
          <w:p w14:paraId="5CE0DE51" w14:textId="77777777" w:rsidR="009C7DDC" w:rsidRPr="009B04C6" w:rsidRDefault="009C7DDC" w:rsidP="00F21283">
            <w:pPr>
              <w:pStyle w:val="Table-Text"/>
              <w:suppressAutoHyphens/>
              <w:rPr>
                <w:rFonts w:ascii="Arial" w:hAnsi="Arial" w:cs="Arial"/>
                <w:b/>
                <w:bCs/>
                <w:lang w:eastAsia="nl-NL"/>
              </w:rPr>
            </w:pPr>
            <w:r w:rsidRPr="009B04C6">
              <w:rPr>
                <w:rFonts w:ascii="Arial" w:hAnsi="Arial" w:cs="Arial"/>
                <w:lang w:eastAsia="nl-NL"/>
              </w:rPr>
              <w:t>FMASTERTYPE</w:t>
            </w:r>
          </w:p>
        </w:tc>
        <w:tc>
          <w:tcPr>
            <w:tcW w:w="610" w:type="dxa"/>
            <w:shd w:val="clear" w:color="auto" w:fill="A6A6A6" w:themeFill="background1" w:themeFillShade="A6"/>
            <w:noWrap/>
            <w:vAlign w:val="center"/>
          </w:tcPr>
          <w:p w14:paraId="39BDC19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3FB9650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466476F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17356E0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77CBADA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BD1E41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1E273885" w14:textId="77777777" w:rsidR="009C7DDC" w:rsidRPr="009B04C6" w:rsidRDefault="009C7DDC" w:rsidP="00F21283">
            <w:pPr>
              <w:suppressAutoHyphens/>
              <w:rPr>
                <w:rFonts w:ascii="Arial" w:eastAsia="SimSun" w:hAnsi="Arial" w:cs="Arial"/>
                <w:sz w:val="16"/>
                <w:szCs w:val="16"/>
                <w:lang w:val="nl-NL" w:eastAsia="zh-CN"/>
              </w:rPr>
            </w:pPr>
          </w:p>
        </w:tc>
        <w:tc>
          <w:tcPr>
            <w:tcW w:w="1620" w:type="dxa"/>
            <w:gridSpan w:val="2"/>
            <w:shd w:val="clear" w:color="auto" w:fill="A6A6A6" w:themeFill="background1" w:themeFillShade="A6"/>
          </w:tcPr>
          <w:p w14:paraId="61AFFFB6" w14:textId="77777777" w:rsidR="009C7DDC" w:rsidRPr="009B04C6" w:rsidRDefault="009C7DDC" w:rsidP="00F21283">
            <w:pPr>
              <w:suppressAutoHyphens/>
              <w:rPr>
                <w:rFonts w:ascii="Arial" w:eastAsia="SimSun" w:hAnsi="Arial" w:cs="Arial"/>
                <w:sz w:val="16"/>
                <w:szCs w:val="16"/>
                <w:lang w:val="nl-NL" w:eastAsia="zh-CN"/>
              </w:rPr>
            </w:pPr>
          </w:p>
        </w:tc>
      </w:tr>
      <w:tr w:rsidR="009C7DDC" w:rsidRPr="009B04C6" w14:paraId="675D26C1" w14:textId="77777777" w:rsidTr="00BB198E">
        <w:trPr>
          <w:trHeight w:val="232"/>
        </w:trPr>
        <w:tc>
          <w:tcPr>
            <w:tcW w:w="2880" w:type="dxa"/>
            <w:shd w:val="clear" w:color="auto" w:fill="A6A6A6" w:themeFill="background1" w:themeFillShade="A6"/>
          </w:tcPr>
          <w:p w14:paraId="519A399F"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lastRenderedPageBreak/>
              <w:t>FISHPUBLICATIONTYPE</w:t>
            </w:r>
          </w:p>
        </w:tc>
        <w:tc>
          <w:tcPr>
            <w:tcW w:w="610" w:type="dxa"/>
            <w:shd w:val="clear" w:color="auto" w:fill="A6A6A6" w:themeFill="background1" w:themeFillShade="A6"/>
            <w:noWrap/>
            <w:vAlign w:val="center"/>
          </w:tcPr>
          <w:p w14:paraId="24A1749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540" w:type="dxa"/>
            <w:shd w:val="clear" w:color="auto" w:fill="A6A6A6" w:themeFill="background1" w:themeFillShade="A6"/>
            <w:noWrap/>
            <w:vAlign w:val="center"/>
          </w:tcPr>
          <w:p w14:paraId="6102609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33FEF8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36D5A94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DCBACF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49B80F1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528EE5B"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7E4CE794"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DBDD02A" w14:textId="77777777" w:rsidTr="00BB198E">
        <w:trPr>
          <w:trHeight w:val="224"/>
        </w:trPr>
        <w:tc>
          <w:tcPr>
            <w:tcW w:w="2880" w:type="dxa"/>
            <w:shd w:val="clear" w:color="auto" w:fill="A6A6A6" w:themeFill="background1" w:themeFillShade="A6"/>
          </w:tcPr>
          <w:p w14:paraId="7BA49C0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FDESCRIPTION</w:t>
            </w:r>
          </w:p>
        </w:tc>
        <w:tc>
          <w:tcPr>
            <w:tcW w:w="610" w:type="dxa"/>
            <w:shd w:val="clear" w:color="auto" w:fill="A6A6A6" w:themeFill="background1" w:themeFillShade="A6"/>
            <w:noWrap/>
            <w:vAlign w:val="center"/>
          </w:tcPr>
          <w:p w14:paraId="75033B5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540" w:type="dxa"/>
            <w:shd w:val="clear" w:color="auto" w:fill="A6A6A6" w:themeFill="background1" w:themeFillShade="A6"/>
            <w:noWrap/>
            <w:vAlign w:val="center"/>
          </w:tcPr>
          <w:p w14:paraId="180887C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1A4E551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4A22D46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353B621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422ECAB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1690" w:type="dxa"/>
            <w:shd w:val="clear" w:color="auto" w:fill="A6A6A6" w:themeFill="background1" w:themeFillShade="A6"/>
          </w:tcPr>
          <w:p w14:paraId="1822ED4D"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Emptied on create</w:t>
            </w:r>
          </w:p>
        </w:tc>
        <w:tc>
          <w:tcPr>
            <w:tcW w:w="1620" w:type="dxa"/>
            <w:gridSpan w:val="2"/>
            <w:shd w:val="clear" w:color="auto" w:fill="A6A6A6" w:themeFill="background1" w:themeFillShade="A6"/>
          </w:tcPr>
          <w:p w14:paraId="0EF66643" w14:textId="77777777" w:rsidR="009C7DDC" w:rsidRPr="009B04C6" w:rsidRDefault="009C7DDC" w:rsidP="00F21283">
            <w:pPr>
              <w:suppressAutoHyphens/>
              <w:rPr>
                <w:rFonts w:ascii="Arial" w:eastAsia="SimSun" w:hAnsi="Arial" w:cs="Arial"/>
                <w:sz w:val="16"/>
                <w:szCs w:val="16"/>
                <w:lang w:eastAsia="zh-CN"/>
              </w:rPr>
            </w:pPr>
          </w:p>
        </w:tc>
      </w:tr>
      <w:tr w:rsidR="009C7DDC" w:rsidRPr="009B04C6" w14:paraId="22F101CF" w14:textId="77777777" w:rsidTr="00BB198E">
        <w:trPr>
          <w:trHeight w:val="224"/>
        </w:trPr>
        <w:tc>
          <w:tcPr>
            <w:tcW w:w="2880" w:type="dxa"/>
            <w:shd w:val="clear" w:color="auto" w:fill="A6A6A6" w:themeFill="background1" w:themeFillShade="A6"/>
          </w:tcPr>
          <w:p w14:paraId="15E79B1A" w14:textId="77777777" w:rsidR="009C7DDC" w:rsidRPr="009B04C6" w:rsidRDefault="009C7DDC" w:rsidP="00F21283">
            <w:pPr>
              <w:pStyle w:val="Table-Text"/>
              <w:suppressAutoHyphens/>
              <w:rPr>
                <w:rFonts w:ascii="Arial" w:hAnsi="Arial" w:cs="Arial"/>
                <w:lang w:val="en-GB" w:eastAsia="nl-NL"/>
              </w:rPr>
            </w:pPr>
            <w:r>
              <w:rPr>
                <w:rFonts w:ascii="Arial" w:hAnsi="Arial" w:cs="Arial"/>
                <w:lang w:val="en-GB" w:eastAsia="nl-NL"/>
              </w:rPr>
              <w:t>F</w:t>
            </w:r>
            <w:r w:rsidRPr="009B04C6">
              <w:rPr>
                <w:rFonts w:ascii="Arial" w:hAnsi="Arial" w:cs="Arial"/>
                <w:lang w:val="en-GB" w:eastAsia="nl-NL"/>
              </w:rPr>
              <w:t>ISHFOLDERPATH</w:t>
            </w:r>
          </w:p>
        </w:tc>
        <w:tc>
          <w:tcPr>
            <w:tcW w:w="610" w:type="dxa"/>
            <w:shd w:val="clear" w:color="auto" w:fill="A6A6A6" w:themeFill="background1" w:themeFillShade="A6"/>
            <w:noWrap/>
            <w:vAlign w:val="center"/>
          </w:tcPr>
          <w:p w14:paraId="7135DEA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540" w:type="dxa"/>
            <w:shd w:val="clear" w:color="auto" w:fill="A6A6A6" w:themeFill="background1" w:themeFillShade="A6"/>
            <w:noWrap/>
            <w:vAlign w:val="center"/>
          </w:tcPr>
          <w:p w14:paraId="3AAAAA7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405996E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47FE09C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77CB1C6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460D327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1690" w:type="dxa"/>
            <w:shd w:val="clear" w:color="auto" w:fill="A6A6A6" w:themeFill="background1" w:themeFillShade="A6"/>
          </w:tcPr>
          <w:p w14:paraId="035709E2" w14:textId="77777777" w:rsidR="009C7DDC"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Automatically generated</w:t>
            </w:r>
          </w:p>
          <w:p w14:paraId="3D22CB1D" w14:textId="77777777" w:rsidR="009C7DDC" w:rsidRPr="009B04C6" w:rsidRDefault="009C7DDC" w:rsidP="00F21283">
            <w:pPr>
              <w:suppressAutoHyphens/>
              <w:rPr>
                <w:rFonts w:ascii="Arial" w:eastAsia="SimSun" w:hAnsi="Arial" w:cs="Arial"/>
                <w:sz w:val="16"/>
                <w:szCs w:val="16"/>
                <w:lang w:val="en-GB" w:eastAsia="zh-CN"/>
              </w:rPr>
            </w:pPr>
            <w:r>
              <w:rPr>
                <w:rFonts w:ascii="Arial" w:eastAsia="SimSun" w:hAnsi="Arial" w:cs="Arial"/>
                <w:sz w:val="16"/>
                <w:szCs w:val="16"/>
                <w:lang w:val="en-GB" w:eastAsia="zh-CN"/>
              </w:rPr>
              <w:t>Read-only</w:t>
            </w:r>
          </w:p>
        </w:tc>
        <w:tc>
          <w:tcPr>
            <w:tcW w:w="1620" w:type="dxa"/>
            <w:gridSpan w:val="2"/>
            <w:shd w:val="clear" w:color="auto" w:fill="A6A6A6" w:themeFill="background1" w:themeFillShade="A6"/>
          </w:tcPr>
          <w:p w14:paraId="7AD6F139"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147055B" w14:textId="77777777" w:rsidTr="00BB198E">
        <w:trPr>
          <w:trHeight w:val="420"/>
        </w:trPr>
        <w:tc>
          <w:tcPr>
            <w:tcW w:w="2880" w:type="dxa"/>
            <w:shd w:val="clear" w:color="auto" w:fill="A6A6A6" w:themeFill="background1" w:themeFillShade="A6"/>
          </w:tcPr>
          <w:p w14:paraId="12DF1D78"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FNOTRANSLATIONMGMT</w:t>
            </w:r>
            <w:r w:rsidRPr="009B04C6">
              <w:rPr>
                <w:rFonts w:ascii="Arial" w:hAnsi="Arial" w:cs="Arial"/>
                <w:b/>
                <w:bCs/>
                <w:lang w:eastAsia="nl-NL"/>
              </w:rPr>
              <w:t xml:space="preserve"> </w:t>
            </w:r>
          </w:p>
        </w:tc>
        <w:tc>
          <w:tcPr>
            <w:tcW w:w="610" w:type="dxa"/>
            <w:shd w:val="clear" w:color="auto" w:fill="A6A6A6" w:themeFill="background1" w:themeFillShade="A6"/>
            <w:noWrap/>
            <w:vAlign w:val="center"/>
          </w:tcPr>
          <w:p w14:paraId="147A521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33AB4F5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4E0F651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3FA51A5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3BEF406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6487C63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1690" w:type="dxa"/>
            <w:shd w:val="clear" w:color="auto" w:fill="A6A6A6" w:themeFill="background1" w:themeFillShade="A6"/>
          </w:tcPr>
          <w:p w14:paraId="47CB979A"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Create as No for Map, Lib, and Topic.</w:t>
            </w:r>
          </w:p>
          <w:p w14:paraId="6883B932"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Create as Yes for Illustration. Template</w:t>
            </w:r>
          </w:p>
          <w:p w14:paraId="2064B398"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inherit for new versions or update</w:t>
            </w:r>
          </w:p>
        </w:tc>
        <w:tc>
          <w:tcPr>
            <w:tcW w:w="1620" w:type="dxa"/>
            <w:gridSpan w:val="2"/>
            <w:shd w:val="clear" w:color="auto" w:fill="A6A6A6" w:themeFill="background1" w:themeFillShade="A6"/>
          </w:tcPr>
          <w:p w14:paraId="524A8E6E" w14:textId="77777777" w:rsidR="009C7DDC" w:rsidRPr="009B04C6" w:rsidRDefault="009C7DDC" w:rsidP="00F21283">
            <w:pPr>
              <w:suppressAutoHyphens/>
              <w:rPr>
                <w:rFonts w:ascii="Arial" w:eastAsia="SimSun" w:hAnsi="Arial" w:cs="Arial"/>
                <w:sz w:val="16"/>
                <w:szCs w:val="16"/>
                <w:lang w:eastAsia="zh-CN"/>
              </w:rPr>
            </w:pPr>
          </w:p>
        </w:tc>
      </w:tr>
      <w:tr w:rsidR="009C7DDC" w:rsidRPr="009B04C6" w14:paraId="2F9707C0" w14:textId="77777777" w:rsidTr="00BB198E">
        <w:trPr>
          <w:trHeight w:val="420"/>
        </w:trPr>
        <w:tc>
          <w:tcPr>
            <w:tcW w:w="2880" w:type="dxa"/>
            <w:shd w:val="clear" w:color="auto" w:fill="A6A6A6" w:themeFill="background1" w:themeFillShade="A6"/>
          </w:tcPr>
          <w:p w14:paraId="6CA51D0B"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FREQUESTEDLANGUAGES</w:t>
            </w:r>
          </w:p>
        </w:tc>
        <w:tc>
          <w:tcPr>
            <w:tcW w:w="610" w:type="dxa"/>
            <w:shd w:val="clear" w:color="auto" w:fill="A6A6A6" w:themeFill="background1" w:themeFillShade="A6"/>
            <w:noWrap/>
            <w:vAlign w:val="center"/>
          </w:tcPr>
          <w:p w14:paraId="1558168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6F65D3E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307EECA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1048C0D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5219F41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48B5A18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1690" w:type="dxa"/>
            <w:shd w:val="clear" w:color="auto" w:fill="A6A6A6" w:themeFill="background1" w:themeFillShade="A6"/>
          </w:tcPr>
          <w:p w14:paraId="7B0247A0"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2182BCF0"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3CEA491" w14:textId="77777777" w:rsidTr="00BB198E">
        <w:trPr>
          <w:trHeight w:val="420"/>
        </w:trPr>
        <w:tc>
          <w:tcPr>
            <w:tcW w:w="2880" w:type="dxa"/>
            <w:shd w:val="clear" w:color="auto" w:fill="A6A6A6" w:themeFill="background1" w:themeFillShade="A6"/>
          </w:tcPr>
          <w:p w14:paraId="50110BF1"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FINHERITEDLANGUAGES </w:t>
            </w:r>
          </w:p>
        </w:tc>
        <w:tc>
          <w:tcPr>
            <w:tcW w:w="610" w:type="dxa"/>
            <w:shd w:val="clear" w:color="auto" w:fill="A6A6A6" w:themeFill="background1" w:themeFillShade="A6"/>
            <w:noWrap/>
            <w:vAlign w:val="center"/>
          </w:tcPr>
          <w:p w14:paraId="3904096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6AEA4B2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951E59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15E2BF2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36CB41E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2EAD4BB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493E4F72" w14:textId="77777777" w:rsidR="009C7DDC"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Emptied on create</w:t>
            </w:r>
          </w:p>
          <w:p w14:paraId="767AA971" w14:textId="77777777" w:rsidR="009C7DDC" w:rsidRPr="00CB1C9A" w:rsidRDefault="009C7DDC" w:rsidP="00F21283">
            <w:pPr>
              <w:suppressAutoHyphens/>
              <w:rPr>
                <w:rFonts w:ascii="Arial" w:eastAsia="SimSun" w:hAnsi="Arial"/>
                <w:sz w:val="16"/>
              </w:rPr>
            </w:pPr>
            <w:r>
              <w:rPr>
                <w:rFonts w:ascii="Arial" w:eastAsia="SimSun" w:hAnsi="Arial" w:cs="Arial"/>
                <w:sz w:val="16"/>
                <w:szCs w:val="16"/>
                <w:lang w:eastAsia="zh-CN"/>
              </w:rPr>
              <w:t>Read-only</w:t>
            </w:r>
          </w:p>
        </w:tc>
        <w:tc>
          <w:tcPr>
            <w:tcW w:w="1620" w:type="dxa"/>
            <w:gridSpan w:val="2"/>
            <w:shd w:val="clear" w:color="auto" w:fill="A6A6A6" w:themeFill="background1" w:themeFillShade="A6"/>
          </w:tcPr>
          <w:p w14:paraId="5AC35CDE" w14:textId="77777777" w:rsidR="009C7DDC" w:rsidRPr="009B04C6" w:rsidRDefault="009C7DDC" w:rsidP="00F21283">
            <w:pPr>
              <w:suppressAutoHyphens/>
              <w:rPr>
                <w:rFonts w:ascii="Arial" w:eastAsia="SimSun" w:hAnsi="Arial" w:cs="Arial"/>
                <w:sz w:val="16"/>
                <w:szCs w:val="16"/>
                <w:lang w:eastAsia="zh-CN"/>
              </w:rPr>
            </w:pPr>
          </w:p>
        </w:tc>
      </w:tr>
      <w:tr w:rsidR="009C7DDC" w:rsidRPr="009B04C6" w14:paraId="04D9D326" w14:textId="77777777" w:rsidTr="00BB198E">
        <w:trPr>
          <w:trHeight w:val="420"/>
        </w:trPr>
        <w:tc>
          <w:tcPr>
            <w:tcW w:w="2880" w:type="dxa"/>
            <w:shd w:val="clear" w:color="auto" w:fill="A6A6A6" w:themeFill="background1" w:themeFillShade="A6"/>
          </w:tcPr>
          <w:p w14:paraId="798C021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FISHNOREVISIONS</w:t>
            </w:r>
          </w:p>
        </w:tc>
        <w:tc>
          <w:tcPr>
            <w:tcW w:w="610" w:type="dxa"/>
            <w:shd w:val="clear" w:color="auto" w:fill="A6A6A6" w:themeFill="background1" w:themeFillShade="A6"/>
            <w:noWrap/>
            <w:vAlign w:val="center"/>
          </w:tcPr>
          <w:p w14:paraId="0B3883F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122B9EA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2E734E0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900" w:type="dxa"/>
            <w:shd w:val="clear" w:color="auto" w:fill="A6A6A6" w:themeFill="background1" w:themeFillShade="A6"/>
            <w:noWrap/>
            <w:vAlign w:val="center"/>
          </w:tcPr>
          <w:p w14:paraId="1885541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20" w:type="dxa"/>
            <w:shd w:val="clear" w:color="auto" w:fill="A6A6A6" w:themeFill="background1" w:themeFillShade="A6"/>
            <w:noWrap/>
            <w:vAlign w:val="center"/>
          </w:tcPr>
          <w:p w14:paraId="4DF6A46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740" w:type="dxa"/>
            <w:shd w:val="clear" w:color="auto" w:fill="A6A6A6" w:themeFill="background1" w:themeFillShade="A6"/>
            <w:noWrap/>
            <w:vAlign w:val="center"/>
          </w:tcPr>
          <w:p w14:paraId="0A0E054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G</w:t>
            </w:r>
          </w:p>
        </w:tc>
        <w:tc>
          <w:tcPr>
            <w:tcW w:w="1690" w:type="dxa"/>
            <w:shd w:val="clear" w:color="auto" w:fill="A6A6A6" w:themeFill="background1" w:themeFillShade="A6"/>
          </w:tcPr>
          <w:p w14:paraId="56ECF996"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Create as No for Map, Lib, Topic</w:t>
            </w:r>
          </w:p>
          <w:p w14:paraId="5C2FE14F"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Create as Yes for Ill. , Template</w:t>
            </w:r>
          </w:p>
          <w:p w14:paraId="33E36A2B"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Inherit for new versions or update</w:t>
            </w:r>
          </w:p>
        </w:tc>
        <w:tc>
          <w:tcPr>
            <w:tcW w:w="1620" w:type="dxa"/>
            <w:gridSpan w:val="2"/>
            <w:shd w:val="clear" w:color="auto" w:fill="A6A6A6" w:themeFill="background1" w:themeFillShade="A6"/>
          </w:tcPr>
          <w:p w14:paraId="366CBEA0" w14:textId="77777777" w:rsidR="009C7DDC" w:rsidRPr="009B04C6" w:rsidRDefault="009C7DDC" w:rsidP="00F21283">
            <w:pPr>
              <w:suppressAutoHyphens/>
              <w:rPr>
                <w:rFonts w:ascii="Arial" w:eastAsia="SimSun" w:hAnsi="Arial" w:cs="Arial"/>
                <w:sz w:val="16"/>
                <w:szCs w:val="16"/>
                <w:lang w:eastAsia="zh-CN"/>
              </w:rPr>
            </w:pPr>
          </w:p>
        </w:tc>
      </w:tr>
      <w:tr w:rsidR="009C7DDC" w:rsidRPr="009B04C6" w14:paraId="25298CE2" w14:textId="77777777" w:rsidTr="00BB198E">
        <w:trPr>
          <w:trHeight w:val="420"/>
        </w:trPr>
        <w:tc>
          <w:tcPr>
            <w:tcW w:w="2880" w:type="dxa"/>
            <w:shd w:val="clear" w:color="auto" w:fill="A6A6A6" w:themeFill="background1" w:themeFillShade="A6"/>
          </w:tcPr>
          <w:p w14:paraId="3386162C"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VERSION</w:t>
            </w:r>
            <w:r w:rsidRPr="009B04C6">
              <w:rPr>
                <w:rFonts w:ascii="Arial" w:hAnsi="Arial" w:cs="Arial"/>
                <w:b/>
                <w:bCs/>
                <w:lang w:eastAsia="nl-NL"/>
              </w:rPr>
              <w:t xml:space="preserve"> </w:t>
            </w:r>
          </w:p>
        </w:tc>
        <w:tc>
          <w:tcPr>
            <w:tcW w:w="610" w:type="dxa"/>
            <w:shd w:val="clear" w:color="auto" w:fill="A6A6A6" w:themeFill="background1" w:themeFillShade="A6"/>
            <w:noWrap/>
            <w:vAlign w:val="center"/>
          </w:tcPr>
          <w:p w14:paraId="3A0D66C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2F2BF2F9" w14:textId="77777777" w:rsidR="009C7DDC" w:rsidRPr="009B04C6" w:rsidRDefault="009C7DDC" w:rsidP="00F21283">
            <w:pPr>
              <w:suppressAutoHyphens/>
              <w:jc w:val="center"/>
              <w:rPr>
                <w:rFonts w:ascii="Arial" w:hAnsi="Arial" w:cs="Arial"/>
                <w:sz w:val="16"/>
                <w:szCs w:val="16"/>
              </w:rPr>
            </w:pPr>
            <w:r w:rsidRPr="009B04C6">
              <w:rPr>
                <w:rFonts w:ascii="Arial" w:hAnsi="Arial" w:cs="Arial"/>
                <w:sz w:val="16"/>
                <w:szCs w:val="16"/>
              </w:rPr>
              <w:t>V</w:t>
            </w:r>
          </w:p>
        </w:tc>
        <w:tc>
          <w:tcPr>
            <w:tcW w:w="720" w:type="dxa"/>
            <w:shd w:val="clear" w:color="auto" w:fill="A6A6A6" w:themeFill="background1" w:themeFillShade="A6"/>
            <w:noWrap/>
            <w:vAlign w:val="center"/>
          </w:tcPr>
          <w:p w14:paraId="441513C6" w14:textId="77777777" w:rsidR="009C7DDC" w:rsidRPr="009B04C6" w:rsidRDefault="009C7DDC" w:rsidP="00F21283">
            <w:pPr>
              <w:suppressAutoHyphens/>
              <w:jc w:val="center"/>
              <w:rPr>
                <w:rFonts w:ascii="Arial" w:hAnsi="Arial" w:cs="Arial"/>
                <w:sz w:val="16"/>
                <w:szCs w:val="16"/>
              </w:rPr>
            </w:pPr>
            <w:r w:rsidRPr="009B04C6">
              <w:rPr>
                <w:rFonts w:ascii="Arial" w:eastAsia="SimSun" w:hAnsi="Arial" w:cs="Arial"/>
                <w:sz w:val="16"/>
                <w:szCs w:val="16"/>
                <w:lang w:val="nl-NL" w:eastAsia="zh-CN"/>
              </w:rPr>
              <w:t>V</w:t>
            </w:r>
          </w:p>
        </w:tc>
        <w:tc>
          <w:tcPr>
            <w:tcW w:w="900" w:type="dxa"/>
            <w:shd w:val="clear" w:color="auto" w:fill="A6A6A6" w:themeFill="background1" w:themeFillShade="A6"/>
            <w:noWrap/>
            <w:vAlign w:val="center"/>
          </w:tcPr>
          <w:p w14:paraId="77A45A2F" w14:textId="77777777" w:rsidR="009C7DDC" w:rsidRPr="009B04C6" w:rsidRDefault="009C7DDC" w:rsidP="00F21283">
            <w:pPr>
              <w:suppressAutoHyphens/>
              <w:jc w:val="center"/>
              <w:rPr>
                <w:rFonts w:ascii="Arial" w:hAnsi="Arial" w:cs="Arial"/>
                <w:sz w:val="16"/>
                <w:szCs w:val="16"/>
              </w:rPr>
            </w:pPr>
            <w:r w:rsidRPr="009B04C6">
              <w:rPr>
                <w:rFonts w:ascii="Arial" w:hAnsi="Arial" w:cs="Arial"/>
                <w:sz w:val="16"/>
                <w:szCs w:val="16"/>
              </w:rPr>
              <w:t>V</w:t>
            </w:r>
          </w:p>
        </w:tc>
        <w:tc>
          <w:tcPr>
            <w:tcW w:w="720" w:type="dxa"/>
            <w:shd w:val="clear" w:color="auto" w:fill="A6A6A6" w:themeFill="background1" w:themeFillShade="A6"/>
            <w:noWrap/>
            <w:vAlign w:val="center"/>
          </w:tcPr>
          <w:p w14:paraId="7724B34F" w14:textId="77777777" w:rsidR="009C7DDC" w:rsidRPr="009B04C6" w:rsidRDefault="009C7DDC" w:rsidP="00F21283">
            <w:pPr>
              <w:suppressAutoHyphens/>
              <w:jc w:val="center"/>
              <w:rPr>
                <w:rFonts w:ascii="Arial" w:hAnsi="Arial" w:cs="Arial"/>
                <w:sz w:val="16"/>
                <w:szCs w:val="16"/>
              </w:rPr>
            </w:pPr>
            <w:r w:rsidRPr="009B04C6">
              <w:rPr>
                <w:rFonts w:ascii="Arial" w:eastAsia="SimSun" w:hAnsi="Arial" w:cs="Arial"/>
                <w:sz w:val="16"/>
                <w:szCs w:val="16"/>
                <w:lang w:val="nl-NL" w:eastAsia="zh-CN"/>
              </w:rPr>
              <w:t>V</w:t>
            </w:r>
          </w:p>
        </w:tc>
        <w:tc>
          <w:tcPr>
            <w:tcW w:w="740" w:type="dxa"/>
            <w:shd w:val="clear" w:color="auto" w:fill="A6A6A6" w:themeFill="background1" w:themeFillShade="A6"/>
            <w:noWrap/>
            <w:vAlign w:val="center"/>
          </w:tcPr>
          <w:p w14:paraId="55FFCFD0"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1690" w:type="dxa"/>
            <w:shd w:val="clear" w:color="auto" w:fill="A6A6A6" w:themeFill="background1" w:themeFillShade="A6"/>
          </w:tcPr>
          <w:p w14:paraId="51D450FA" w14:textId="77777777" w:rsidR="009C7DDC" w:rsidRPr="009B04C6" w:rsidRDefault="009C7DDC" w:rsidP="00F21283">
            <w:pPr>
              <w:suppressAutoHyphens/>
              <w:rPr>
                <w:rFonts w:ascii="Arial" w:eastAsia="SimSun" w:hAnsi="Arial" w:cs="Arial"/>
                <w:sz w:val="16"/>
                <w:szCs w:val="16"/>
                <w:lang w:val="nl-NL" w:eastAsia="zh-CN"/>
              </w:rPr>
            </w:pPr>
            <w:r>
              <w:rPr>
                <w:rFonts w:ascii="Arial" w:eastAsia="SimSun" w:hAnsi="Arial" w:cs="Arial"/>
                <w:sz w:val="16"/>
                <w:szCs w:val="16"/>
                <w:lang w:val="nl-NL" w:eastAsia="zh-CN"/>
              </w:rPr>
              <w:t>Read-only</w:t>
            </w:r>
          </w:p>
        </w:tc>
        <w:tc>
          <w:tcPr>
            <w:tcW w:w="1620" w:type="dxa"/>
            <w:gridSpan w:val="2"/>
            <w:shd w:val="clear" w:color="auto" w:fill="A6A6A6" w:themeFill="background1" w:themeFillShade="A6"/>
          </w:tcPr>
          <w:p w14:paraId="59336EAB" w14:textId="77777777" w:rsidR="009C7DDC" w:rsidRPr="009B04C6" w:rsidRDefault="009C7DDC" w:rsidP="00F21283">
            <w:pPr>
              <w:suppressAutoHyphens/>
              <w:rPr>
                <w:rFonts w:ascii="Arial" w:eastAsia="SimSun" w:hAnsi="Arial" w:cs="Arial"/>
                <w:sz w:val="16"/>
                <w:szCs w:val="16"/>
                <w:lang w:val="nl-NL" w:eastAsia="zh-CN"/>
              </w:rPr>
            </w:pPr>
          </w:p>
        </w:tc>
      </w:tr>
      <w:tr w:rsidR="009C7DDC" w:rsidRPr="009B04C6" w14:paraId="62B13D4E" w14:textId="77777777" w:rsidTr="00BB198E">
        <w:trPr>
          <w:trHeight w:val="420"/>
        </w:trPr>
        <w:tc>
          <w:tcPr>
            <w:tcW w:w="2880" w:type="dxa"/>
            <w:shd w:val="clear" w:color="auto" w:fill="A6A6A6" w:themeFill="background1" w:themeFillShade="A6"/>
          </w:tcPr>
          <w:p w14:paraId="460E901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 xml:space="preserve">FCHANGES </w:t>
            </w:r>
          </w:p>
        </w:tc>
        <w:tc>
          <w:tcPr>
            <w:tcW w:w="610" w:type="dxa"/>
            <w:shd w:val="clear" w:color="auto" w:fill="A6A6A6" w:themeFill="background1" w:themeFillShade="A6"/>
            <w:noWrap/>
            <w:vAlign w:val="center"/>
          </w:tcPr>
          <w:p w14:paraId="37BBBCD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384789A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720" w:type="dxa"/>
            <w:shd w:val="clear" w:color="auto" w:fill="A6A6A6" w:themeFill="background1" w:themeFillShade="A6"/>
            <w:noWrap/>
            <w:vAlign w:val="center"/>
          </w:tcPr>
          <w:p w14:paraId="2B796CF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900" w:type="dxa"/>
            <w:shd w:val="clear" w:color="auto" w:fill="A6A6A6" w:themeFill="background1" w:themeFillShade="A6"/>
            <w:noWrap/>
            <w:vAlign w:val="center"/>
          </w:tcPr>
          <w:p w14:paraId="6C5625A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720" w:type="dxa"/>
            <w:shd w:val="clear" w:color="auto" w:fill="A6A6A6" w:themeFill="background1" w:themeFillShade="A6"/>
            <w:noWrap/>
            <w:vAlign w:val="center"/>
          </w:tcPr>
          <w:p w14:paraId="3FEE92E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740" w:type="dxa"/>
            <w:shd w:val="clear" w:color="auto" w:fill="A6A6A6" w:themeFill="background1" w:themeFillShade="A6"/>
            <w:noWrap/>
            <w:vAlign w:val="center"/>
          </w:tcPr>
          <w:p w14:paraId="3E8602F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1690" w:type="dxa"/>
            <w:shd w:val="clear" w:color="auto" w:fill="A6A6A6" w:themeFill="background1" w:themeFillShade="A6"/>
          </w:tcPr>
          <w:p w14:paraId="362D1BF8" w14:textId="77777777" w:rsidR="009C7DDC" w:rsidRPr="009B04C6" w:rsidRDefault="009C7DDC" w:rsidP="00F21283">
            <w:pPr>
              <w:suppressAutoHyphens/>
              <w:rPr>
                <w:rFonts w:ascii="Arial" w:eastAsia="SimSun" w:hAnsi="Arial" w:cs="Arial"/>
                <w:sz w:val="16"/>
                <w:szCs w:val="16"/>
                <w:lang w:val="nl-NL" w:eastAsia="zh-CN"/>
              </w:rPr>
            </w:pPr>
            <w:r w:rsidRPr="009B04C6">
              <w:rPr>
                <w:rFonts w:ascii="Arial" w:eastAsia="SimSun" w:hAnsi="Arial" w:cs="Arial"/>
                <w:sz w:val="16"/>
                <w:szCs w:val="16"/>
                <w:lang w:val="en-GB" w:eastAsia="zh-CN"/>
              </w:rPr>
              <w:t xml:space="preserve">Emptied on </w:t>
            </w:r>
            <w:proofErr w:type="spellStart"/>
            <w:r w:rsidRPr="009B04C6">
              <w:rPr>
                <w:rFonts w:ascii="Arial" w:eastAsia="SimSun" w:hAnsi="Arial" w:cs="Arial"/>
                <w:sz w:val="16"/>
                <w:szCs w:val="16"/>
                <w:lang w:val="en-GB" w:eastAsia="zh-CN"/>
              </w:rPr>
              <w:t>NewVersion</w:t>
            </w:r>
            <w:proofErr w:type="spellEnd"/>
            <w:r w:rsidRPr="009B04C6">
              <w:rPr>
                <w:rFonts w:ascii="Arial" w:eastAsia="SimSun" w:hAnsi="Arial" w:cs="Arial"/>
                <w:sz w:val="16"/>
                <w:szCs w:val="16"/>
                <w:lang w:val="en-GB" w:eastAsia="zh-CN"/>
              </w:rPr>
              <w:t>/Create</w:t>
            </w:r>
          </w:p>
        </w:tc>
        <w:tc>
          <w:tcPr>
            <w:tcW w:w="1620" w:type="dxa"/>
            <w:gridSpan w:val="2"/>
            <w:shd w:val="clear" w:color="auto" w:fill="A6A6A6" w:themeFill="background1" w:themeFillShade="A6"/>
          </w:tcPr>
          <w:p w14:paraId="7B96C930"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577F11CD" w14:textId="77777777" w:rsidTr="00BB198E">
        <w:trPr>
          <w:trHeight w:val="420"/>
        </w:trPr>
        <w:tc>
          <w:tcPr>
            <w:tcW w:w="2880" w:type="dxa"/>
            <w:shd w:val="clear" w:color="auto" w:fill="A6A6A6" w:themeFill="background1" w:themeFillShade="A6"/>
          </w:tcPr>
          <w:p w14:paraId="4489D7B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FISHBASELINE</w:t>
            </w:r>
          </w:p>
        </w:tc>
        <w:tc>
          <w:tcPr>
            <w:tcW w:w="610" w:type="dxa"/>
            <w:shd w:val="clear" w:color="auto" w:fill="A6A6A6" w:themeFill="background1" w:themeFillShade="A6"/>
            <w:noWrap/>
            <w:vAlign w:val="center"/>
          </w:tcPr>
          <w:p w14:paraId="772657E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15074ED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468C68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52941D6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737D5E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415B33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5F893CF0"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Update</w:t>
            </w:r>
          </w:p>
        </w:tc>
        <w:tc>
          <w:tcPr>
            <w:tcW w:w="1620" w:type="dxa"/>
            <w:gridSpan w:val="2"/>
            <w:shd w:val="clear" w:color="auto" w:fill="A6A6A6" w:themeFill="background1" w:themeFillShade="A6"/>
          </w:tcPr>
          <w:p w14:paraId="2EF3BBF9"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363F4D4D" w14:textId="77777777" w:rsidTr="00BB198E">
        <w:trPr>
          <w:trHeight w:val="420"/>
        </w:trPr>
        <w:tc>
          <w:tcPr>
            <w:tcW w:w="2880" w:type="dxa"/>
            <w:shd w:val="clear" w:color="auto" w:fill="A6A6A6" w:themeFill="background1" w:themeFillShade="A6"/>
          </w:tcPr>
          <w:p w14:paraId="40DAD73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FISHMASTERREF</w:t>
            </w:r>
          </w:p>
        </w:tc>
        <w:tc>
          <w:tcPr>
            <w:tcW w:w="610" w:type="dxa"/>
            <w:shd w:val="clear" w:color="auto" w:fill="A6A6A6" w:themeFill="background1" w:themeFillShade="A6"/>
            <w:noWrap/>
            <w:vAlign w:val="center"/>
          </w:tcPr>
          <w:p w14:paraId="267F287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7740C5C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0AF168D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6A500DC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C2E111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2E52923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0C059A4"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New Version</w:t>
            </w:r>
          </w:p>
        </w:tc>
        <w:tc>
          <w:tcPr>
            <w:tcW w:w="1620" w:type="dxa"/>
            <w:gridSpan w:val="2"/>
            <w:shd w:val="clear" w:color="auto" w:fill="A6A6A6" w:themeFill="background1" w:themeFillShade="A6"/>
          </w:tcPr>
          <w:p w14:paraId="5E3BC69D"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7248B753" w14:textId="77777777" w:rsidTr="00BB198E">
        <w:trPr>
          <w:trHeight w:val="420"/>
        </w:trPr>
        <w:tc>
          <w:tcPr>
            <w:tcW w:w="2880" w:type="dxa"/>
            <w:shd w:val="clear" w:color="auto" w:fill="A6A6A6" w:themeFill="background1" w:themeFillShade="A6"/>
          </w:tcPr>
          <w:p w14:paraId="35855BC3"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FISHRESOURCES</w:t>
            </w:r>
          </w:p>
        </w:tc>
        <w:tc>
          <w:tcPr>
            <w:tcW w:w="610" w:type="dxa"/>
            <w:shd w:val="clear" w:color="auto" w:fill="A6A6A6" w:themeFill="background1" w:themeFillShade="A6"/>
            <w:noWrap/>
            <w:vAlign w:val="center"/>
          </w:tcPr>
          <w:p w14:paraId="581E2B0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186631B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238E28D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1FC0FD5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49C3F8E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7E2F966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02A9858D"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New Version</w:t>
            </w:r>
          </w:p>
        </w:tc>
        <w:tc>
          <w:tcPr>
            <w:tcW w:w="1620" w:type="dxa"/>
            <w:gridSpan w:val="2"/>
            <w:shd w:val="clear" w:color="auto" w:fill="A6A6A6" w:themeFill="background1" w:themeFillShade="A6"/>
          </w:tcPr>
          <w:p w14:paraId="3C751238"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C454198" w14:textId="77777777" w:rsidTr="00BB198E">
        <w:trPr>
          <w:trHeight w:val="420"/>
        </w:trPr>
        <w:tc>
          <w:tcPr>
            <w:tcW w:w="2880" w:type="dxa"/>
            <w:shd w:val="clear" w:color="auto" w:fill="A6A6A6" w:themeFill="background1" w:themeFillShade="A6"/>
          </w:tcPr>
          <w:p w14:paraId="6AADD8D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FISHPUBCONTEXT</w:t>
            </w:r>
          </w:p>
        </w:tc>
        <w:tc>
          <w:tcPr>
            <w:tcW w:w="610" w:type="dxa"/>
            <w:shd w:val="clear" w:color="auto" w:fill="A6A6A6" w:themeFill="background1" w:themeFillShade="A6"/>
            <w:noWrap/>
            <w:vAlign w:val="center"/>
          </w:tcPr>
          <w:p w14:paraId="2A64D3A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79195B5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CD18A4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6DB344E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167FE3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D90F7D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1D820912"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New Version</w:t>
            </w:r>
          </w:p>
        </w:tc>
        <w:tc>
          <w:tcPr>
            <w:tcW w:w="1620" w:type="dxa"/>
            <w:gridSpan w:val="2"/>
            <w:shd w:val="clear" w:color="auto" w:fill="A6A6A6" w:themeFill="background1" w:themeFillShade="A6"/>
          </w:tcPr>
          <w:p w14:paraId="20A2AFF6"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789C51C" w14:textId="77777777" w:rsidTr="00BB198E">
        <w:trPr>
          <w:trHeight w:val="420"/>
        </w:trPr>
        <w:tc>
          <w:tcPr>
            <w:tcW w:w="2880" w:type="dxa"/>
            <w:shd w:val="clear" w:color="auto" w:fill="A6A6A6" w:themeFill="background1" w:themeFillShade="A6"/>
          </w:tcPr>
          <w:p w14:paraId="27F213CD"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 xml:space="preserve">FISHRELEASECANDIDATE </w:t>
            </w:r>
          </w:p>
        </w:tc>
        <w:tc>
          <w:tcPr>
            <w:tcW w:w="610" w:type="dxa"/>
            <w:shd w:val="clear" w:color="auto" w:fill="A6A6A6" w:themeFill="background1" w:themeFillShade="A6"/>
            <w:noWrap/>
            <w:vAlign w:val="center"/>
          </w:tcPr>
          <w:p w14:paraId="0CEE601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2FE80F52"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720" w:type="dxa"/>
            <w:shd w:val="clear" w:color="auto" w:fill="A6A6A6" w:themeFill="background1" w:themeFillShade="A6"/>
            <w:noWrap/>
            <w:vAlign w:val="center"/>
          </w:tcPr>
          <w:p w14:paraId="74A07788"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900" w:type="dxa"/>
            <w:shd w:val="clear" w:color="auto" w:fill="A6A6A6" w:themeFill="background1" w:themeFillShade="A6"/>
            <w:noWrap/>
            <w:vAlign w:val="center"/>
          </w:tcPr>
          <w:p w14:paraId="4B1685D4"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720" w:type="dxa"/>
            <w:shd w:val="clear" w:color="auto" w:fill="A6A6A6" w:themeFill="background1" w:themeFillShade="A6"/>
            <w:noWrap/>
            <w:vAlign w:val="center"/>
          </w:tcPr>
          <w:p w14:paraId="3A1905BC"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740" w:type="dxa"/>
            <w:shd w:val="clear" w:color="auto" w:fill="A6A6A6" w:themeFill="background1" w:themeFillShade="A6"/>
            <w:noWrap/>
            <w:vAlign w:val="center"/>
          </w:tcPr>
          <w:p w14:paraId="6CFDD077"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03356E5"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Emptied on New Version/Create</w:t>
            </w:r>
          </w:p>
        </w:tc>
        <w:tc>
          <w:tcPr>
            <w:tcW w:w="1620" w:type="dxa"/>
            <w:gridSpan w:val="2"/>
            <w:shd w:val="clear" w:color="auto" w:fill="A6A6A6" w:themeFill="background1" w:themeFillShade="A6"/>
          </w:tcPr>
          <w:p w14:paraId="2C997E29"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4F249004" w14:textId="77777777" w:rsidTr="00BB198E">
        <w:trPr>
          <w:trHeight w:val="420"/>
        </w:trPr>
        <w:tc>
          <w:tcPr>
            <w:tcW w:w="2880" w:type="dxa"/>
            <w:shd w:val="clear" w:color="auto" w:fill="A6A6A6" w:themeFill="background1" w:themeFillShade="A6"/>
          </w:tcPr>
          <w:p w14:paraId="1B5B915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FISHRELEASELABEL </w:t>
            </w:r>
          </w:p>
        </w:tc>
        <w:tc>
          <w:tcPr>
            <w:tcW w:w="610" w:type="dxa"/>
            <w:shd w:val="clear" w:color="auto" w:fill="A6A6A6" w:themeFill="background1" w:themeFillShade="A6"/>
            <w:noWrap/>
            <w:vAlign w:val="center"/>
          </w:tcPr>
          <w:p w14:paraId="22E2E1F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75028448"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720" w:type="dxa"/>
            <w:shd w:val="clear" w:color="auto" w:fill="A6A6A6" w:themeFill="background1" w:themeFillShade="A6"/>
            <w:noWrap/>
            <w:vAlign w:val="center"/>
          </w:tcPr>
          <w:p w14:paraId="7C99C506"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900" w:type="dxa"/>
            <w:shd w:val="clear" w:color="auto" w:fill="A6A6A6" w:themeFill="background1" w:themeFillShade="A6"/>
            <w:noWrap/>
            <w:vAlign w:val="center"/>
          </w:tcPr>
          <w:p w14:paraId="32287596"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720" w:type="dxa"/>
            <w:shd w:val="clear" w:color="auto" w:fill="A6A6A6" w:themeFill="background1" w:themeFillShade="A6"/>
            <w:noWrap/>
            <w:vAlign w:val="center"/>
          </w:tcPr>
          <w:p w14:paraId="5533BF74"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V</w:t>
            </w:r>
          </w:p>
        </w:tc>
        <w:tc>
          <w:tcPr>
            <w:tcW w:w="740" w:type="dxa"/>
            <w:shd w:val="clear" w:color="auto" w:fill="A6A6A6" w:themeFill="background1" w:themeFillShade="A6"/>
            <w:noWrap/>
            <w:vAlign w:val="center"/>
          </w:tcPr>
          <w:p w14:paraId="3D449550" w14:textId="77777777" w:rsidR="009C7DDC" w:rsidRPr="009B04C6" w:rsidRDefault="009C7DDC" w:rsidP="00F21283">
            <w:pPr>
              <w:suppressAutoHyphens/>
              <w:jc w:val="center"/>
              <w:rPr>
                <w:rFonts w:ascii="Arial" w:hAnsi="Arial" w:cs="Arial"/>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0B21058B" w14:textId="77777777" w:rsidR="009C7DDC"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Emptied on New Version/Create</w:t>
            </w:r>
          </w:p>
          <w:p w14:paraId="0CDE530E" w14:textId="77777777" w:rsidR="009C7DDC" w:rsidRPr="00EB2E25" w:rsidRDefault="009C7DDC" w:rsidP="00F21283">
            <w:pPr>
              <w:suppressAutoHyphens/>
              <w:rPr>
                <w:rFonts w:ascii="Arial" w:eastAsia="SimSun" w:hAnsi="Arial" w:cs="Arial"/>
                <w:sz w:val="16"/>
                <w:szCs w:val="16"/>
                <w:lang w:eastAsia="zh-CN"/>
              </w:rPr>
            </w:pPr>
            <w:r>
              <w:rPr>
                <w:rFonts w:ascii="Arial" w:eastAsia="SimSun" w:hAnsi="Arial" w:cs="Arial"/>
                <w:sz w:val="16"/>
                <w:szCs w:val="16"/>
                <w:lang w:val="en-GB" w:eastAsia="zh-CN"/>
              </w:rPr>
              <w:t>Read-only</w:t>
            </w:r>
          </w:p>
        </w:tc>
        <w:tc>
          <w:tcPr>
            <w:tcW w:w="1620" w:type="dxa"/>
            <w:gridSpan w:val="2"/>
            <w:shd w:val="clear" w:color="auto" w:fill="A6A6A6" w:themeFill="background1" w:themeFillShade="A6"/>
          </w:tcPr>
          <w:p w14:paraId="48250458"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B26E15F" w14:textId="77777777" w:rsidTr="00BB198E">
        <w:trPr>
          <w:trHeight w:val="420"/>
        </w:trPr>
        <w:tc>
          <w:tcPr>
            <w:tcW w:w="2880" w:type="dxa"/>
            <w:shd w:val="clear" w:color="auto" w:fill="A6A6A6" w:themeFill="background1" w:themeFillShade="A6"/>
          </w:tcPr>
          <w:p w14:paraId="48B5C072"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DOC-LANGUAGE </w:t>
            </w:r>
          </w:p>
        </w:tc>
        <w:tc>
          <w:tcPr>
            <w:tcW w:w="610" w:type="dxa"/>
            <w:shd w:val="clear" w:color="auto" w:fill="A6A6A6" w:themeFill="background1" w:themeFillShade="A6"/>
            <w:noWrap/>
            <w:vAlign w:val="center"/>
          </w:tcPr>
          <w:p w14:paraId="7FA4AAD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6B3A89E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3FC9BC6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394ED3D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202230C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5AB53EC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690" w:type="dxa"/>
            <w:shd w:val="clear" w:color="auto" w:fill="A6A6A6" w:themeFill="background1" w:themeFillShade="A6"/>
          </w:tcPr>
          <w:p w14:paraId="7636D40D" w14:textId="77777777" w:rsidR="009C7DDC" w:rsidRPr="009B04C6" w:rsidRDefault="009C7DDC" w:rsidP="00F21283">
            <w:pPr>
              <w:suppressAutoHyphens/>
              <w:rPr>
                <w:rFonts w:ascii="Arial" w:eastAsia="SimSun" w:hAnsi="Arial" w:cs="Arial"/>
                <w:sz w:val="16"/>
                <w:szCs w:val="16"/>
                <w:lang w:val="en-GB" w:eastAsia="zh-CN"/>
              </w:rPr>
            </w:pPr>
            <w:r>
              <w:rPr>
                <w:rFonts w:ascii="Arial" w:eastAsia="SimSun" w:hAnsi="Arial" w:cs="Arial"/>
                <w:sz w:val="16"/>
                <w:szCs w:val="16"/>
                <w:lang w:val="en-GB" w:eastAsia="zh-CN"/>
              </w:rPr>
              <w:t>Read-only</w:t>
            </w:r>
          </w:p>
        </w:tc>
        <w:tc>
          <w:tcPr>
            <w:tcW w:w="1620" w:type="dxa"/>
            <w:gridSpan w:val="2"/>
            <w:shd w:val="clear" w:color="auto" w:fill="A6A6A6" w:themeFill="background1" w:themeFillShade="A6"/>
          </w:tcPr>
          <w:p w14:paraId="3071DC8D"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339416D7" w14:textId="77777777" w:rsidTr="00BB198E">
        <w:trPr>
          <w:trHeight w:val="420"/>
        </w:trPr>
        <w:tc>
          <w:tcPr>
            <w:tcW w:w="2880" w:type="dxa"/>
            <w:shd w:val="clear" w:color="auto" w:fill="A6A6A6" w:themeFill="background1" w:themeFillShade="A6"/>
          </w:tcPr>
          <w:p w14:paraId="3DA0AC5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FISHPUBSOURCELANGUAGES </w:t>
            </w:r>
          </w:p>
        </w:tc>
        <w:tc>
          <w:tcPr>
            <w:tcW w:w="610" w:type="dxa"/>
            <w:shd w:val="clear" w:color="auto" w:fill="A6A6A6" w:themeFill="background1" w:themeFillShade="A6"/>
            <w:noWrap/>
            <w:vAlign w:val="center"/>
          </w:tcPr>
          <w:p w14:paraId="57FF58B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79FC6F8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44E72B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3093C20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2F866CF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30E257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0BFAD0E"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val="en-GB" w:eastAsia="zh-CN"/>
              </w:rPr>
              <w:t>Emptied on New Version/Create/Publication</w:t>
            </w:r>
          </w:p>
        </w:tc>
        <w:tc>
          <w:tcPr>
            <w:tcW w:w="1620" w:type="dxa"/>
            <w:gridSpan w:val="2"/>
            <w:shd w:val="clear" w:color="auto" w:fill="A6A6A6" w:themeFill="background1" w:themeFillShade="A6"/>
          </w:tcPr>
          <w:p w14:paraId="345ECABA"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888BE46" w14:textId="77777777" w:rsidTr="00BB198E">
        <w:trPr>
          <w:trHeight w:val="420"/>
        </w:trPr>
        <w:tc>
          <w:tcPr>
            <w:tcW w:w="2880" w:type="dxa"/>
            <w:shd w:val="clear" w:color="auto" w:fill="A6A6A6" w:themeFill="background1" w:themeFillShade="A6"/>
          </w:tcPr>
          <w:p w14:paraId="533D04B4"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FSTATUS</w:t>
            </w:r>
            <w:r w:rsidRPr="009B04C6">
              <w:rPr>
                <w:rFonts w:ascii="Arial" w:hAnsi="Arial" w:cs="Arial"/>
                <w:b/>
                <w:bCs/>
                <w:lang w:eastAsia="nl-NL"/>
              </w:rPr>
              <w:t xml:space="preserve"> </w:t>
            </w:r>
          </w:p>
        </w:tc>
        <w:tc>
          <w:tcPr>
            <w:tcW w:w="610" w:type="dxa"/>
            <w:shd w:val="clear" w:color="auto" w:fill="A6A6A6" w:themeFill="background1" w:themeFillShade="A6"/>
            <w:noWrap/>
            <w:vAlign w:val="center"/>
          </w:tcPr>
          <w:p w14:paraId="66EA5BF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47D7B04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38929CE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6B9A7FE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212A3C1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6C4F9FB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690" w:type="dxa"/>
            <w:shd w:val="clear" w:color="auto" w:fill="A6A6A6" w:themeFill="background1" w:themeFillShade="A6"/>
          </w:tcPr>
          <w:p w14:paraId="45AED7CB"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nl-NL"/>
              </w:rPr>
              <w:t>Overwritten during Create.</w:t>
            </w:r>
            <w:r>
              <w:rPr>
                <w:rFonts w:ascii="Arial" w:eastAsia="SimSun" w:hAnsi="Arial" w:cs="Arial"/>
                <w:sz w:val="16"/>
                <w:szCs w:val="16"/>
                <w:lang w:eastAsia="nl-NL"/>
              </w:rPr>
              <w:t xml:space="preserve"> </w:t>
            </w:r>
            <w:proofErr w:type="spellStart"/>
            <w:r w:rsidRPr="009B04C6">
              <w:rPr>
                <w:rFonts w:ascii="Arial" w:eastAsia="SimSun" w:hAnsi="Arial" w:cs="Arial"/>
                <w:sz w:val="16"/>
                <w:szCs w:val="16"/>
                <w:lang w:eastAsia="nl-NL"/>
              </w:rPr>
              <w:t>NewVersion</w:t>
            </w:r>
            <w:proofErr w:type="spellEnd"/>
            <w:r w:rsidRPr="009B04C6">
              <w:rPr>
                <w:rFonts w:ascii="Arial" w:eastAsia="SimSun" w:hAnsi="Arial" w:cs="Arial"/>
                <w:sz w:val="16"/>
                <w:szCs w:val="16"/>
                <w:lang w:eastAsia="nl-NL"/>
              </w:rPr>
              <w:t xml:space="preserve"> with Initial status</w:t>
            </w:r>
          </w:p>
        </w:tc>
        <w:tc>
          <w:tcPr>
            <w:tcW w:w="1620" w:type="dxa"/>
            <w:gridSpan w:val="2"/>
            <w:shd w:val="clear" w:color="auto" w:fill="A6A6A6" w:themeFill="background1" w:themeFillShade="A6"/>
          </w:tcPr>
          <w:p w14:paraId="5F995618" w14:textId="77777777" w:rsidR="009C7DDC" w:rsidRPr="009B04C6" w:rsidRDefault="009C7DDC" w:rsidP="00F21283">
            <w:pPr>
              <w:suppressAutoHyphens/>
              <w:rPr>
                <w:rFonts w:ascii="Arial" w:eastAsia="SimSun" w:hAnsi="Arial" w:cs="Arial"/>
                <w:sz w:val="16"/>
                <w:szCs w:val="16"/>
                <w:lang w:eastAsia="nl-NL"/>
              </w:rPr>
            </w:pPr>
          </w:p>
        </w:tc>
      </w:tr>
      <w:tr w:rsidR="009C7DDC" w:rsidRPr="009B04C6" w14:paraId="451EE614" w14:textId="77777777" w:rsidTr="002B66BA">
        <w:trPr>
          <w:trHeight w:val="420"/>
        </w:trPr>
        <w:tc>
          <w:tcPr>
            <w:tcW w:w="2880" w:type="dxa"/>
            <w:shd w:val="clear" w:color="auto" w:fill="FFFFFF" w:themeFill="background1"/>
          </w:tcPr>
          <w:p w14:paraId="50F837F4" w14:textId="05481534" w:rsidR="009C7DDC" w:rsidRPr="00BB00ED" w:rsidRDefault="000C3937" w:rsidP="00F21283">
            <w:pPr>
              <w:pStyle w:val="Table-Text"/>
              <w:suppressAutoHyphens/>
              <w:rPr>
                <w:rFonts w:ascii="Arial" w:hAnsi="Arial" w:cs="Arial"/>
                <w:highlight w:val="yellow"/>
                <w:lang w:val="en-GB" w:eastAsia="nl-NL"/>
              </w:rPr>
            </w:pPr>
            <w:r w:rsidRPr="00BB00ED">
              <w:rPr>
                <w:rFonts w:ascii="Arial" w:hAnsi="Arial" w:cs="Arial"/>
                <w:highlight w:val="yellow"/>
                <w:lang w:val="en-GB" w:eastAsia="nl-NL"/>
              </w:rPr>
              <w:t>*</w:t>
            </w:r>
            <w:r w:rsidR="009C7DDC" w:rsidRPr="00BB00ED">
              <w:rPr>
                <w:rFonts w:ascii="Arial" w:hAnsi="Arial" w:cs="Arial"/>
                <w:highlight w:val="yellow"/>
                <w:lang w:val="en-GB" w:eastAsia="nl-NL"/>
              </w:rPr>
              <w:t xml:space="preserve">FAUTHOR </w:t>
            </w:r>
          </w:p>
        </w:tc>
        <w:tc>
          <w:tcPr>
            <w:tcW w:w="610" w:type="dxa"/>
            <w:shd w:val="clear" w:color="auto" w:fill="FFFFFF" w:themeFill="background1"/>
            <w:noWrap/>
            <w:vAlign w:val="center"/>
          </w:tcPr>
          <w:p w14:paraId="5D877224" w14:textId="77777777" w:rsidR="009C7DDC" w:rsidRPr="00BB00ED" w:rsidRDefault="009C7DDC" w:rsidP="00F21283">
            <w:pPr>
              <w:suppressAutoHyphens/>
              <w:jc w:val="center"/>
              <w:rPr>
                <w:rFonts w:ascii="Arial" w:eastAsia="SimSun" w:hAnsi="Arial" w:cs="Arial"/>
                <w:sz w:val="16"/>
                <w:szCs w:val="16"/>
                <w:highlight w:val="yellow"/>
                <w:lang w:val="nl-NL" w:eastAsia="zh-CN"/>
              </w:rPr>
            </w:pPr>
            <w:r w:rsidRPr="00BB00ED">
              <w:rPr>
                <w:rFonts w:ascii="Arial" w:eastAsia="SimSun" w:hAnsi="Arial" w:cs="Arial"/>
                <w:sz w:val="16"/>
                <w:szCs w:val="16"/>
                <w:highlight w:val="yellow"/>
                <w:lang w:val="nl-NL" w:eastAsia="zh-CN"/>
              </w:rPr>
              <w:t>-</w:t>
            </w:r>
          </w:p>
        </w:tc>
        <w:tc>
          <w:tcPr>
            <w:tcW w:w="540" w:type="dxa"/>
            <w:shd w:val="clear" w:color="auto" w:fill="FFFFFF" w:themeFill="background1"/>
            <w:noWrap/>
            <w:vAlign w:val="center"/>
          </w:tcPr>
          <w:p w14:paraId="3032BB80" w14:textId="77777777" w:rsidR="009C7DDC" w:rsidRPr="00BB00ED" w:rsidRDefault="009C7DDC" w:rsidP="00F21283">
            <w:pPr>
              <w:suppressAutoHyphens/>
              <w:jc w:val="center"/>
              <w:rPr>
                <w:rFonts w:ascii="Arial" w:eastAsia="SimSun" w:hAnsi="Arial" w:cs="Arial"/>
                <w:sz w:val="16"/>
                <w:szCs w:val="16"/>
                <w:highlight w:val="yellow"/>
                <w:lang w:val="nl-NL" w:eastAsia="zh-CN"/>
              </w:rPr>
            </w:pPr>
            <w:r w:rsidRPr="00BB00ED">
              <w:rPr>
                <w:rFonts w:ascii="Arial" w:eastAsia="SimSun" w:hAnsi="Arial" w:cs="Arial"/>
                <w:sz w:val="16"/>
                <w:szCs w:val="16"/>
                <w:highlight w:val="yellow"/>
                <w:lang w:val="nl-NL" w:eastAsia="zh-CN"/>
              </w:rPr>
              <w:t>W</w:t>
            </w:r>
          </w:p>
        </w:tc>
        <w:tc>
          <w:tcPr>
            <w:tcW w:w="720" w:type="dxa"/>
            <w:shd w:val="clear" w:color="auto" w:fill="FFFFFF" w:themeFill="background1"/>
            <w:noWrap/>
            <w:vAlign w:val="center"/>
          </w:tcPr>
          <w:p w14:paraId="254FF0F9" w14:textId="77777777" w:rsidR="009C7DDC" w:rsidRPr="00BB00ED" w:rsidRDefault="009C7DDC" w:rsidP="00F21283">
            <w:pPr>
              <w:suppressAutoHyphens/>
              <w:jc w:val="center"/>
              <w:rPr>
                <w:rFonts w:ascii="Arial" w:eastAsia="SimSun" w:hAnsi="Arial" w:cs="Arial"/>
                <w:sz w:val="16"/>
                <w:szCs w:val="16"/>
                <w:highlight w:val="yellow"/>
                <w:lang w:val="nl-NL" w:eastAsia="zh-CN"/>
              </w:rPr>
            </w:pPr>
            <w:r w:rsidRPr="00BB00ED">
              <w:rPr>
                <w:rFonts w:ascii="Arial" w:eastAsia="SimSun" w:hAnsi="Arial" w:cs="Arial"/>
                <w:sz w:val="16"/>
                <w:szCs w:val="16"/>
                <w:highlight w:val="yellow"/>
                <w:lang w:val="nl-NL" w:eastAsia="zh-CN"/>
              </w:rPr>
              <w:t>W</w:t>
            </w:r>
          </w:p>
        </w:tc>
        <w:tc>
          <w:tcPr>
            <w:tcW w:w="900" w:type="dxa"/>
            <w:shd w:val="clear" w:color="auto" w:fill="FFFFFF" w:themeFill="background1"/>
            <w:noWrap/>
            <w:vAlign w:val="center"/>
          </w:tcPr>
          <w:p w14:paraId="06DC4146" w14:textId="77777777" w:rsidR="009C7DDC" w:rsidRPr="00BB00ED" w:rsidRDefault="009C7DDC" w:rsidP="00F21283">
            <w:pPr>
              <w:suppressAutoHyphens/>
              <w:jc w:val="center"/>
              <w:rPr>
                <w:rFonts w:ascii="Arial" w:eastAsia="SimSun" w:hAnsi="Arial" w:cs="Arial"/>
                <w:sz w:val="16"/>
                <w:szCs w:val="16"/>
                <w:highlight w:val="yellow"/>
                <w:lang w:val="nl-NL" w:eastAsia="zh-CN"/>
              </w:rPr>
            </w:pPr>
            <w:r w:rsidRPr="00BB00ED">
              <w:rPr>
                <w:rFonts w:ascii="Arial" w:eastAsia="SimSun" w:hAnsi="Arial" w:cs="Arial"/>
                <w:sz w:val="16"/>
                <w:szCs w:val="16"/>
                <w:highlight w:val="yellow"/>
                <w:lang w:val="nl-NL" w:eastAsia="zh-CN"/>
              </w:rPr>
              <w:t>W</w:t>
            </w:r>
          </w:p>
        </w:tc>
        <w:tc>
          <w:tcPr>
            <w:tcW w:w="720" w:type="dxa"/>
            <w:shd w:val="clear" w:color="auto" w:fill="FFFFFF" w:themeFill="background1"/>
            <w:noWrap/>
            <w:vAlign w:val="center"/>
          </w:tcPr>
          <w:p w14:paraId="4AC0D27A" w14:textId="77777777" w:rsidR="009C7DDC" w:rsidRPr="00BB00ED" w:rsidRDefault="009C7DDC" w:rsidP="00F21283">
            <w:pPr>
              <w:suppressAutoHyphens/>
              <w:jc w:val="center"/>
              <w:rPr>
                <w:rFonts w:ascii="Arial" w:eastAsia="SimSun" w:hAnsi="Arial" w:cs="Arial"/>
                <w:sz w:val="16"/>
                <w:szCs w:val="16"/>
                <w:highlight w:val="yellow"/>
                <w:lang w:val="nl-NL" w:eastAsia="zh-CN"/>
              </w:rPr>
            </w:pPr>
            <w:r w:rsidRPr="00BB00ED">
              <w:rPr>
                <w:rFonts w:ascii="Arial" w:eastAsia="SimSun" w:hAnsi="Arial" w:cs="Arial"/>
                <w:sz w:val="16"/>
                <w:szCs w:val="16"/>
                <w:highlight w:val="yellow"/>
                <w:lang w:val="nl-NL" w:eastAsia="zh-CN"/>
              </w:rPr>
              <w:t>W</w:t>
            </w:r>
          </w:p>
        </w:tc>
        <w:tc>
          <w:tcPr>
            <w:tcW w:w="740" w:type="dxa"/>
            <w:shd w:val="clear" w:color="auto" w:fill="FFFFFF" w:themeFill="background1"/>
            <w:noWrap/>
            <w:vAlign w:val="center"/>
          </w:tcPr>
          <w:p w14:paraId="62576710" w14:textId="77777777" w:rsidR="009C7DDC" w:rsidRPr="00BB00ED" w:rsidRDefault="009C7DDC" w:rsidP="00F21283">
            <w:pPr>
              <w:suppressAutoHyphens/>
              <w:jc w:val="center"/>
              <w:rPr>
                <w:rFonts w:ascii="Arial" w:eastAsia="SimSun" w:hAnsi="Arial" w:cs="Arial"/>
                <w:sz w:val="16"/>
                <w:szCs w:val="16"/>
                <w:highlight w:val="yellow"/>
                <w:lang w:val="nl-NL" w:eastAsia="zh-CN"/>
              </w:rPr>
            </w:pPr>
            <w:r w:rsidRPr="00BB00ED">
              <w:rPr>
                <w:rFonts w:ascii="Arial" w:eastAsia="SimSun" w:hAnsi="Arial" w:cs="Arial"/>
                <w:sz w:val="16"/>
                <w:szCs w:val="16"/>
                <w:highlight w:val="yellow"/>
                <w:lang w:val="nl-NL" w:eastAsia="zh-CN"/>
              </w:rPr>
              <w:t>W</w:t>
            </w:r>
          </w:p>
        </w:tc>
        <w:tc>
          <w:tcPr>
            <w:tcW w:w="1690" w:type="dxa"/>
            <w:shd w:val="clear" w:color="auto" w:fill="FFFFFF" w:themeFill="background1"/>
          </w:tcPr>
          <w:p w14:paraId="4E19BB5C" w14:textId="77777777" w:rsidR="009C7DDC" w:rsidRPr="00BB00ED" w:rsidRDefault="009C7DDC" w:rsidP="00F21283">
            <w:pPr>
              <w:suppressAutoHyphens/>
              <w:rPr>
                <w:rFonts w:ascii="Arial" w:eastAsia="SimSun" w:hAnsi="Arial" w:cs="Arial"/>
                <w:sz w:val="16"/>
                <w:szCs w:val="16"/>
                <w:highlight w:val="yellow"/>
                <w:lang w:eastAsia="zh-CN"/>
              </w:rPr>
            </w:pPr>
            <w:r w:rsidRPr="00BB00ED">
              <w:rPr>
                <w:rFonts w:ascii="Arial" w:eastAsia="SimSun" w:hAnsi="Arial" w:cs="Arial"/>
                <w:sz w:val="16"/>
                <w:szCs w:val="16"/>
                <w:highlight w:val="yellow"/>
                <w:lang w:eastAsia="zh-CN"/>
              </w:rPr>
              <w:t>Overwritten during New Version/Create/Overwrite with current user</w:t>
            </w:r>
          </w:p>
          <w:p w14:paraId="4C359D80" w14:textId="44B840E9" w:rsidR="009C7DDC" w:rsidRPr="00BB00ED" w:rsidRDefault="009C7DDC" w:rsidP="002B66BA">
            <w:pPr>
              <w:suppressAutoHyphens/>
              <w:rPr>
                <w:rFonts w:ascii="Arial" w:eastAsia="SimSun" w:hAnsi="Arial" w:cs="Arial"/>
                <w:sz w:val="16"/>
                <w:szCs w:val="16"/>
                <w:highlight w:val="yellow"/>
                <w:lang w:eastAsia="zh-CN"/>
              </w:rPr>
            </w:pPr>
            <w:r w:rsidRPr="00BB00ED">
              <w:rPr>
                <w:rFonts w:ascii="Arial" w:eastAsia="SimSun" w:hAnsi="Arial" w:cs="Arial"/>
                <w:sz w:val="16"/>
                <w:szCs w:val="16"/>
                <w:highlight w:val="yellow"/>
                <w:lang w:eastAsia="zh-CN"/>
              </w:rPr>
              <w:t xml:space="preserve">Selected from </w:t>
            </w:r>
            <w:r w:rsidR="002B66BA">
              <w:rPr>
                <w:rFonts w:ascii="Arial" w:eastAsia="SimSun" w:hAnsi="Arial" w:cs="Arial"/>
                <w:sz w:val="16"/>
                <w:szCs w:val="16"/>
                <w:highlight w:val="yellow"/>
                <w:lang w:eastAsia="zh-CN"/>
              </w:rPr>
              <w:t xml:space="preserve">Technical </w:t>
            </w:r>
            <w:r w:rsidRPr="00BB00ED">
              <w:rPr>
                <w:rFonts w:ascii="Arial" w:eastAsia="SimSun" w:hAnsi="Arial" w:cs="Arial"/>
                <w:sz w:val="16"/>
                <w:szCs w:val="16"/>
                <w:highlight w:val="yellow"/>
                <w:lang w:eastAsia="zh-CN"/>
              </w:rPr>
              <w:t>Author, roles</w:t>
            </w:r>
          </w:p>
        </w:tc>
        <w:tc>
          <w:tcPr>
            <w:tcW w:w="1620" w:type="dxa"/>
            <w:gridSpan w:val="2"/>
            <w:shd w:val="clear" w:color="auto" w:fill="FFFFFF" w:themeFill="background1"/>
          </w:tcPr>
          <w:p w14:paraId="3FE8129D" w14:textId="287A9B39" w:rsidR="009C7DDC" w:rsidRPr="009B04C6" w:rsidRDefault="00BB00ED" w:rsidP="00F21283">
            <w:pPr>
              <w:suppressAutoHyphens/>
              <w:rPr>
                <w:rFonts w:ascii="Arial" w:eastAsia="SimSun" w:hAnsi="Arial" w:cs="Arial"/>
                <w:sz w:val="16"/>
                <w:szCs w:val="16"/>
                <w:lang w:eastAsia="zh-CN"/>
              </w:rPr>
            </w:pPr>
            <w:r w:rsidRPr="005C778C">
              <w:rPr>
                <w:rFonts w:ascii="Arial" w:eastAsia="SimSun" w:hAnsi="Arial" w:cs="Arial"/>
                <w:sz w:val="16"/>
                <w:szCs w:val="16"/>
                <w:highlight w:val="yellow"/>
                <w:lang w:eastAsia="zh-CN"/>
              </w:rPr>
              <w:t>Change Label to Technical Author everywhere in the UI</w:t>
            </w:r>
          </w:p>
        </w:tc>
      </w:tr>
      <w:tr w:rsidR="009C7DDC" w:rsidRPr="009B04C6" w14:paraId="5ABA5085" w14:textId="77777777" w:rsidTr="00BB198E">
        <w:trPr>
          <w:trHeight w:val="420"/>
        </w:trPr>
        <w:tc>
          <w:tcPr>
            <w:tcW w:w="2880" w:type="dxa"/>
            <w:shd w:val="clear" w:color="auto" w:fill="auto"/>
          </w:tcPr>
          <w:p w14:paraId="4D6D6D53" w14:textId="6CB198C1" w:rsidR="009C7DDC" w:rsidRPr="00150767" w:rsidRDefault="002B66BA" w:rsidP="00150767">
            <w:pPr>
              <w:pStyle w:val="Table-Text"/>
              <w:suppressAutoHyphens/>
              <w:rPr>
                <w:rFonts w:ascii="Arial" w:hAnsi="Arial" w:cs="Arial"/>
                <w:highlight w:val="yellow"/>
                <w:lang w:eastAsia="nl-NL"/>
              </w:rPr>
            </w:pPr>
            <w:r w:rsidRPr="00150767">
              <w:rPr>
                <w:rFonts w:ascii="Arial" w:hAnsi="Arial" w:cs="Arial"/>
                <w:highlight w:val="yellow"/>
                <w:lang w:val="en-GB" w:eastAsia="nl-NL"/>
              </w:rPr>
              <w:t xml:space="preserve"> </w:t>
            </w:r>
            <w:r w:rsidR="00150767" w:rsidRPr="00150767">
              <w:rPr>
                <w:rFonts w:ascii="Arial" w:hAnsi="Arial" w:cs="Arial"/>
                <w:highlight w:val="yellow"/>
                <w:lang w:val="en-GB" w:eastAsia="nl-NL"/>
              </w:rPr>
              <w:t>FREVIEWER</w:t>
            </w:r>
          </w:p>
        </w:tc>
        <w:tc>
          <w:tcPr>
            <w:tcW w:w="610" w:type="dxa"/>
            <w:shd w:val="clear" w:color="auto" w:fill="FFFF99"/>
            <w:noWrap/>
            <w:vAlign w:val="center"/>
          </w:tcPr>
          <w:p w14:paraId="7A07DDBE" w14:textId="77777777" w:rsidR="009C7DDC" w:rsidRPr="00150767" w:rsidRDefault="009C7DDC" w:rsidP="00F21283">
            <w:pPr>
              <w:suppressAutoHyphens/>
              <w:jc w:val="center"/>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w:t>
            </w:r>
          </w:p>
        </w:tc>
        <w:tc>
          <w:tcPr>
            <w:tcW w:w="540" w:type="dxa"/>
            <w:shd w:val="clear" w:color="auto" w:fill="auto"/>
            <w:noWrap/>
            <w:vAlign w:val="center"/>
          </w:tcPr>
          <w:p w14:paraId="1AD2C500" w14:textId="77777777" w:rsidR="009C7DDC" w:rsidRPr="00150767" w:rsidRDefault="009C7DDC" w:rsidP="00F21283">
            <w:pPr>
              <w:suppressAutoHyphens/>
              <w:jc w:val="center"/>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W</w:t>
            </w:r>
          </w:p>
        </w:tc>
        <w:tc>
          <w:tcPr>
            <w:tcW w:w="720" w:type="dxa"/>
            <w:shd w:val="clear" w:color="auto" w:fill="FFFF99"/>
            <w:noWrap/>
            <w:vAlign w:val="center"/>
          </w:tcPr>
          <w:p w14:paraId="22DC57F6" w14:textId="77777777" w:rsidR="009C7DDC" w:rsidRPr="00150767" w:rsidRDefault="009C7DDC" w:rsidP="00F21283">
            <w:pPr>
              <w:suppressAutoHyphens/>
              <w:jc w:val="center"/>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W</w:t>
            </w:r>
          </w:p>
        </w:tc>
        <w:tc>
          <w:tcPr>
            <w:tcW w:w="900" w:type="dxa"/>
            <w:shd w:val="clear" w:color="auto" w:fill="auto"/>
            <w:noWrap/>
            <w:vAlign w:val="center"/>
          </w:tcPr>
          <w:p w14:paraId="7A272C5D" w14:textId="77777777" w:rsidR="009C7DDC" w:rsidRPr="00150767" w:rsidRDefault="009C7DDC" w:rsidP="00F21283">
            <w:pPr>
              <w:suppressAutoHyphens/>
              <w:jc w:val="center"/>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W</w:t>
            </w:r>
          </w:p>
        </w:tc>
        <w:tc>
          <w:tcPr>
            <w:tcW w:w="720" w:type="dxa"/>
            <w:shd w:val="clear" w:color="auto" w:fill="FFFF99"/>
            <w:noWrap/>
            <w:vAlign w:val="center"/>
          </w:tcPr>
          <w:p w14:paraId="4BDDEE3C" w14:textId="77777777" w:rsidR="009C7DDC" w:rsidRPr="00150767" w:rsidRDefault="009C7DDC" w:rsidP="00F21283">
            <w:pPr>
              <w:suppressAutoHyphens/>
              <w:jc w:val="center"/>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W</w:t>
            </w:r>
          </w:p>
        </w:tc>
        <w:tc>
          <w:tcPr>
            <w:tcW w:w="740" w:type="dxa"/>
            <w:shd w:val="clear" w:color="auto" w:fill="auto"/>
            <w:noWrap/>
            <w:vAlign w:val="center"/>
          </w:tcPr>
          <w:p w14:paraId="1C0956C8" w14:textId="77777777" w:rsidR="009C7DDC" w:rsidRPr="00150767" w:rsidRDefault="009C7DDC" w:rsidP="00F21283">
            <w:pPr>
              <w:suppressAutoHyphens/>
              <w:jc w:val="center"/>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W</w:t>
            </w:r>
          </w:p>
        </w:tc>
        <w:tc>
          <w:tcPr>
            <w:tcW w:w="1690" w:type="dxa"/>
            <w:shd w:val="clear" w:color="auto" w:fill="FFFF99"/>
          </w:tcPr>
          <w:p w14:paraId="2D52E81C" w14:textId="0F6D9B9D" w:rsidR="009C7DDC" w:rsidRPr="00150767" w:rsidRDefault="009C7DDC" w:rsidP="00F21283">
            <w:pPr>
              <w:suppressAutoHyphens/>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 xml:space="preserve">Selected from </w:t>
            </w:r>
            <w:r w:rsidR="0041597C" w:rsidRPr="00150767">
              <w:rPr>
                <w:rFonts w:ascii="Arial" w:eastAsia="SimSun" w:hAnsi="Arial" w:cs="Arial"/>
                <w:sz w:val="16"/>
                <w:szCs w:val="16"/>
                <w:highlight w:val="yellow"/>
                <w:lang w:val="en-GB" w:eastAsia="zh-CN"/>
              </w:rPr>
              <w:t>TECHNICALREVIEWER</w:t>
            </w:r>
            <w:r w:rsidR="0041597C" w:rsidRPr="00150767">
              <w:rPr>
                <w:rFonts w:ascii="Arial" w:eastAsia="SimSun" w:hAnsi="Arial" w:cs="Arial"/>
                <w:sz w:val="16"/>
                <w:szCs w:val="16"/>
                <w:highlight w:val="yellow"/>
                <w:lang w:val="nl-NL" w:eastAsia="zh-CN"/>
              </w:rPr>
              <w:t xml:space="preserve"> </w:t>
            </w:r>
            <w:r w:rsidRPr="00150767">
              <w:rPr>
                <w:rFonts w:ascii="Arial" w:eastAsia="SimSun" w:hAnsi="Arial" w:cs="Arial"/>
                <w:sz w:val="16"/>
                <w:szCs w:val="16"/>
                <w:highlight w:val="yellow"/>
                <w:lang w:val="nl-NL" w:eastAsia="zh-CN"/>
              </w:rPr>
              <w:t>role</w:t>
            </w:r>
          </w:p>
        </w:tc>
        <w:tc>
          <w:tcPr>
            <w:tcW w:w="1620" w:type="dxa"/>
            <w:gridSpan w:val="2"/>
          </w:tcPr>
          <w:p w14:paraId="609F4F83" w14:textId="743E1B79" w:rsidR="009C7DDC" w:rsidRPr="00150767" w:rsidRDefault="0041597C" w:rsidP="00F21283">
            <w:pPr>
              <w:suppressAutoHyphens/>
              <w:rPr>
                <w:rFonts w:ascii="Arial" w:eastAsia="SimSun" w:hAnsi="Arial" w:cs="Arial"/>
                <w:sz w:val="16"/>
                <w:szCs w:val="16"/>
                <w:highlight w:val="yellow"/>
                <w:lang w:val="nl-NL" w:eastAsia="zh-CN"/>
              </w:rPr>
            </w:pPr>
            <w:r w:rsidRPr="00150767">
              <w:rPr>
                <w:rFonts w:ascii="Arial" w:eastAsia="SimSun" w:hAnsi="Arial" w:cs="Arial"/>
                <w:sz w:val="16"/>
                <w:szCs w:val="16"/>
                <w:highlight w:val="yellow"/>
                <w:lang w:val="nl-NL" w:eastAsia="zh-CN"/>
              </w:rPr>
              <w:t>C</w:t>
            </w:r>
            <w:r w:rsidR="00150767">
              <w:rPr>
                <w:rFonts w:ascii="Arial" w:eastAsia="SimSun" w:hAnsi="Arial" w:cs="Arial"/>
                <w:sz w:val="16"/>
                <w:szCs w:val="16"/>
                <w:highlight w:val="yellow"/>
                <w:lang w:val="nl-NL" w:eastAsia="zh-CN"/>
              </w:rPr>
              <w:t>hange label in the  UI</w:t>
            </w:r>
          </w:p>
        </w:tc>
      </w:tr>
      <w:tr w:rsidR="009C7DDC" w:rsidRPr="009B04C6" w14:paraId="2CABB17E" w14:textId="77777777" w:rsidTr="00BB198E">
        <w:trPr>
          <w:trHeight w:val="420"/>
        </w:trPr>
        <w:tc>
          <w:tcPr>
            <w:tcW w:w="2880" w:type="dxa"/>
            <w:tcBorders>
              <w:bottom w:val="single" w:sz="4" w:space="0" w:color="auto"/>
            </w:tcBorders>
            <w:shd w:val="clear" w:color="auto" w:fill="auto"/>
          </w:tcPr>
          <w:p w14:paraId="38AFE8C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FTRANSLATOR</w:t>
            </w:r>
            <w:r w:rsidRPr="009B04C6">
              <w:rPr>
                <w:rFonts w:ascii="Arial" w:hAnsi="Arial" w:cs="Arial"/>
                <w:b/>
                <w:bCs/>
                <w:lang w:eastAsia="nl-NL"/>
              </w:rPr>
              <w:t xml:space="preserve"> </w:t>
            </w:r>
          </w:p>
        </w:tc>
        <w:tc>
          <w:tcPr>
            <w:tcW w:w="610" w:type="dxa"/>
            <w:tcBorders>
              <w:bottom w:val="single" w:sz="4" w:space="0" w:color="auto"/>
            </w:tcBorders>
            <w:shd w:val="clear" w:color="auto" w:fill="FFFF99"/>
            <w:noWrap/>
            <w:vAlign w:val="center"/>
          </w:tcPr>
          <w:p w14:paraId="4F826B7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tcBorders>
              <w:bottom w:val="single" w:sz="4" w:space="0" w:color="auto"/>
            </w:tcBorders>
            <w:shd w:val="clear" w:color="auto" w:fill="auto"/>
            <w:noWrap/>
            <w:vAlign w:val="center"/>
          </w:tcPr>
          <w:p w14:paraId="5962A00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tcBorders>
              <w:bottom w:val="single" w:sz="4" w:space="0" w:color="auto"/>
            </w:tcBorders>
            <w:shd w:val="clear" w:color="auto" w:fill="FFFF99"/>
            <w:noWrap/>
            <w:vAlign w:val="center"/>
          </w:tcPr>
          <w:p w14:paraId="37A1416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tcBorders>
              <w:bottom w:val="single" w:sz="4" w:space="0" w:color="auto"/>
            </w:tcBorders>
            <w:shd w:val="clear" w:color="auto" w:fill="auto"/>
            <w:noWrap/>
            <w:vAlign w:val="center"/>
          </w:tcPr>
          <w:p w14:paraId="4056A34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tcBorders>
              <w:bottom w:val="single" w:sz="4" w:space="0" w:color="auto"/>
            </w:tcBorders>
            <w:shd w:val="clear" w:color="auto" w:fill="FFFF99"/>
            <w:noWrap/>
            <w:vAlign w:val="center"/>
          </w:tcPr>
          <w:p w14:paraId="56C2774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tcBorders>
              <w:bottom w:val="single" w:sz="4" w:space="0" w:color="auto"/>
            </w:tcBorders>
            <w:shd w:val="clear" w:color="auto" w:fill="auto"/>
            <w:noWrap/>
            <w:vAlign w:val="center"/>
          </w:tcPr>
          <w:p w14:paraId="7D66467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690" w:type="dxa"/>
            <w:tcBorders>
              <w:bottom w:val="single" w:sz="4" w:space="0" w:color="auto"/>
            </w:tcBorders>
            <w:shd w:val="clear" w:color="auto" w:fill="FFFF99"/>
          </w:tcPr>
          <w:p w14:paraId="57A9359D" w14:textId="77777777" w:rsidR="009C7DDC" w:rsidRPr="009B04C6" w:rsidRDefault="009C7DDC" w:rsidP="00F21283">
            <w:pPr>
              <w:suppressAutoHyphens/>
              <w:rPr>
                <w:rFonts w:ascii="Arial" w:eastAsia="SimSun" w:hAnsi="Arial" w:cs="Arial"/>
                <w:sz w:val="16"/>
                <w:szCs w:val="16"/>
                <w:lang w:val="nl-NL" w:eastAsia="zh-CN"/>
              </w:rPr>
            </w:pPr>
            <w:r w:rsidRPr="009B04C6">
              <w:rPr>
                <w:rFonts w:ascii="Arial" w:eastAsia="SimSun" w:hAnsi="Arial" w:cs="Arial"/>
                <w:sz w:val="16"/>
                <w:szCs w:val="16"/>
                <w:lang w:val="nl-NL" w:eastAsia="zh-CN"/>
              </w:rPr>
              <w:t>Selected from Translator role</w:t>
            </w:r>
          </w:p>
        </w:tc>
        <w:tc>
          <w:tcPr>
            <w:tcW w:w="1620" w:type="dxa"/>
            <w:gridSpan w:val="2"/>
            <w:tcBorders>
              <w:bottom w:val="single" w:sz="4" w:space="0" w:color="auto"/>
            </w:tcBorders>
          </w:tcPr>
          <w:p w14:paraId="117ABCDA" w14:textId="77777777" w:rsidR="009C7DDC" w:rsidRPr="009B04C6" w:rsidRDefault="009C7DDC" w:rsidP="00F21283">
            <w:pPr>
              <w:suppressAutoHyphens/>
              <w:rPr>
                <w:rFonts w:ascii="Arial" w:eastAsia="SimSun" w:hAnsi="Arial" w:cs="Arial"/>
                <w:sz w:val="16"/>
                <w:szCs w:val="16"/>
                <w:lang w:val="nl-NL" w:eastAsia="zh-CN"/>
              </w:rPr>
            </w:pPr>
          </w:p>
        </w:tc>
      </w:tr>
      <w:tr w:rsidR="009C7DDC" w:rsidRPr="009B04C6" w14:paraId="49B49CD5" w14:textId="77777777" w:rsidTr="00BB198E">
        <w:trPr>
          <w:trHeight w:val="420"/>
        </w:trPr>
        <w:tc>
          <w:tcPr>
            <w:tcW w:w="2880" w:type="dxa"/>
            <w:shd w:val="clear" w:color="auto" w:fill="A6A6A6" w:themeFill="background1" w:themeFillShade="A6"/>
          </w:tcPr>
          <w:p w14:paraId="51C4EE63"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FRESOLUTION</w:t>
            </w:r>
          </w:p>
        </w:tc>
        <w:tc>
          <w:tcPr>
            <w:tcW w:w="610" w:type="dxa"/>
            <w:shd w:val="clear" w:color="auto" w:fill="A6A6A6" w:themeFill="background1" w:themeFillShade="A6"/>
            <w:noWrap/>
            <w:vAlign w:val="center"/>
          </w:tcPr>
          <w:p w14:paraId="0AFA2DF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3AC2736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0D267B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32E10EB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7EFEC11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0E42B98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0D3EA46" w14:textId="77777777" w:rsidR="009C7DDC" w:rsidRPr="009B04C6" w:rsidRDefault="009C7DDC" w:rsidP="00F21283">
            <w:pPr>
              <w:suppressAutoHyphens/>
              <w:rPr>
                <w:rFonts w:ascii="Arial" w:eastAsia="SimSun" w:hAnsi="Arial" w:cs="Arial"/>
                <w:sz w:val="16"/>
                <w:szCs w:val="16"/>
                <w:lang w:val="en-GB" w:eastAsia="zh-CN"/>
              </w:rPr>
            </w:pPr>
            <w:r>
              <w:rPr>
                <w:rFonts w:ascii="Arial" w:eastAsia="SimSun" w:hAnsi="Arial" w:cs="Arial"/>
                <w:sz w:val="16"/>
                <w:szCs w:val="16"/>
                <w:lang w:val="en-GB" w:eastAsia="zh-CN"/>
              </w:rPr>
              <w:t>Read-only</w:t>
            </w:r>
          </w:p>
        </w:tc>
        <w:tc>
          <w:tcPr>
            <w:tcW w:w="1620" w:type="dxa"/>
            <w:gridSpan w:val="2"/>
            <w:shd w:val="clear" w:color="auto" w:fill="A6A6A6" w:themeFill="background1" w:themeFillShade="A6"/>
          </w:tcPr>
          <w:p w14:paraId="4CCF59CB"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66A7F48C" w14:textId="77777777" w:rsidTr="00BB198E">
        <w:trPr>
          <w:trHeight w:val="420"/>
        </w:trPr>
        <w:tc>
          <w:tcPr>
            <w:tcW w:w="2880" w:type="dxa"/>
            <w:shd w:val="clear" w:color="auto" w:fill="A6A6A6" w:themeFill="background1" w:themeFillShade="A6"/>
          </w:tcPr>
          <w:p w14:paraId="30F17A49"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FISHREQUIREDRESOLUTIONS</w:t>
            </w:r>
          </w:p>
        </w:tc>
        <w:tc>
          <w:tcPr>
            <w:tcW w:w="610" w:type="dxa"/>
            <w:shd w:val="clear" w:color="auto" w:fill="A6A6A6" w:themeFill="background1" w:themeFillShade="A6"/>
            <w:noWrap/>
            <w:vAlign w:val="center"/>
          </w:tcPr>
          <w:p w14:paraId="3AED135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V</w:t>
            </w:r>
          </w:p>
        </w:tc>
        <w:tc>
          <w:tcPr>
            <w:tcW w:w="540" w:type="dxa"/>
            <w:shd w:val="clear" w:color="auto" w:fill="A6A6A6" w:themeFill="background1" w:themeFillShade="A6"/>
            <w:noWrap/>
            <w:vAlign w:val="center"/>
          </w:tcPr>
          <w:p w14:paraId="340CD69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B921A3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5F05111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06C858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3E4B696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E177AB1"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Mandatory on New Version/Create</w:t>
            </w:r>
          </w:p>
          <w:p w14:paraId="15CAD62F"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Read-only on Update</w:t>
            </w:r>
          </w:p>
        </w:tc>
        <w:tc>
          <w:tcPr>
            <w:tcW w:w="1620" w:type="dxa"/>
            <w:gridSpan w:val="2"/>
            <w:shd w:val="clear" w:color="auto" w:fill="A6A6A6" w:themeFill="background1" w:themeFillShade="A6"/>
          </w:tcPr>
          <w:p w14:paraId="2187828C"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426DBB7B" w14:textId="77777777" w:rsidTr="00BB198E">
        <w:trPr>
          <w:trHeight w:val="420"/>
        </w:trPr>
        <w:tc>
          <w:tcPr>
            <w:tcW w:w="2880" w:type="dxa"/>
            <w:shd w:val="clear" w:color="auto" w:fill="A6A6A6" w:themeFill="background1" w:themeFillShade="A6"/>
          </w:tcPr>
          <w:p w14:paraId="545D87D5"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lastRenderedPageBreak/>
              <w:t xml:space="preserve">FSOURCELANGUAGE </w:t>
            </w:r>
          </w:p>
        </w:tc>
        <w:tc>
          <w:tcPr>
            <w:tcW w:w="610" w:type="dxa"/>
            <w:shd w:val="clear" w:color="auto" w:fill="A6A6A6" w:themeFill="background1" w:themeFillShade="A6"/>
            <w:noWrap/>
            <w:vAlign w:val="center"/>
          </w:tcPr>
          <w:p w14:paraId="2330E29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2571065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7C0CB80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0EFDCE6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39E2F1E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5266C0C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4AFF2D72" w14:textId="77777777" w:rsidR="009C7DDC" w:rsidRPr="009B04C6" w:rsidRDefault="009C7DDC" w:rsidP="00F21283">
            <w:pPr>
              <w:suppressAutoHyphens/>
              <w:rPr>
                <w:rFonts w:ascii="Arial" w:eastAsia="SimSun" w:hAnsi="Arial" w:cs="Arial"/>
                <w:sz w:val="16"/>
                <w:szCs w:val="16"/>
                <w:lang w:val="en-GB" w:eastAsia="zh-CN"/>
              </w:rPr>
            </w:pPr>
            <w:r>
              <w:rPr>
                <w:rFonts w:ascii="Arial" w:eastAsia="SimSun" w:hAnsi="Arial" w:cs="Arial"/>
                <w:sz w:val="16"/>
                <w:szCs w:val="16"/>
                <w:lang w:val="en-GB" w:eastAsia="zh-CN"/>
              </w:rPr>
              <w:t>Read-only</w:t>
            </w:r>
          </w:p>
        </w:tc>
        <w:tc>
          <w:tcPr>
            <w:tcW w:w="1620" w:type="dxa"/>
            <w:gridSpan w:val="2"/>
            <w:shd w:val="clear" w:color="auto" w:fill="A6A6A6" w:themeFill="background1" w:themeFillShade="A6"/>
          </w:tcPr>
          <w:p w14:paraId="3A7F585D"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2EC618E1" w14:textId="77777777" w:rsidTr="00BB198E">
        <w:trPr>
          <w:trHeight w:val="420"/>
        </w:trPr>
        <w:tc>
          <w:tcPr>
            <w:tcW w:w="2880" w:type="dxa"/>
            <w:shd w:val="clear" w:color="auto" w:fill="A6A6A6" w:themeFill="background1" w:themeFillShade="A6"/>
          </w:tcPr>
          <w:p w14:paraId="06BE336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 xml:space="preserve">FCOMMENTS </w:t>
            </w:r>
          </w:p>
        </w:tc>
        <w:tc>
          <w:tcPr>
            <w:tcW w:w="610" w:type="dxa"/>
            <w:shd w:val="clear" w:color="auto" w:fill="A6A6A6" w:themeFill="background1" w:themeFillShade="A6"/>
            <w:noWrap/>
            <w:vAlign w:val="center"/>
          </w:tcPr>
          <w:p w14:paraId="49C6C87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6A05531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6951C61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012847C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0157643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10AC0BD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34EFA21"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Emptied on New version/Create</w:t>
            </w:r>
          </w:p>
        </w:tc>
        <w:tc>
          <w:tcPr>
            <w:tcW w:w="1620" w:type="dxa"/>
            <w:gridSpan w:val="2"/>
            <w:shd w:val="clear" w:color="auto" w:fill="A6A6A6" w:themeFill="background1" w:themeFillShade="A6"/>
          </w:tcPr>
          <w:p w14:paraId="77DE85F6"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3B949150" w14:textId="77777777" w:rsidTr="00BB198E">
        <w:trPr>
          <w:trHeight w:val="420"/>
        </w:trPr>
        <w:tc>
          <w:tcPr>
            <w:tcW w:w="2880" w:type="dxa"/>
            <w:shd w:val="clear" w:color="auto" w:fill="A6A6A6" w:themeFill="background1" w:themeFillShade="A6"/>
          </w:tcPr>
          <w:p w14:paraId="00B53E3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 xml:space="preserve">CHECKED-OUT-BY </w:t>
            </w:r>
          </w:p>
        </w:tc>
        <w:tc>
          <w:tcPr>
            <w:tcW w:w="610" w:type="dxa"/>
            <w:shd w:val="clear" w:color="auto" w:fill="A6A6A6" w:themeFill="background1" w:themeFillShade="A6"/>
            <w:noWrap/>
            <w:vAlign w:val="center"/>
          </w:tcPr>
          <w:p w14:paraId="441F981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0B1AB6B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1ADFB82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13A7D8A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292F5284"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177D4F3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690" w:type="dxa"/>
            <w:shd w:val="clear" w:color="auto" w:fill="A6A6A6" w:themeFill="background1" w:themeFillShade="A6"/>
          </w:tcPr>
          <w:p w14:paraId="3D55EDB1"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248C75EB"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DB105B6" w14:textId="77777777" w:rsidTr="00BB198E">
        <w:trPr>
          <w:trHeight w:val="420"/>
        </w:trPr>
        <w:tc>
          <w:tcPr>
            <w:tcW w:w="2880" w:type="dxa"/>
            <w:shd w:val="clear" w:color="auto" w:fill="A6A6A6" w:themeFill="background1" w:themeFillShade="A6"/>
          </w:tcPr>
          <w:p w14:paraId="4D9774D7"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FISHLASTMODIFIEDBY</w:t>
            </w:r>
          </w:p>
        </w:tc>
        <w:tc>
          <w:tcPr>
            <w:tcW w:w="610" w:type="dxa"/>
            <w:shd w:val="clear" w:color="auto" w:fill="A6A6A6" w:themeFill="background1" w:themeFillShade="A6"/>
            <w:noWrap/>
            <w:vAlign w:val="center"/>
          </w:tcPr>
          <w:p w14:paraId="466A409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753C843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2DA94E5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532FD63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6D390D8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40C924A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690" w:type="dxa"/>
            <w:shd w:val="clear" w:color="auto" w:fill="A6A6A6" w:themeFill="background1" w:themeFillShade="A6"/>
          </w:tcPr>
          <w:p w14:paraId="7F8FD316"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4BA1EA94" w14:textId="77777777" w:rsidR="009C7DDC" w:rsidRPr="009B04C6" w:rsidRDefault="009C7DDC" w:rsidP="00F21283">
            <w:pPr>
              <w:suppressAutoHyphens/>
              <w:rPr>
                <w:rFonts w:ascii="Arial" w:eastAsia="SimSun" w:hAnsi="Arial" w:cs="Arial"/>
                <w:sz w:val="16"/>
                <w:szCs w:val="16"/>
                <w:lang w:eastAsia="zh-CN"/>
              </w:rPr>
            </w:pPr>
          </w:p>
        </w:tc>
      </w:tr>
      <w:tr w:rsidR="009C7DDC" w:rsidRPr="009B04C6" w14:paraId="20F84818" w14:textId="77777777" w:rsidTr="00BB198E">
        <w:trPr>
          <w:trHeight w:val="420"/>
        </w:trPr>
        <w:tc>
          <w:tcPr>
            <w:tcW w:w="2880" w:type="dxa"/>
            <w:shd w:val="clear" w:color="auto" w:fill="A6A6A6" w:themeFill="background1" w:themeFillShade="A6"/>
          </w:tcPr>
          <w:p w14:paraId="2B34D7B5"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FISHWORDCOUNT</w:t>
            </w:r>
          </w:p>
        </w:tc>
        <w:tc>
          <w:tcPr>
            <w:tcW w:w="610" w:type="dxa"/>
            <w:shd w:val="clear" w:color="auto" w:fill="A6A6A6" w:themeFill="background1" w:themeFillShade="A6"/>
            <w:noWrap/>
            <w:vAlign w:val="center"/>
          </w:tcPr>
          <w:p w14:paraId="2544044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3D64391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48EEC40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0AE4165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B3AE05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4CBDAC1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2380E96B"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238784A4" w14:textId="77777777" w:rsidR="009C7DDC" w:rsidRPr="009B04C6" w:rsidRDefault="009C7DDC" w:rsidP="00F21283">
            <w:pPr>
              <w:suppressAutoHyphens/>
              <w:rPr>
                <w:rFonts w:ascii="Arial" w:eastAsia="SimSun" w:hAnsi="Arial" w:cs="Arial"/>
                <w:sz w:val="16"/>
                <w:szCs w:val="16"/>
                <w:highlight w:val="yellow"/>
                <w:lang w:eastAsia="zh-CN"/>
              </w:rPr>
            </w:pPr>
          </w:p>
        </w:tc>
      </w:tr>
      <w:tr w:rsidR="009C7DDC" w:rsidRPr="009B04C6" w14:paraId="15947F63" w14:textId="77777777" w:rsidTr="00BB198E">
        <w:trPr>
          <w:trHeight w:val="420"/>
        </w:trPr>
        <w:tc>
          <w:tcPr>
            <w:tcW w:w="2880" w:type="dxa"/>
            <w:shd w:val="clear" w:color="auto" w:fill="A6A6A6" w:themeFill="background1" w:themeFillShade="A6"/>
          </w:tcPr>
          <w:p w14:paraId="6FF28341"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FISHTRANSLATIONLOAD</w:t>
            </w:r>
          </w:p>
        </w:tc>
        <w:tc>
          <w:tcPr>
            <w:tcW w:w="610" w:type="dxa"/>
            <w:shd w:val="clear" w:color="auto" w:fill="A6A6A6" w:themeFill="background1" w:themeFillShade="A6"/>
            <w:noWrap/>
            <w:vAlign w:val="center"/>
          </w:tcPr>
          <w:p w14:paraId="45A239D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7B91D63A"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24D4693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03D4CCB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5BED76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555B8B5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3FCCC5D"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0438E421" w14:textId="77777777" w:rsidR="009C7DDC" w:rsidRPr="009B04C6" w:rsidRDefault="009C7DDC" w:rsidP="00F21283">
            <w:pPr>
              <w:suppressAutoHyphens/>
              <w:rPr>
                <w:rFonts w:ascii="Arial" w:eastAsia="SimSun" w:hAnsi="Arial" w:cs="Arial"/>
                <w:sz w:val="16"/>
                <w:szCs w:val="16"/>
                <w:highlight w:val="yellow"/>
                <w:lang w:eastAsia="zh-CN"/>
              </w:rPr>
            </w:pPr>
          </w:p>
        </w:tc>
      </w:tr>
      <w:tr w:rsidR="009C7DDC" w:rsidRPr="009B04C6" w14:paraId="05BAAF6D" w14:textId="77777777" w:rsidTr="00BB198E">
        <w:trPr>
          <w:trHeight w:val="420"/>
        </w:trPr>
        <w:tc>
          <w:tcPr>
            <w:tcW w:w="2880" w:type="dxa"/>
            <w:shd w:val="clear" w:color="auto" w:fill="A6A6A6" w:themeFill="background1" w:themeFillShade="A6"/>
          </w:tcPr>
          <w:p w14:paraId="7CE7B1AF"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FISHTOBETRANSLWC</w:t>
            </w:r>
          </w:p>
        </w:tc>
        <w:tc>
          <w:tcPr>
            <w:tcW w:w="610" w:type="dxa"/>
            <w:shd w:val="clear" w:color="auto" w:fill="A6A6A6" w:themeFill="background1" w:themeFillShade="A6"/>
            <w:noWrap/>
            <w:vAlign w:val="center"/>
          </w:tcPr>
          <w:p w14:paraId="5F9873A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6A6A6" w:themeFill="background1" w:themeFillShade="A6"/>
            <w:noWrap/>
            <w:vAlign w:val="center"/>
          </w:tcPr>
          <w:p w14:paraId="769A52F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A6A6A6" w:themeFill="background1" w:themeFillShade="A6"/>
            <w:noWrap/>
            <w:vAlign w:val="center"/>
          </w:tcPr>
          <w:p w14:paraId="196CD00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6A6A6" w:themeFill="background1" w:themeFillShade="A6"/>
            <w:noWrap/>
            <w:vAlign w:val="center"/>
          </w:tcPr>
          <w:p w14:paraId="7E7471E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443A0C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6A6A6" w:themeFill="background1" w:themeFillShade="A6"/>
            <w:noWrap/>
            <w:vAlign w:val="center"/>
          </w:tcPr>
          <w:p w14:paraId="417D0E0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758FDA70" w14:textId="77777777" w:rsidR="009C7DDC" w:rsidRPr="009B04C6" w:rsidRDefault="009C7DDC" w:rsidP="00F21283">
            <w:pPr>
              <w:suppressAutoHyphens/>
              <w:rPr>
                <w:rFonts w:ascii="Arial" w:eastAsia="SimSun" w:hAnsi="Arial" w:cs="Arial"/>
                <w:sz w:val="16"/>
                <w:szCs w:val="16"/>
                <w:lang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2ABBE7DC" w14:textId="77777777" w:rsidR="009C7DDC" w:rsidRPr="009B04C6" w:rsidRDefault="009C7DDC" w:rsidP="00F21283">
            <w:pPr>
              <w:suppressAutoHyphens/>
              <w:rPr>
                <w:rFonts w:ascii="Arial" w:eastAsia="SimSun" w:hAnsi="Arial" w:cs="Arial"/>
                <w:sz w:val="16"/>
                <w:szCs w:val="16"/>
                <w:highlight w:val="yellow"/>
                <w:lang w:eastAsia="zh-CN"/>
              </w:rPr>
            </w:pPr>
          </w:p>
        </w:tc>
      </w:tr>
      <w:tr w:rsidR="009C7DDC" w:rsidRPr="009B04C6" w14:paraId="63355A0F" w14:textId="77777777" w:rsidTr="00BB198E">
        <w:trPr>
          <w:trHeight w:val="420"/>
        </w:trPr>
        <w:tc>
          <w:tcPr>
            <w:tcW w:w="2880" w:type="dxa"/>
            <w:shd w:val="clear" w:color="auto" w:fill="A6A6A6" w:themeFill="background1" w:themeFillShade="A6"/>
          </w:tcPr>
          <w:p w14:paraId="65E8AD88"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FISHOUTPUTFORMATREF</w:t>
            </w:r>
          </w:p>
        </w:tc>
        <w:tc>
          <w:tcPr>
            <w:tcW w:w="610" w:type="dxa"/>
            <w:shd w:val="clear" w:color="auto" w:fill="A6A6A6" w:themeFill="background1" w:themeFillShade="A6"/>
            <w:noWrap/>
            <w:vAlign w:val="center"/>
          </w:tcPr>
          <w:p w14:paraId="2A561871"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43F47F5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5C51F3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464B642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54F4BC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E1B9A1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3F33B0C" w14:textId="77777777" w:rsidR="009C7DDC" w:rsidRDefault="009C7DDC" w:rsidP="00F21283">
            <w:pPr>
              <w:suppressAutoHyphens/>
              <w:rPr>
                <w:rFonts w:ascii="Arial" w:eastAsia="SimSun" w:hAnsi="Arial" w:cs="Arial"/>
                <w:sz w:val="16"/>
                <w:szCs w:val="16"/>
                <w:lang w:val="en-GB" w:eastAsia="zh-CN"/>
              </w:rPr>
            </w:pPr>
            <w:r>
              <w:rPr>
                <w:rFonts w:ascii="Arial" w:eastAsia="SimSun" w:hAnsi="Arial" w:cs="Arial"/>
                <w:sz w:val="16"/>
                <w:szCs w:val="16"/>
                <w:lang w:val="en-GB" w:eastAsia="zh-CN"/>
              </w:rPr>
              <w:t xml:space="preserve">Selected when a new output is created </w:t>
            </w:r>
          </w:p>
          <w:p w14:paraId="052D1B46" w14:textId="77777777" w:rsidR="009C7DDC" w:rsidRPr="009B04C6" w:rsidRDefault="009C7DDC" w:rsidP="00F21283">
            <w:pPr>
              <w:suppressAutoHyphens/>
              <w:rPr>
                <w:rFonts w:ascii="Arial" w:eastAsia="SimSun" w:hAnsi="Arial" w:cs="Arial"/>
                <w:sz w:val="16"/>
                <w:szCs w:val="16"/>
                <w:lang w:val="en-GB" w:eastAsia="zh-CN"/>
              </w:rPr>
            </w:pPr>
            <w:r>
              <w:rPr>
                <w:rFonts w:ascii="Arial" w:eastAsia="SimSun" w:hAnsi="Arial" w:cs="Arial"/>
                <w:sz w:val="16"/>
                <w:szCs w:val="16"/>
                <w:lang w:val="en-GB" w:eastAsia="zh-CN"/>
              </w:rPr>
              <w:t>Read-only</w:t>
            </w:r>
          </w:p>
        </w:tc>
        <w:tc>
          <w:tcPr>
            <w:tcW w:w="1620" w:type="dxa"/>
            <w:gridSpan w:val="2"/>
            <w:shd w:val="clear" w:color="auto" w:fill="A6A6A6" w:themeFill="background1" w:themeFillShade="A6"/>
          </w:tcPr>
          <w:p w14:paraId="2E7BECBA"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1B6E806D" w14:textId="77777777" w:rsidTr="00BB198E">
        <w:trPr>
          <w:trHeight w:val="420"/>
        </w:trPr>
        <w:tc>
          <w:tcPr>
            <w:tcW w:w="2880" w:type="dxa"/>
            <w:shd w:val="clear" w:color="auto" w:fill="A6A6A6" w:themeFill="background1" w:themeFillShade="A6"/>
          </w:tcPr>
          <w:p w14:paraId="10CCDE06"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FISHPUBLNGCOMBINATION</w:t>
            </w:r>
          </w:p>
        </w:tc>
        <w:tc>
          <w:tcPr>
            <w:tcW w:w="610" w:type="dxa"/>
            <w:shd w:val="clear" w:color="auto" w:fill="A6A6A6" w:themeFill="background1" w:themeFillShade="A6"/>
            <w:noWrap/>
            <w:vAlign w:val="center"/>
          </w:tcPr>
          <w:p w14:paraId="1E6E473A"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07AF34A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78356B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34A35E5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7A67D71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7CB4A91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9C78F54"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val="en-GB" w:eastAsia="zh-CN"/>
              </w:rPr>
              <w:t>Read-only on Update</w:t>
            </w:r>
          </w:p>
        </w:tc>
        <w:tc>
          <w:tcPr>
            <w:tcW w:w="1620" w:type="dxa"/>
            <w:gridSpan w:val="2"/>
            <w:shd w:val="clear" w:color="auto" w:fill="A6A6A6" w:themeFill="background1" w:themeFillShade="A6"/>
          </w:tcPr>
          <w:p w14:paraId="37D2575E"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5B794542" w14:textId="77777777" w:rsidTr="00BB198E">
        <w:trPr>
          <w:trHeight w:val="420"/>
        </w:trPr>
        <w:tc>
          <w:tcPr>
            <w:tcW w:w="2880" w:type="dxa"/>
            <w:shd w:val="clear" w:color="auto" w:fill="A6A6A6" w:themeFill="background1" w:themeFillShade="A6"/>
          </w:tcPr>
          <w:p w14:paraId="79418FD0"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val="en-GB" w:eastAsia="nl-NL"/>
              </w:rPr>
              <w:t>FISHPUBSTATUS</w:t>
            </w:r>
          </w:p>
        </w:tc>
        <w:tc>
          <w:tcPr>
            <w:tcW w:w="610" w:type="dxa"/>
            <w:shd w:val="clear" w:color="auto" w:fill="A6A6A6" w:themeFill="background1" w:themeFillShade="A6"/>
            <w:noWrap/>
            <w:vAlign w:val="center"/>
          </w:tcPr>
          <w:p w14:paraId="633723EF"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556A6DF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F08F33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4567936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18F5540"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62C648D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BE67DEF"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047A1B63"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271AD29D" w14:textId="77777777" w:rsidTr="00BB198E">
        <w:trPr>
          <w:trHeight w:val="420"/>
        </w:trPr>
        <w:tc>
          <w:tcPr>
            <w:tcW w:w="2880" w:type="dxa"/>
            <w:shd w:val="clear" w:color="auto" w:fill="A6A6A6" w:themeFill="background1" w:themeFillShade="A6"/>
          </w:tcPr>
          <w:p w14:paraId="5662D9D4" w14:textId="77777777" w:rsidR="009C7DDC" w:rsidRPr="009B04C6" w:rsidRDefault="009C7DDC" w:rsidP="00F21283">
            <w:pPr>
              <w:pStyle w:val="Table-Text"/>
              <w:suppressAutoHyphens/>
              <w:rPr>
                <w:rFonts w:ascii="Arial" w:hAnsi="Arial" w:cs="Arial"/>
                <w:b/>
                <w:bCs/>
                <w:lang w:eastAsia="nl-NL"/>
              </w:rPr>
            </w:pPr>
            <w:r w:rsidRPr="009B04C6">
              <w:rPr>
                <w:rFonts w:ascii="Arial" w:hAnsi="Arial" w:cs="Arial"/>
                <w:lang w:val="en-GB" w:eastAsia="nl-NL"/>
              </w:rPr>
              <w:t>FISHPUBLISHER</w:t>
            </w:r>
          </w:p>
        </w:tc>
        <w:tc>
          <w:tcPr>
            <w:tcW w:w="610" w:type="dxa"/>
            <w:shd w:val="clear" w:color="auto" w:fill="A6A6A6" w:themeFill="background1" w:themeFillShade="A6"/>
            <w:noWrap/>
            <w:vAlign w:val="center"/>
          </w:tcPr>
          <w:p w14:paraId="294B8697"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517709E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EC39B7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1130E99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C7D53B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0F02615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95DEF3F"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53B02225"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59F91B27" w14:textId="77777777" w:rsidTr="00BB198E">
        <w:trPr>
          <w:trHeight w:val="420"/>
        </w:trPr>
        <w:tc>
          <w:tcPr>
            <w:tcW w:w="2880" w:type="dxa"/>
            <w:shd w:val="clear" w:color="auto" w:fill="A6A6A6" w:themeFill="background1" w:themeFillShade="A6"/>
          </w:tcPr>
          <w:p w14:paraId="4B0E9D76"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FISHPUBSTARTDATE</w:t>
            </w:r>
          </w:p>
        </w:tc>
        <w:tc>
          <w:tcPr>
            <w:tcW w:w="610" w:type="dxa"/>
            <w:shd w:val="clear" w:color="auto" w:fill="A6A6A6" w:themeFill="background1" w:themeFillShade="A6"/>
            <w:noWrap/>
            <w:vAlign w:val="center"/>
          </w:tcPr>
          <w:p w14:paraId="0ABB9C33"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5A640C5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4B397DA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7797588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042BDE2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21F55C8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5CEC486A"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6FA2F760"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3486E83B" w14:textId="77777777" w:rsidTr="00BB198E">
        <w:trPr>
          <w:trHeight w:val="420"/>
        </w:trPr>
        <w:tc>
          <w:tcPr>
            <w:tcW w:w="2880" w:type="dxa"/>
            <w:shd w:val="clear" w:color="auto" w:fill="A6A6A6" w:themeFill="background1" w:themeFillShade="A6"/>
          </w:tcPr>
          <w:p w14:paraId="44939BFB"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FISHPUBENDDATE</w:t>
            </w:r>
          </w:p>
        </w:tc>
        <w:tc>
          <w:tcPr>
            <w:tcW w:w="610" w:type="dxa"/>
            <w:shd w:val="clear" w:color="auto" w:fill="A6A6A6" w:themeFill="background1" w:themeFillShade="A6"/>
            <w:noWrap/>
            <w:vAlign w:val="center"/>
          </w:tcPr>
          <w:p w14:paraId="6DD3CCD7"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71663A1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79CF19B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191A2C1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C1B3C0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BDA130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58181E59" w14:textId="77777777" w:rsidR="009C7DDC" w:rsidRPr="009B04C6" w:rsidRDefault="009C7DDC" w:rsidP="00F21283">
            <w:pPr>
              <w:suppressAutoHyphens/>
              <w:rPr>
                <w:rFonts w:ascii="Arial" w:eastAsia="SimSun" w:hAnsi="Arial" w:cs="Arial"/>
                <w:sz w:val="16"/>
                <w:szCs w:val="16"/>
                <w:lang w:val="en-GB" w:eastAsia="zh-CN"/>
              </w:rPr>
            </w:pPr>
            <w:r w:rsidRPr="009B04C6">
              <w:rPr>
                <w:rFonts w:ascii="Arial" w:eastAsia="SimSun" w:hAnsi="Arial" w:cs="Arial"/>
                <w:sz w:val="16"/>
                <w:szCs w:val="16"/>
                <w:lang w:eastAsia="zh-CN"/>
              </w:rPr>
              <w:t>Automatically maintained</w:t>
            </w:r>
          </w:p>
        </w:tc>
        <w:tc>
          <w:tcPr>
            <w:tcW w:w="1620" w:type="dxa"/>
            <w:gridSpan w:val="2"/>
            <w:shd w:val="clear" w:color="auto" w:fill="A6A6A6" w:themeFill="background1" w:themeFillShade="A6"/>
          </w:tcPr>
          <w:p w14:paraId="30512861"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4FC4BEB6" w14:textId="77777777" w:rsidTr="00BB198E">
        <w:trPr>
          <w:trHeight w:val="420"/>
        </w:trPr>
        <w:tc>
          <w:tcPr>
            <w:tcW w:w="2880" w:type="dxa"/>
            <w:shd w:val="clear" w:color="auto" w:fill="A6A6A6" w:themeFill="background1" w:themeFillShade="A6"/>
          </w:tcPr>
          <w:p w14:paraId="3687F4DA"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FISHFALLBACKLNGDEFAULT </w:t>
            </w:r>
          </w:p>
        </w:tc>
        <w:tc>
          <w:tcPr>
            <w:tcW w:w="610" w:type="dxa"/>
            <w:shd w:val="clear" w:color="auto" w:fill="A6A6A6" w:themeFill="background1" w:themeFillShade="A6"/>
            <w:noWrap/>
            <w:vAlign w:val="center"/>
          </w:tcPr>
          <w:p w14:paraId="18C92BBC"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789F8B48"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BAF4E0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2F50582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852973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37F60D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58B3AFE3"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006F7AC0"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7EB8FAAA" w14:textId="77777777" w:rsidTr="00BB198E">
        <w:trPr>
          <w:trHeight w:val="420"/>
        </w:trPr>
        <w:tc>
          <w:tcPr>
            <w:tcW w:w="2880" w:type="dxa"/>
            <w:shd w:val="clear" w:color="auto" w:fill="A6A6A6" w:themeFill="background1" w:themeFillShade="A6"/>
          </w:tcPr>
          <w:p w14:paraId="49D53757"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FISHFALLBACKLNGIMAGES </w:t>
            </w:r>
          </w:p>
        </w:tc>
        <w:tc>
          <w:tcPr>
            <w:tcW w:w="610" w:type="dxa"/>
            <w:shd w:val="clear" w:color="auto" w:fill="A6A6A6" w:themeFill="background1" w:themeFillShade="A6"/>
            <w:noWrap/>
            <w:vAlign w:val="center"/>
          </w:tcPr>
          <w:p w14:paraId="13B8E724"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3787FE1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772B59B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551CFB5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3E35E9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4AFEDB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7C3E734B"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02D9F5D7"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73FF99FC" w14:textId="77777777" w:rsidTr="00BB198E">
        <w:trPr>
          <w:trHeight w:val="420"/>
        </w:trPr>
        <w:tc>
          <w:tcPr>
            <w:tcW w:w="2880" w:type="dxa"/>
            <w:shd w:val="clear" w:color="auto" w:fill="A6A6A6" w:themeFill="background1" w:themeFillShade="A6"/>
          </w:tcPr>
          <w:p w14:paraId="1975497E" w14:textId="77777777" w:rsidR="009C7DDC" w:rsidRPr="009B04C6" w:rsidRDefault="009C7DDC" w:rsidP="00F21283">
            <w:pPr>
              <w:pStyle w:val="Table-Text"/>
              <w:suppressAutoHyphens/>
              <w:rPr>
                <w:rFonts w:ascii="Arial" w:hAnsi="Arial" w:cs="Arial"/>
                <w:lang w:eastAsia="nl-NL"/>
              </w:rPr>
            </w:pPr>
            <w:r w:rsidRPr="009B04C6">
              <w:rPr>
                <w:rFonts w:ascii="Arial" w:hAnsi="Arial" w:cs="Arial"/>
                <w:lang w:eastAsia="nl-NL"/>
              </w:rPr>
              <w:t xml:space="preserve">FISHFALLBACKLNGRESOURCES </w:t>
            </w:r>
          </w:p>
        </w:tc>
        <w:tc>
          <w:tcPr>
            <w:tcW w:w="610" w:type="dxa"/>
            <w:shd w:val="clear" w:color="auto" w:fill="A6A6A6" w:themeFill="background1" w:themeFillShade="A6"/>
            <w:noWrap/>
            <w:vAlign w:val="center"/>
          </w:tcPr>
          <w:p w14:paraId="43912963"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32ED80C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5C72F70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417C07C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4E446D7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32290D5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6BF237B2"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464F871F"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33629EB5" w14:textId="77777777" w:rsidTr="00BB198E">
        <w:trPr>
          <w:trHeight w:val="420"/>
        </w:trPr>
        <w:tc>
          <w:tcPr>
            <w:tcW w:w="2880" w:type="dxa"/>
            <w:shd w:val="clear" w:color="auto" w:fill="A6A6A6" w:themeFill="background1" w:themeFillShade="A6"/>
          </w:tcPr>
          <w:p w14:paraId="2FC33DB4"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FPUBINCLUDEMETADATA</w:t>
            </w:r>
          </w:p>
        </w:tc>
        <w:tc>
          <w:tcPr>
            <w:tcW w:w="610" w:type="dxa"/>
            <w:shd w:val="clear" w:color="auto" w:fill="A6A6A6" w:themeFill="background1" w:themeFillShade="A6"/>
            <w:noWrap/>
            <w:vAlign w:val="center"/>
          </w:tcPr>
          <w:p w14:paraId="7022DE41"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04B568D7"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3E83B21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5D53AF63"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6E7C480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30E4E175"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57AA0AF6"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317367D2"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56FB8830" w14:textId="77777777" w:rsidTr="00BB198E">
        <w:trPr>
          <w:trHeight w:val="420"/>
        </w:trPr>
        <w:tc>
          <w:tcPr>
            <w:tcW w:w="2880" w:type="dxa"/>
            <w:shd w:val="clear" w:color="auto" w:fill="A6A6A6" w:themeFill="background1" w:themeFillShade="A6"/>
          </w:tcPr>
          <w:p w14:paraId="696F612A"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FPUBINCLUDECOMMENTS</w:t>
            </w:r>
          </w:p>
        </w:tc>
        <w:tc>
          <w:tcPr>
            <w:tcW w:w="610" w:type="dxa"/>
            <w:shd w:val="clear" w:color="auto" w:fill="A6A6A6" w:themeFill="background1" w:themeFillShade="A6"/>
            <w:noWrap/>
            <w:vAlign w:val="center"/>
          </w:tcPr>
          <w:p w14:paraId="70EF792C"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2E0882EC"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17936DF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0DEEEC49"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21EB658B"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EA341BD"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381DCB00"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6A018295"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08F0D833" w14:textId="77777777" w:rsidTr="00BB198E">
        <w:trPr>
          <w:trHeight w:val="420"/>
        </w:trPr>
        <w:tc>
          <w:tcPr>
            <w:tcW w:w="2880" w:type="dxa"/>
            <w:shd w:val="clear" w:color="auto" w:fill="A6A6A6" w:themeFill="background1" w:themeFillShade="A6"/>
          </w:tcPr>
          <w:p w14:paraId="0AA46F29" w14:textId="77777777" w:rsidR="009C7DDC" w:rsidRPr="009B04C6" w:rsidRDefault="009C7DDC" w:rsidP="00F21283">
            <w:pPr>
              <w:pStyle w:val="Table-Text"/>
              <w:suppressAutoHyphens/>
              <w:rPr>
                <w:rFonts w:ascii="Arial" w:hAnsi="Arial" w:cs="Arial"/>
                <w:lang w:val="en-GB" w:eastAsia="nl-NL"/>
              </w:rPr>
            </w:pPr>
            <w:r w:rsidRPr="009B04C6">
              <w:rPr>
                <w:rFonts w:ascii="Arial" w:hAnsi="Arial" w:cs="Arial"/>
                <w:lang w:val="en-GB" w:eastAsia="nl-NL"/>
              </w:rPr>
              <w:t>FISHPUBCOMPARE</w:t>
            </w:r>
          </w:p>
        </w:tc>
        <w:tc>
          <w:tcPr>
            <w:tcW w:w="610" w:type="dxa"/>
            <w:shd w:val="clear" w:color="auto" w:fill="A6A6A6" w:themeFill="background1" w:themeFillShade="A6"/>
            <w:noWrap/>
            <w:vAlign w:val="center"/>
          </w:tcPr>
          <w:p w14:paraId="61492393"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4DE6BAA2"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2792B8D6"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900" w:type="dxa"/>
            <w:shd w:val="clear" w:color="auto" w:fill="A6A6A6" w:themeFill="background1" w:themeFillShade="A6"/>
            <w:noWrap/>
            <w:vAlign w:val="center"/>
          </w:tcPr>
          <w:p w14:paraId="42C9B75E"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20" w:type="dxa"/>
            <w:shd w:val="clear" w:color="auto" w:fill="A6A6A6" w:themeFill="background1" w:themeFillShade="A6"/>
            <w:noWrap/>
            <w:vAlign w:val="center"/>
          </w:tcPr>
          <w:p w14:paraId="4F8C71E1"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740" w:type="dxa"/>
            <w:shd w:val="clear" w:color="auto" w:fill="A6A6A6" w:themeFill="background1" w:themeFillShade="A6"/>
            <w:noWrap/>
            <w:vAlign w:val="center"/>
          </w:tcPr>
          <w:p w14:paraId="59F9B1AF" w14:textId="77777777" w:rsidR="009C7DDC" w:rsidRPr="009B04C6" w:rsidRDefault="009C7DDC" w:rsidP="00F21283">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1690" w:type="dxa"/>
            <w:shd w:val="clear" w:color="auto" w:fill="A6A6A6" w:themeFill="background1" w:themeFillShade="A6"/>
          </w:tcPr>
          <w:p w14:paraId="5B226475"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5174CD32" w14:textId="77777777" w:rsidR="009C7DDC" w:rsidRPr="009B04C6" w:rsidRDefault="009C7DDC" w:rsidP="00F21283">
            <w:pPr>
              <w:suppressAutoHyphens/>
              <w:rPr>
                <w:rFonts w:ascii="Arial" w:eastAsia="SimSun" w:hAnsi="Arial" w:cs="Arial"/>
                <w:sz w:val="16"/>
                <w:szCs w:val="16"/>
                <w:lang w:val="en-GB" w:eastAsia="zh-CN"/>
              </w:rPr>
            </w:pPr>
          </w:p>
        </w:tc>
      </w:tr>
      <w:tr w:rsidR="009C7DDC" w:rsidRPr="009B04C6" w14:paraId="23F2A80B" w14:textId="77777777" w:rsidTr="00BB198E">
        <w:trPr>
          <w:trHeight w:val="420"/>
        </w:trPr>
        <w:tc>
          <w:tcPr>
            <w:tcW w:w="2880" w:type="dxa"/>
            <w:shd w:val="clear" w:color="auto" w:fill="A6A6A6" w:themeFill="background1" w:themeFillShade="A6"/>
          </w:tcPr>
          <w:p w14:paraId="1AA2D89F" w14:textId="77777777" w:rsidR="009C7DDC" w:rsidRPr="009B04C6" w:rsidRDefault="009C7DDC" w:rsidP="00F21283">
            <w:pPr>
              <w:pStyle w:val="Table-Text"/>
              <w:suppressAutoHyphens/>
              <w:rPr>
                <w:rFonts w:ascii="Arial" w:hAnsi="Arial" w:cs="Arial"/>
                <w:lang w:val="en-GB" w:eastAsia="nl-NL"/>
              </w:rPr>
            </w:pPr>
            <w:r>
              <w:t>FISHPUBREVIEWENDDATE</w:t>
            </w:r>
          </w:p>
        </w:tc>
        <w:tc>
          <w:tcPr>
            <w:tcW w:w="610" w:type="dxa"/>
            <w:shd w:val="clear" w:color="auto" w:fill="A6A6A6" w:themeFill="background1" w:themeFillShade="A6"/>
            <w:noWrap/>
            <w:vAlign w:val="center"/>
          </w:tcPr>
          <w:p w14:paraId="745D1929" w14:textId="77777777" w:rsidR="009C7DDC" w:rsidRPr="009B04C6" w:rsidRDefault="009C7DDC" w:rsidP="00F21283">
            <w:pPr>
              <w:suppressAutoHyphens/>
              <w:jc w:val="center"/>
              <w:rPr>
                <w:rFonts w:ascii="Arial" w:eastAsia="SimSun" w:hAnsi="Arial" w:cs="Arial"/>
                <w:sz w:val="16"/>
                <w:szCs w:val="16"/>
                <w:lang w:val="nl-NL" w:eastAsia="zh-CN"/>
              </w:rPr>
            </w:pPr>
            <w:r>
              <w:rPr>
                <w:rFonts w:ascii="Arial" w:eastAsia="SimSun" w:hAnsi="Arial" w:cs="Arial"/>
                <w:sz w:val="16"/>
                <w:szCs w:val="16"/>
                <w:lang w:val="nl-NL" w:eastAsia="zh-CN"/>
              </w:rPr>
              <w:t>O</w:t>
            </w:r>
          </w:p>
        </w:tc>
        <w:tc>
          <w:tcPr>
            <w:tcW w:w="540" w:type="dxa"/>
            <w:shd w:val="clear" w:color="auto" w:fill="A6A6A6" w:themeFill="background1" w:themeFillShade="A6"/>
            <w:noWrap/>
            <w:vAlign w:val="center"/>
          </w:tcPr>
          <w:p w14:paraId="329B2C16" w14:textId="77777777" w:rsidR="009C7DDC" w:rsidRPr="009B04C6" w:rsidRDefault="009C7DDC" w:rsidP="00F21283">
            <w:pPr>
              <w:suppressAutoHyphens/>
              <w:jc w:val="center"/>
              <w:rPr>
                <w:rFonts w:ascii="Arial" w:eastAsia="SimSun" w:hAnsi="Arial" w:cs="Arial"/>
                <w:sz w:val="16"/>
                <w:szCs w:val="16"/>
                <w:lang w:val="nl-NL" w:eastAsia="zh-CN"/>
              </w:rPr>
            </w:pPr>
          </w:p>
        </w:tc>
        <w:tc>
          <w:tcPr>
            <w:tcW w:w="720" w:type="dxa"/>
            <w:shd w:val="clear" w:color="auto" w:fill="A6A6A6" w:themeFill="background1" w:themeFillShade="A6"/>
            <w:noWrap/>
            <w:vAlign w:val="center"/>
          </w:tcPr>
          <w:p w14:paraId="05F71AF1" w14:textId="77777777" w:rsidR="009C7DDC" w:rsidRPr="009B04C6" w:rsidRDefault="009C7DDC" w:rsidP="00F21283">
            <w:pPr>
              <w:suppressAutoHyphens/>
              <w:jc w:val="center"/>
              <w:rPr>
                <w:rFonts w:ascii="Arial" w:eastAsia="SimSun" w:hAnsi="Arial" w:cs="Arial"/>
                <w:sz w:val="16"/>
                <w:szCs w:val="16"/>
                <w:lang w:val="nl-NL" w:eastAsia="zh-CN"/>
              </w:rPr>
            </w:pPr>
          </w:p>
        </w:tc>
        <w:tc>
          <w:tcPr>
            <w:tcW w:w="900" w:type="dxa"/>
            <w:shd w:val="clear" w:color="auto" w:fill="A6A6A6" w:themeFill="background1" w:themeFillShade="A6"/>
            <w:noWrap/>
            <w:vAlign w:val="center"/>
          </w:tcPr>
          <w:p w14:paraId="73D145F2" w14:textId="77777777" w:rsidR="009C7DDC" w:rsidRPr="009B04C6" w:rsidRDefault="009C7DDC" w:rsidP="00F21283">
            <w:pPr>
              <w:suppressAutoHyphens/>
              <w:jc w:val="center"/>
              <w:rPr>
                <w:rFonts w:ascii="Arial" w:eastAsia="SimSun" w:hAnsi="Arial" w:cs="Arial"/>
                <w:sz w:val="16"/>
                <w:szCs w:val="16"/>
                <w:lang w:val="nl-NL" w:eastAsia="zh-CN"/>
              </w:rPr>
            </w:pPr>
          </w:p>
        </w:tc>
        <w:tc>
          <w:tcPr>
            <w:tcW w:w="720" w:type="dxa"/>
            <w:shd w:val="clear" w:color="auto" w:fill="A6A6A6" w:themeFill="background1" w:themeFillShade="A6"/>
            <w:noWrap/>
            <w:vAlign w:val="center"/>
          </w:tcPr>
          <w:p w14:paraId="3E75502C" w14:textId="77777777" w:rsidR="009C7DDC" w:rsidRPr="009B04C6" w:rsidRDefault="009C7DDC" w:rsidP="00F21283">
            <w:pPr>
              <w:suppressAutoHyphens/>
              <w:jc w:val="center"/>
              <w:rPr>
                <w:rFonts w:ascii="Arial" w:eastAsia="SimSun" w:hAnsi="Arial" w:cs="Arial"/>
                <w:sz w:val="16"/>
                <w:szCs w:val="16"/>
                <w:lang w:val="nl-NL" w:eastAsia="zh-CN"/>
              </w:rPr>
            </w:pPr>
          </w:p>
        </w:tc>
        <w:tc>
          <w:tcPr>
            <w:tcW w:w="740" w:type="dxa"/>
            <w:shd w:val="clear" w:color="auto" w:fill="A6A6A6" w:themeFill="background1" w:themeFillShade="A6"/>
            <w:noWrap/>
            <w:vAlign w:val="center"/>
          </w:tcPr>
          <w:p w14:paraId="35917A2F" w14:textId="77777777" w:rsidR="009C7DDC" w:rsidRPr="009B04C6" w:rsidRDefault="009C7DDC" w:rsidP="00F21283">
            <w:pPr>
              <w:suppressAutoHyphens/>
              <w:jc w:val="center"/>
              <w:rPr>
                <w:rFonts w:ascii="Arial" w:eastAsia="SimSun" w:hAnsi="Arial" w:cs="Arial"/>
                <w:sz w:val="16"/>
                <w:szCs w:val="16"/>
                <w:lang w:val="nl-NL" w:eastAsia="zh-CN"/>
              </w:rPr>
            </w:pPr>
          </w:p>
        </w:tc>
        <w:tc>
          <w:tcPr>
            <w:tcW w:w="1690" w:type="dxa"/>
            <w:shd w:val="clear" w:color="auto" w:fill="A6A6A6" w:themeFill="background1" w:themeFillShade="A6"/>
          </w:tcPr>
          <w:p w14:paraId="29091A84" w14:textId="77777777" w:rsidR="009C7DDC" w:rsidRPr="009B04C6" w:rsidRDefault="009C7DDC" w:rsidP="00F21283">
            <w:pPr>
              <w:suppressAutoHyphens/>
              <w:rPr>
                <w:rFonts w:ascii="Arial" w:eastAsia="SimSun" w:hAnsi="Arial" w:cs="Arial"/>
                <w:sz w:val="16"/>
                <w:szCs w:val="16"/>
                <w:lang w:val="en-GB" w:eastAsia="zh-CN"/>
              </w:rPr>
            </w:pPr>
          </w:p>
        </w:tc>
        <w:tc>
          <w:tcPr>
            <w:tcW w:w="1620" w:type="dxa"/>
            <w:gridSpan w:val="2"/>
            <w:shd w:val="clear" w:color="auto" w:fill="A6A6A6" w:themeFill="background1" w:themeFillShade="A6"/>
          </w:tcPr>
          <w:p w14:paraId="5D4B11B1" w14:textId="77777777" w:rsidR="009C7DDC" w:rsidRPr="009B04C6" w:rsidRDefault="009C7DDC" w:rsidP="00F21283">
            <w:pPr>
              <w:suppressAutoHyphens/>
              <w:rPr>
                <w:rFonts w:ascii="Arial" w:eastAsia="SimSun" w:hAnsi="Arial" w:cs="Arial"/>
                <w:sz w:val="16"/>
                <w:szCs w:val="16"/>
                <w:lang w:val="en-GB" w:eastAsia="zh-CN"/>
              </w:rPr>
            </w:pPr>
          </w:p>
        </w:tc>
      </w:tr>
      <w:tr w:rsidR="00906D49" w:rsidRPr="009B04C6" w14:paraId="36294723" w14:textId="77777777" w:rsidTr="0020382F">
        <w:trPr>
          <w:trHeight w:val="420"/>
        </w:trPr>
        <w:tc>
          <w:tcPr>
            <w:tcW w:w="2880" w:type="dxa"/>
            <w:shd w:val="clear" w:color="auto" w:fill="auto"/>
          </w:tcPr>
          <w:p w14:paraId="32266114" w14:textId="055A18D0" w:rsidR="00906D49" w:rsidRPr="0041597C" w:rsidRDefault="00906D49" w:rsidP="00906D49">
            <w:pPr>
              <w:pStyle w:val="Table-Text"/>
              <w:suppressAutoHyphens/>
              <w:rPr>
                <w:rFonts w:ascii="Arial" w:hAnsi="Arial" w:cs="Arial"/>
                <w:strike/>
                <w:lang w:val="en-GB" w:eastAsia="nl-NL"/>
              </w:rPr>
            </w:pPr>
            <w:r w:rsidRPr="0041597C">
              <w:rPr>
                <w:rFonts w:ascii="Arial" w:hAnsi="Arial" w:cs="Arial"/>
                <w:bCs/>
                <w:strike/>
                <w:lang w:val="en-GB" w:eastAsia="nl-NL"/>
              </w:rPr>
              <w:t>FISHPRODUCTFAMILYNAME</w:t>
            </w:r>
          </w:p>
        </w:tc>
        <w:tc>
          <w:tcPr>
            <w:tcW w:w="610" w:type="dxa"/>
            <w:shd w:val="clear" w:color="auto" w:fill="FFFF99"/>
            <w:noWrap/>
            <w:vAlign w:val="center"/>
          </w:tcPr>
          <w:p w14:paraId="0567186E" w14:textId="6FFFF838" w:rsidR="00906D49" w:rsidRPr="0041597C" w:rsidRDefault="00906D49" w:rsidP="00906D49">
            <w:pPr>
              <w:suppressAutoHyphens/>
              <w:jc w:val="center"/>
              <w:rPr>
                <w:rFonts w:ascii="Arial" w:eastAsia="SimSun" w:hAnsi="Arial" w:cs="Arial"/>
                <w:strike/>
                <w:sz w:val="16"/>
                <w:szCs w:val="16"/>
                <w:lang w:val="nl-NL" w:eastAsia="zh-CN"/>
              </w:rPr>
            </w:pPr>
            <w:r w:rsidRPr="0041597C">
              <w:rPr>
                <w:rFonts w:ascii="Arial" w:eastAsia="SimSun" w:hAnsi="Arial" w:cs="Arial"/>
                <w:strike/>
                <w:sz w:val="16"/>
                <w:szCs w:val="16"/>
                <w:lang w:val="nl-NL" w:eastAsia="zh-CN"/>
              </w:rPr>
              <w:t>G</w:t>
            </w:r>
          </w:p>
        </w:tc>
        <w:tc>
          <w:tcPr>
            <w:tcW w:w="540" w:type="dxa"/>
            <w:shd w:val="clear" w:color="auto" w:fill="auto"/>
            <w:noWrap/>
            <w:vAlign w:val="center"/>
          </w:tcPr>
          <w:p w14:paraId="5F20F778"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720" w:type="dxa"/>
            <w:shd w:val="clear" w:color="auto" w:fill="FFFF99"/>
            <w:noWrap/>
            <w:vAlign w:val="center"/>
          </w:tcPr>
          <w:p w14:paraId="0EC2A9B0"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900" w:type="dxa"/>
            <w:shd w:val="clear" w:color="auto" w:fill="auto"/>
            <w:noWrap/>
            <w:vAlign w:val="center"/>
          </w:tcPr>
          <w:p w14:paraId="5CF47869"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720" w:type="dxa"/>
            <w:shd w:val="clear" w:color="auto" w:fill="FFFF99"/>
            <w:noWrap/>
            <w:vAlign w:val="center"/>
          </w:tcPr>
          <w:p w14:paraId="29BC4C2E"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740" w:type="dxa"/>
            <w:shd w:val="clear" w:color="auto" w:fill="auto"/>
            <w:noWrap/>
            <w:vAlign w:val="center"/>
          </w:tcPr>
          <w:p w14:paraId="37C35A1A"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1690" w:type="dxa"/>
            <w:shd w:val="clear" w:color="auto" w:fill="FFFF99"/>
          </w:tcPr>
          <w:p w14:paraId="5C6465AB" w14:textId="77777777" w:rsidR="00906D49" w:rsidRPr="0041597C" w:rsidRDefault="00906D49" w:rsidP="00906D49">
            <w:pPr>
              <w:suppressAutoHyphens/>
              <w:rPr>
                <w:rFonts w:ascii="Arial" w:eastAsia="SimSun" w:hAnsi="Arial" w:cs="Arial"/>
                <w:strike/>
                <w:sz w:val="16"/>
                <w:szCs w:val="16"/>
                <w:lang w:val="en-GB" w:eastAsia="zh-CN"/>
              </w:rPr>
            </w:pPr>
          </w:p>
        </w:tc>
        <w:tc>
          <w:tcPr>
            <w:tcW w:w="1620" w:type="dxa"/>
            <w:gridSpan w:val="2"/>
          </w:tcPr>
          <w:p w14:paraId="129D433D" w14:textId="6F31F067" w:rsidR="00906D49" w:rsidRPr="00D65800" w:rsidRDefault="00D65800" w:rsidP="00906D49">
            <w:pPr>
              <w:suppressAutoHyphens/>
              <w:rPr>
                <w:rFonts w:ascii="Arial" w:eastAsia="SimSun" w:hAnsi="Arial" w:cs="Arial"/>
                <w:sz w:val="16"/>
                <w:szCs w:val="16"/>
                <w:lang w:val="en-GB" w:eastAsia="zh-CN"/>
              </w:rPr>
            </w:pPr>
            <w:r w:rsidRPr="00D65800">
              <w:rPr>
                <w:rFonts w:ascii="Arial" w:eastAsia="SimSun" w:hAnsi="Arial" w:cs="Arial"/>
                <w:sz w:val="16"/>
                <w:szCs w:val="16"/>
                <w:lang w:val="en-GB" w:eastAsia="zh-CN"/>
              </w:rPr>
              <w:t>Hide Field</w:t>
            </w:r>
          </w:p>
        </w:tc>
      </w:tr>
      <w:tr w:rsidR="00906D49" w:rsidRPr="009B04C6" w14:paraId="732AD5B3" w14:textId="77777777" w:rsidTr="0020382F">
        <w:trPr>
          <w:trHeight w:val="420"/>
        </w:trPr>
        <w:tc>
          <w:tcPr>
            <w:tcW w:w="2880" w:type="dxa"/>
            <w:shd w:val="clear" w:color="auto" w:fill="auto"/>
          </w:tcPr>
          <w:p w14:paraId="689AEA98" w14:textId="1DE05D0C" w:rsidR="00906D49" w:rsidRPr="0041597C" w:rsidRDefault="00906D49" w:rsidP="00906D49">
            <w:pPr>
              <w:pStyle w:val="Table-Text"/>
              <w:suppressAutoHyphens/>
              <w:rPr>
                <w:rFonts w:ascii="Arial" w:hAnsi="Arial" w:cs="Arial"/>
                <w:strike/>
                <w:lang w:val="en-GB" w:eastAsia="nl-NL"/>
              </w:rPr>
            </w:pPr>
            <w:r w:rsidRPr="0041597C">
              <w:rPr>
                <w:rFonts w:ascii="Arial" w:hAnsi="Arial" w:cs="Arial"/>
                <w:bCs/>
                <w:strike/>
                <w:lang w:val="en-GB" w:eastAsia="nl-NL"/>
              </w:rPr>
              <w:t>FISHPRODUCTRELEASENAME</w:t>
            </w:r>
          </w:p>
        </w:tc>
        <w:tc>
          <w:tcPr>
            <w:tcW w:w="610" w:type="dxa"/>
            <w:shd w:val="clear" w:color="auto" w:fill="FFFF99"/>
            <w:noWrap/>
            <w:vAlign w:val="center"/>
          </w:tcPr>
          <w:p w14:paraId="1A26C41B" w14:textId="14E8F6BA" w:rsidR="00906D49" w:rsidRPr="0041597C" w:rsidRDefault="00906D49" w:rsidP="00906D49">
            <w:pPr>
              <w:suppressAutoHyphens/>
              <w:jc w:val="center"/>
              <w:rPr>
                <w:rFonts w:ascii="Arial" w:eastAsia="SimSun" w:hAnsi="Arial" w:cs="Arial"/>
                <w:strike/>
                <w:sz w:val="16"/>
                <w:szCs w:val="16"/>
                <w:lang w:val="nl-NL" w:eastAsia="zh-CN"/>
              </w:rPr>
            </w:pPr>
            <w:r w:rsidRPr="0041597C">
              <w:rPr>
                <w:rFonts w:ascii="Arial" w:eastAsia="SimSun" w:hAnsi="Arial" w:cs="Arial"/>
                <w:strike/>
                <w:sz w:val="16"/>
                <w:szCs w:val="16"/>
                <w:lang w:val="nl-NL" w:eastAsia="zh-CN"/>
              </w:rPr>
              <w:t>V</w:t>
            </w:r>
          </w:p>
        </w:tc>
        <w:tc>
          <w:tcPr>
            <w:tcW w:w="540" w:type="dxa"/>
            <w:shd w:val="clear" w:color="auto" w:fill="auto"/>
            <w:noWrap/>
            <w:vAlign w:val="center"/>
          </w:tcPr>
          <w:p w14:paraId="5C3DEF16"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720" w:type="dxa"/>
            <w:shd w:val="clear" w:color="auto" w:fill="FFFF99"/>
            <w:noWrap/>
            <w:vAlign w:val="center"/>
          </w:tcPr>
          <w:p w14:paraId="4F0A106F"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900" w:type="dxa"/>
            <w:shd w:val="clear" w:color="auto" w:fill="auto"/>
            <w:noWrap/>
            <w:vAlign w:val="center"/>
          </w:tcPr>
          <w:p w14:paraId="50254C50"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720" w:type="dxa"/>
            <w:shd w:val="clear" w:color="auto" w:fill="FFFF99"/>
            <w:noWrap/>
            <w:vAlign w:val="center"/>
          </w:tcPr>
          <w:p w14:paraId="41ED78AC"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740" w:type="dxa"/>
            <w:shd w:val="clear" w:color="auto" w:fill="auto"/>
            <w:noWrap/>
            <w:vAlign w:val="center"/>
          </w:tcPr>
          <w:p w14:paraId="4E3B2FA2" w14:textId="77777777" w:rsidR="00906D49" w:rsidRPr="0041597C" w:rsidRDefault="00906D49" w:rsidP="00906D49">
            <w:pPr>
              <w:suppressAutoHyphens/>
              <w:jc w:val="center"/>
              <w:rPr>
                <w:rFonts w:ascii="Arial" w:eastAsia="SimSun" w:hAnsi="Arial" w:cs="Arial"/>
                <w:strike/>
                <w:sz w:val="16"/>
                <w:szCs w:val="16"/>
                <w:lang w:val="nl-NL" w:eastAsia="zh-CN"/>
              </w:rPr>
            </w:pPr>
          </w:p>
        </w:tc>
        <w:tc>
          <w:tcPr>
            <w:tcW w:w="1690" w:type="dxa"/>
            <w:shd w:val="clear" w:color="auto" w:fill="FFFF99"/>
          </w:tcPr>
          <w:p w14:paraId="4F9F28D3" w14:textId="77777777" w:rsidR="00906D49" w:rsidRPr="0041597C" w:rsidRDefault="00906D49" w:rsidP="00906D49">
            <w:pPr>
              <w:suppressAutoHyphens/>
              <w:rPr>
                <w:rFonts w:ascii="Arial" w:eastAsia="SimSun" w:hAnsi="Arial" w:cs="Arial"/>
                <w:strike/>
                <w:sz w:val="16"/>
                <w:szCs w:val="16"/>
                <w:lang w:val="en-GB" w:eastAsia="zh-CN"/>
              </w:rPr>
            </w:pPr>
          </w:p>
        </w:tc>
        <w:tc>
          <w:tcPr>
            <w:tcW w:w="1620" w:type="dxa"/>
            <w:gridSpan w:val="2"/>
          </w:tcPr>
          <w:p w14:paraId="27EE11BA" w14:textId="5CF5A601" w:rsidR="00906D49" w:rsidRPr="0041597C" w:rsidRDefault="00D65800" w:rsidP="00906D49">
            <w:pPr>
              <w:suppressAutoHyphens/>
              <w:rPr>
                <w:rFonts w:ascii="Arial" w:eastAsia="SimSun" w:hAnsi="Arial" w:cs="Arial"/>
                <w:strike/>
                <w:sz w:val="16"/>
                <w:szCs w:val="16"/>
                <w:lang w:val="en-GB" w:eastAsia="zh-CN"/>
              </w:rPr>
            </w:pPr>
            <w:r w:rsidRPr="00D65800">
              <w:rPr>
                <w:rFonts w:ascii="Arial" w:eastAsia="SimSun" w:hAnsi="Arial" w:cs="Arial"/>
                <w:sz w:val="16"/>
                <w:szCs w:val="16"/>
                <w:lang w:val="en-GB" w:eastAsia="zh-CN"/>
              </w:rPr>
              <w:t>Hide Field</w:t>
            </w:r>
          </w:p>
        </w:tc>
      </w:tr>
      <w:tr w:rsidR="00933599" w:rsidRPr="009B04C6" w14:paraId="601B032D" w14:textId="77777777" w:rsidTr="005B65C4">
        <w:trPr>
          <w:trHeight w:val="420"/>
        </w:trPr>
        <w:tc>
          <w:tcPr>
            <w:tcW w:w="10420" w:type="dxa"/>
            <w:gridSpan w:val="10"/>
            <w:shd w:val="clear" w:color="auto" w:fill="auto"/>
          </w:tcPr>
          <w:p w14:paraId="7B6EAE20" w14:textId="14788A0C" w:rsidR="00933599" w:rsidRPr="005C778C" w:rsidRDefault="005C778C" w:rsidP="005C778C">
            <w:pPr>
              <w:suppressAutoHyphens/>
              <w:jc w:val="center"/>
              <w:rPr>
                <w:rFonts w:ascii="Verdana" w:eastAsia="SimSun" w:hAnsi="Verdana" w:cs="Arial"/>
                <w:b/>
                <w:sz w:val="40"/>
                <w:szCs w:val="40"/>
                <w:lang w:val="en-GB" w:eastAsia="zh-CN"/>
              </w:rPr>
            </w:pPr>
            <w:r>
              <w:rPr>
                <w:rFonts w:ascii="Verdana" w:hAnsi="Verdana" w:cs="Arial"/>
                <w:b/>
                <w:sz w:val="40"/>
                <w:szCs w:val="40"/>
                <w:lang w:val="en-GB" w:eastAsia="nl-NL"/>
              </w:rPr>
              <w:t>TI Fi</w:t>
            </w:r>
            <w:r w:rsidRPr="005C778C">
              <w:rPr>
                <w:rFonts w:ascii="Verdana" w:hAnsi="Verdana" w:cs="Arial"/>
                <w:b/>
                <w:sz w:val="40"/>
                <w:szCs w:val="40"/>
                <w:lang w:val="en-GB" w:eastAsia="nl-NL"/>
              </w:rPr>
              <w:t>elds</w:t>
            </w:r>
          </w:p>
        </w:tc>
      </w:tr>
      <w:tr w:rsidR="000C3937" w:rsidRPr="009B04C6" w14:paraId="56BF7A1B" w14:textId="77777777" w:rsidTr="005C778C">
        <w:trPr>
          <w:trHeight w:val="420"/>
        </w:trPr>
        <w:tc>
          <w:tcPr>
            <w:tcW w:w="2880" w:type="dxa"/>
            <w:shd w:val="clear" w:color="auto" w:fill="auto"/>
          </w:tcPr>
          <w:p w14:paraId="65F1D07B" w14:textId="601B414B" w:rsidR="000C3937" w:rsidRPr="00D65800" w:rsidRDefault="00D65800" w:rsidP="000C3937">
            <w:pPr>
              <w:pStyle w:val="Table-Text"/>
              <w:suppressAutoHyphens/>
              <w:rPr>
                <w:rFonts w:cs="Arial"/>
                <w:bCs/>
                <w:szCs w:val="16"/>
                <w:lang w:eastAsia="nl-NL"/>
              </w:rPr>
            </w:pPr>
            <w:r w:rsidRPr="00D65800">
              <w:rPr>
                <w:rFonts w:ascii="Arial" w:hAnsi="Arial" w:cs="Arial"/>
                <w:bCs/>
                <w:lang w:eastAsia="nl-NL"/>
              </w:rPr>
              <w:t>FTITECH</w:t>
            </w:r>
            <w:ins w:id="137" w:author="Breeding, Todd" w:date="2019-08-27T09:38:00Z">
              <w:r w:rsidR="00E670E3">
                <w:rPr>
                  <w:rFonts w:ascii="Arial" w:hAnsi="Arial" w:cs="Arial"/>
                  <w:bCs/>
                  <w:lang w:eastAsia="nl-NL"/>
                </w:rPr>
                <w:t>NICAL</w:t>
              </w:r>
            </w:ins>
            <w:r w:rsidRPr="00D65800">
              <w:rPr>
                <w:rFonts w:ascii="Arial" w:hAnsi="Arial" w:cs="Arial"/>
                <w:bCs/>
                <w:lang w:eastAsia="nl-NL"/>
              </w:rPr>
              <w:t>WRITER</w:t>
            </w:r>
          </w:p>
        </w:tc>
        <w:tc>
          <w:tcPr>
            <w:tcW w:w="610" w:type="dxa"/>
            <w:shd w:val="clear" w:color="auto" w:fill="FFFF99"/>
            <w:noWrap/>
            <w:vAlign w:val="center"/>
          </w:tcPr>
          <w:p w14:paraId="08D7E617" w14:textId="50F340E6" w:rsidR="000C3937"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uto"/>
            <w:noWrap/>
            <w:vAlign w:val="center"/>
          </w:tcPr>
          <w:p w14:paraId="5DA2A6F1" w14:textId="1F0DA208"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FFFF99"/>
            <w:noWrap/>
            <w:vAlign w:val="center"/>
          </w:tcPr>
          <w:p w14:paraId="43EB5A4B" w14:textId="690DC4A7"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uto"/>
            <w:noWrap/>
            <w:vAlign w:val="center"/>
          </w:tcPr>
          <w:p w14:paraId="36F3DAEB" w14:textId="503E19E7"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FFFF99"/>
            <w:noWrap/>
            <w:vAlign w:val="center"/>
          </w:tcPr>
          <w:p w14:paraId="442243E2" w14:textId="79748795"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uto"/>
            <w:noWrap/>
            <w:vAlign w:val="center"/>
          </w:tcPr>
          <w:p w14:paraId="71931F1F" w14:textId="06826913"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710" w:type="dxa"/>
            <w:gridSpan w:val="2"/>
            <w:shd w:val="clear" w:color="auto" w:fill="FFFF99"/>
          </w:tcPr>
          <w:p w14:paraId="5405C0D0" w14:textId="77777777" w:rsidR="000C3937" w:rsidRPr="009B04C6" w:rsidRDefault="000C3937" w:rsidP="00EE384F">
            <w:pPr>
              <w:suppressAutoHyphens/>
              <w:rPr>
                <w:rFonts w:ascii="Arial" w:eastAsia="SimSun" w:hAnsi="Arial" w:cs="Arial"/>
                <w:sz w:val="16"/>
                <w:szCs w:val="16"/>
                <w:lang w:eastAsia="zh-CN"/>
              </w:rPr>
            </w:pPr>
            <w:r w:rsidRPr="009B04C6">
              <w:rPr>
                <w:rFonts w:ascii="Arial" w:eastAsia="SimSun" w:hAnsi="Arial" w:cs="Arial"/>
                <w:sz w:val="16"/>
                <w:szCs w:val="16"/>
                <w:lang w:eastAsia="zh-CN"/>
              </w:rPr>
              <w:t>Overwritten during New Version/Create/Overwrite with current user</w:t>
            </w:r>
          </w:p>
          <w:p w14:paraId="341DE94A" w14:textId="7D9A2045" w:rsidR="000C3937" w:rsidRPr="009B04C6" w:rsidRDefault="000C3937" w:rsidP="00DB6666">
            <w:pPr>
              <w:suppressAutoHyphens/>
              <w:rPr>
                <w:rFonts w:ascii="Arial" w:eastAsia="SimSun" w:hAnsi="Arial" w:cs="Arial"/>
                <w:sz w:val="16"/>
                <w:szCs w:val="16"/>
                <w:lang w:val="en-GB" w:eastAsia="zh-CN"/>
              </w:rPr>
            </w:pPr>
            <w:r w:rsidRPr="009B04C6">
              <w:rPr>
                <w:rFonts w:ascii="Arial" w:eastAsia="SimSun" w:hAnsi="Arial" w:cs="Arial"/>
                <w:sz w:val="16"/>
                <w:szCs w:val="16"/>
                <w:lang w:eastAsia="zh-CN"/>
              </w:rPr>
              <w:t xml:space="preserve">Selected from </w:t>
            </w:r>
            <w:r>
              <w:rPr>
                <w:rFonts w:ascii="Arial" w:eastAsia="SimSun" w:hAnsi="Arial" w:cs="Arial"/>
                <w:sz w:val="16"/>
                <w:szCs w:val="16"/>
                <w:lang w:eastAsia="zh-CN"/>
              </w:rPr>
              <w:t xml:space="preserve">Technical </w:t>
            </w:r>
            <w:r w:rsidR="00DB6666">
              <w:rPr>
                <w:rFonts w:ascii="Arial" w:eastAsia="SimSun" w:hAnsi="Arial" w:cs="Arial"/>
                <w:sz w:val="16"/>
                <w:szCs w:val="16"/>
                <w:lang w:eastAsia="zh-CN"/>
              </w:rPr>
              <w:t>Writer</w:t>
            </w:r>
            <w:r>
              <w:rPr>
                <w:rFonts w:ascii="Arial" w:eastAsia="SimSun" w:hAnsi="Arial" w:cs="Arial"/>
                <w:sz w:val="16"/>
                <w:szCs w:val="16"/>
                <w:lang w:eastAsia="zh-CN"/>
              </w:rPr>
              <w:t xml:space="preserve"> </w:t>
            </w:r>
            <w:r w:rsidRPr="009B04C6">
              <w:rPr>
                <w:rFonts w:ascii="Arial" w:eastAsia="SimSun" w:hAnsi="Arial" w:cs="Arial"/>
                <w:sz w:val="16"/>
                <w:szCs w:val="16"/>
                <w:lang w:eastAsia="zh-CN"/>
              </w:rPr>
              <w:t>roles</w:t>
            </w:r>
            <w:r>
              <w:rPr>
                <w:rFonts w:ascii="Arial" w:eastAsia="SimSun" w:hAnsi="Arial" w:cs="Arial"/>
                <w:sz w:val="16"/>
                <w:szCs w:val="16"/>
                <w:lang w:eastAsia="zh-CN"/>
              </w:rPr>
              <w:t>.</w:t>
            </w:r>
          </w:p>
        </w:tc>
        <w:tc>
          <w:tcPr>
            <w:tcW w:w="1600" w:type="dxa"/>
          </w:tcPr>
          <w:p w14:paraId="7A8B8D7A" w14:textId="49E8CAE9" w:rsidR="000C3937" w:rsidRPr="009B04C6" w:rsidRDefault="003C21E4" w:rsidP="00906D49">
            <w:pPr>
              <w:suppressAutoHyphens/>
              <w:rPr>
                <w:rFonts w:ascii="Arial" w:eastAsia="SimSun" w:hAnsi="Arial" w:cs="Arial"/>
                <w:sz w:val="16"/>
                <w:szCs w:val="16"/>
                <w:lang w:val="en-GB" w:eastAsia="zh-CN"/>
              </w:rPr>
            </w:pPr>
            <w:proofErr w:type="spellStart"/>
            <w:r>
              <w:rPr>
                <w:rFonts w:ascii="Arial" w:eastAsia="SimSun" w:hAnsi="Arial" w:cs="Arial"/>
                <w:sz w:val="16"/>
                <w:szCs w:val="16"/>
                <w:lang w:val="en-GB" w:eastAsia="zh-CN"/>
              </w:rPr>
              <w:t>UserRole</w:t>
            </w:r>
            <w:proofErr w:type="spellEnd"/>
            <w:r>
              <w:rPr>
                <w:rFonts w:ascii="Arial" w:eastAsia="SimSun" w:hAnsi="Arial" w:cs="Arial"/>
                <w:sz w:val="16"/>
                <w:szCs w:val="16"/>
                <w:lang w:val="en-GB" w:eastAsia="zh-CN"/>
              </w:rPr>
              <w:t xml:space="preserve"> Technical Writer</w:t>
            </w:r>
          </w:p>
        </w:tc>
      </w:tr>
      <w:tr w:rsidR="000C3937" w:rsidRPr="009B04C6" w14:paraId="20A2F535" w14:textId="77777777" w:rsidTr="005C778C">
        <w:trPr>
          <w:trHeight w:val="420"/>
        </w:trPr>
        <w:tc>
          <w:tcPr>
            <w:tcW w:w="2880" w:type="dxa"/>
            <w:shd w:val="clear" w:color="auto" w:fill="auto"/>
          </w:tcPr>
          <w:p w14:paraId="2C534E6D" w14:textId="303BF934" w:rsidR="000C3937" w:rsidRDefault="000C3937" w:rsidP="000C3937">
            <w:pPr>
              <w:pStyle w:val="Table-Text"/>
              <w:suppressAutoHyphens/>
              <w:rPr>
                <w:rFonts w:cs="Arial"/>
                <w:bCs/>
                <w:szCs w:val="16"/>
                <w:lang w:eastAsia="nl-NL"/>
              </w:rPr>
            </w:pPr>
            <w:r w:rsidRPr="009B04C6">
              <w:rPr>
                <w:rFonts w:ascii="Arial" w:hAnsi="Arial" w:cs="Arial"/>
                <w:lang w:val="en-GB" w:eastAsia="nl-NL"/>
              </w:rPr>
              <w:t>F</w:t>
            </w:r>
            <w:r>
              <w:rPr>
                <w:rFonts w:ascii="Arial" w:hAnsi="Arial" w:cs="Arial"/>
                <w:lang w:val="en-GB" w:eastAsia="nl-NL"/>
              </w:rPr>
              <w:t>TITECHNICALREVIEWER</w:t>
            </w:r>
          </w:p>
        </w:tc>
        <w:tc>
          <w:tcPr>
            <w:tcW w:w="610" w:type="dxa"/>
            <w:shd w:val="clear" w:color="auto" w:fill="FFFF99"/>
            <w:noWrap/>
            <w:vAlign w:val="center"/>
          </w:tcPr>
          <w:p w14:paraId="12F47C00" w14:textId="004A3C11" w:rsidR="000C3937"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uto"/>
            <w:noWrap/>
            <w:vAlign w:val="center"/>
          </w:tcPr>
          <w:p w14:paraId="4845BBA7" w14:textId="3AEF0D73"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FFFF99"/>
            <w:noWrap/>
            <w:vAlign w:val="center"/>
          </w:tcPr>
          <w:p w14:paraId="363CE397" w14:textId="7FE3D43C"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uto"/>
            <w:noWrap/>
            <w:vAlign w:val="center"/>
          </w:tcPr>
          <w:p w14:paraId="58F3DD3D" w14:textId="6251F9C1"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FFFF99"/>
            <w:noWrap/>
            <w:vAlign w:val="center"/>
          </w:tcPr>
          <w:p w14:paraId="1E7B4EA5" w14:textId="7DE759F8"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uto"/>
            <w:noWrap/>
            <w:vAlign w:val="center"/>
          </w:tcPr>
          <w:p w14:paraId="7B84CF7A" w14:textId="2F737EC6"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710" w:type="dxa"/>
            <w:gridSpan w:val="2"/>
            <w:shd w:val="clear" w:color="auto" w:fill="FFFF99"/>
          </w:tcPr>
          <w:p w14:paraId="31187CB9" w14:textId="73F68491" w:rsidR="000C3937" w:rsidRPr="009B04C6" w:rsidRDefault="00DB6666" w:rsidP="00906D49">
            <w:pPr>
              <w:suppressAutoHyphens/>
              <w:rPr>
                <w:rFonts w:ascii="Arial" w:eastAsia="SimSun" w:hAnsi="Arial" w:cs="Arial"/>
                <w:sz w:val="16"/>
                <w:szCs w:val="16"/>
                <w:lang w:val="en-GB" w:eastAsia="zh-CN"/>
              </w:rPr>
            </w:pPr>
            <w:del w:id="138" w:author="Breeding, Todd" w:date="2019-08-27T09:08:00Z">
              <w:r w:rsidDel="00C11C29">
                <w:rPr>
                  <w:rFonts w:ascii="Arial" w:eastAsia="SimSun" w:hAnsi="Arial" w:cs="Arial"/>
                  <w:sz w:val="16"/>
                  <w:szCs w:val="16"/>
                  <w:lang w:eastAsia="zh-CN"/>
                </w:rPr>
                <w:delText>Clear on new version/create.</w:delText>
              </w:r>
            </w:del>
          </w:p>
        </w:tc>
        <w:tc>
          <w:tcPr>
            <w:tcW w:w="1600" w:type="dxa"/>
          </w:tcPr>
          <w:p w14:paraId="05F041BE" w14:textId="6D16CC58" w:rsidR="00BB00ED" w:rsidRDefault="00BB00ED" w:rsidP="00906D49">
            <w:pPr>
              <w:suppressAutoHyphens/>
              <w:rPr>
                <w:rFonts w:ascii="Arial" w:eastAsia="SimSun" w:hAnsi="Arial" w:cs="Arial"/>
                <w:sz w:val="16"/>
                <w:szCs w:val="16"/>
                <w:lang w:val="en-GB" w:eastAsia="zh-CN"/>
              </w:rPr>
            </w:pPr>
            <w:proofErr w:type="spellStart"/>
            <w:r>
              <w:rPr>
                <w:rFonts w:ascii="Arial" w:eastAsia="SimSun" w:hAnsi="Arial" w:cs="Arial"/>
                <w:sz w:val="16"/>
                <w:szCs w:val="16"/>
                <w:lang w:val="en-GB" w:eastAsia="zh-CN"/>
              </w:rPr>
              <w:t>UserRole</w:t>
            </w:r>
            <w:proofErr w:type="spellEnd"/>
          </w:p>
          <w:p w14:paraId="1375935C" w14:textId="45048AD5" w:rsidR="000C3937" w:rsidRPr="009B04C6" w:rsidRDefault="00BB00ED" w:rsidP="00906D49">
            <w:pPr>
              <w:suppressAutoHyphens/>
              <w:rPr>
                <w:rFonts w:ascii="Arial" w:eastAsia="SimSun" w:hAnsi="Arial" w:cs="Arial"/>
                <w:sz w:val="16"/>
                <w:szCs w:val="16"/>
                <w:lang w:val="en-GB" w:eastAsia="zh-CN"/>
              </w:rPr>
            </w:pPr>
            <w:r w:rsidRPr="00BB00ED">
              <w:rPr>
                <w:rFonts w:ascii="Arial" w:eastAsia="SimSun" w:hAnsi="Arial" w:cs="Arial"/>
                <w:sz w:val="16"/>
                <w:szCs w:val="16"/>
                <w:lang w:val="en-GB" w:eastAsia="zh-CN"/>
              </w:rPr>
              <w:t>TECHNICALREVIEWER</w:t>
            </w:r>
          </w:p>
        </w:tc>
      </w:tr>
      <w:tr w:rsidR="000C3937" w:rsidRPr="009B04C6" w14:paraId="63247FAA" w14:textId="77777777" w:rsidTr="005C778C">
        <w:trPr>
          <w:trHeight w:val="420"/>
        </w:trPr>
        <w:tc>
          <w:tcPr>
            <w:tcW w:w="2880" w:type="dxa"/>
            <w:shd w:val="clear" w:color="auto" w:fill="auto"/>
          </w:tcPr>
          <w:p w14:paraId="0BFB72B3" w14:textId="66A2AD08" w:rsidR="000C3937" w:rsidRDefault="000C3937" w:rsidP="000C3937">
            <w:pPr>
              <w:pStyle w:val="Table-Text"/>
              <w:suppressAutoHyphens/>
              <w:rPr>
                <w:rFonts w:cs="Arial"/>
                <w:bCs/>
                <w:szCs w:val="16"/>
                <w:lang w:eastAsia="nl-NL"/>
              </w:rPr>
            </w:pPr>
            <w:r w:rsidRPr="009B04C6">
              <w:rPr>
                <w:rFonts w:ascii="Arial" w:hAnsi="Arial" w:cs="Arial"/>
                <w:bCs/>
                <w:lang w:val="en-GB" w:eastAsia="nl-NL"/>
              </w:rPr>
              <w:t>F</w:t>
            </w:r>
            <w:r>
              <w:rPr>
                <w:rFonts w:ascii="Arial" w:hAnsi="Arial" w:cs="Arial"/>
                <w:bCs/>
                <w:lang w:val="en-GB" w:eastAsia="nl-NL"/>
              </w:rPr>
              <w:t>TIMARKETINGREVIEWER</w:t>
            </w:r>
          </w:p>
        </w:tc>
        <w:tc>
          <w:tcPr>
            <w:tcW w:w="610" w:type="dxa"/>
            <w:shd w:val="clear" w:color="auto" w:fill="FFFF99"/>
            <w:noWrap/>
            <w:vAlign w:val="center"/>
          </w:tcPr>
          <w:p w14:paraId="486BFE24" w14:textId="56F0EC29" w:rsidR="000C3937"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uto"/>
            <w:noWrap/>
            <w:vAlign w:val="center"/>
          </w:tcPr>
          <w:p w14:paraId="72017EFF" w14:textId="73A0CA04"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FFFF99"/>
            <w:noWrap/>
            <w:vAlign w:val="center"/>
          </w:tcPr>
          <w:p w14:paraId="3E71E743" w14:textId="7A72F595"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900" w:type="dxa"/>
            <w:shd w:val="clear" w:color="auto" w:fill="auto"/>
            <w:noWrap/>
            <w:vAlign w:val="center"/>
          </w:tcPr>
          <w:p w14:paraId="32C1BB19" w14:textId="2744582E"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FFFF99"/>
            <w:noWrap/>
            <w:vAlign w:val="center"/>
          </w:tcPr>
          <w:p w14:paraId="4D338C0B" w14:textId="03F7AAB7"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40" w:type="dxa"/>
            <w:shd w:val="clear" w:color="auto" w:fill="auto"/>
            <w:noWrap/>
            <w:vAlign w:val="center"/>
          </w:tcPr>
          <w:p w14:paraId="4D90534B" w14:textId="4F5CE554"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1710" w:type="dxa"/>
            <w:gridSpan w:val="2"/>
            <w:shd w:val="clear" w:color="auto" w:fill="FFFF99"/>
          </w:tcPr>
          <w:p w14:paraId="34D84128" w14:textId="2DECE413" w:rsidR="000C3937" w:rsidRPr="009B04C6" w:rsidRDefault="00DB6666" w:rsidP="00906D49">
            <w:pPr>
              <w:suppressAutoHyphens/>
              <w:rPr>
                <w:rFonts w:ascii="Arial" w:eastAsia="SimSun" w:hAnsi="Arial" w:cs="Arial"/>
                <w:sz w:val="16"/>
                <w:szCs w:val="16"/>
                <w:lang w:val="en-GB" w:eastAsia="zh-CN"/>
              </w:rPr>
            </w:pPr>
            <w:del w:id="139" w:author="Breeding, Todd" w:date="2019-08-27T09:08:00Z">
              <w:r w:rsidDel="00C11C29">
                <w:rPr>
                  <w:rFonts w:ascii="Arial" w:eastAsia="SimSun" w:hAnsi="Arial" w:cs="Arial"/>
                  <w:sz w:val="16"/>
                  <w:szCs w:val="16"/>
                  <w:lang w:val="nl-NL" w:eastAsia="zh-CN"/>
                </w:rPr>
                <w:delText>Clear on new version create.</w:delText>
              </w:r>
            </w:del>
          </w:p>
        </w:tc>
        <w:tc>
          <w:tcPr>
            <w:tcW w:w="1600" w:type="dxa"/>
          </w:tcPr>
          <w:p w14:paraId="1EAA4043" w14:textId="046FFA39" w:rsidR="00BB00ED" w:rsidRDefault="00BB00ED" w:rsidP="00906D49">
            <w:pPr>
              <w:suppressAutoHyphens/>
              <w:rPr>
                <w:rFonts w:ascii="Arial" w:eastAsia="SimSun" w:hAnsi="Arial" w:cs="Arial"/>
                <w:sz w:val="16"/>
                <w:szCs w:val="16"/>
                <w:lang w:val="en-GB" w:eastAsia="zh-CN"/>
              </w:rPr>
            </w:pPr>
            <w:proofErr w:type="spellStart"/>
            <w:r>
              <w:rPr>
                <w:rFonts w:ascii="Arial" w:eastAsia="SimSun" w:hAnsi="Arial" w:cs="Arial"/>
                <w:sz w:val="16"/>
                <w:szCs w:val="16"/>
                <w:lang w:val="en-GB" w:eastAsia="zh-CN"/>
              </w:rPr>
              <w:t>UserRole</w:t>
            </w:r>
            <w:proofErr w:type="spellEnd"/>
          </w:p>
          <w:p w14:paraId="67487E5C" w14:textId="6D77DF76" w:rsidR="000C3937" w:rsidRPr="009B04C6" w:rsidRDefault="00BB00ED" w:rsidP="00906D49">
            <w:pPr>
              <w:suppressAutoHyphens/>
              <w:rPr>
                <w:rFonts w:ascii="Arial" w:eastAsia="SimSun" w:hAnsi="Arial" w:cs="Arial"/>
                <w:sz w:val="16"/>
                <w:szCs w:val="16"/>
                <w:lang w:val="en-GB" w:eastAsia="zh-CN"/>
              </w:rPr>
            </w:pPr>
            <w:r w:rsidRPr="00BB00ED">
              <w:rPr>
                <w:rFonts w:ascii="Arial" w:eastAsia="SimSun" w:hAnsi="Arial" w:cs="Arial"/>
                <w:sz w:val="16"/>
                <w:szCs w:val="16"/>
                <w:lang w:val="en-GB" w:eastAsia="zh-CN"/>
              </w:rPr>
              <w:t>MARKETINGREVIEWER</w:t>
            </w:r>
          </w:p>
        </w:tc>
      </w:tr>
      <w:tr w:rsidR="000C3937" w:rsidRPr="009B04C6" w14:paraId="55215102" w14:textId="77777777" w:rsidTr="005C778C">
        <w:trPr>
          <w:trHeight w:val="420"/>
        </w:trPr>
        <w:tc>
          <w:tcPr>
            <w:tcW w:w="2880" w:type="dxa"/>
            <w:shd w:val="clear" w:color="auto" w:fill="auto"/>
          </w:tcPr>
          <w:p w14:paraId="0715AED6" w14:textId="7D37A42F" w:rsidR="000C3937" w:rsidRPr="009B04C6" w:rsidRDefault="000C3937" w:rsidP="000C3937">
            <w:pPr>
              <w:pStyle w:val="Table-Text"/>
              <w:suppressAutoHyphens/>
              <w:rPr>
                <w:rFonts w:ascii="Arial" w:hAnsi="Arial" w:cs="Arial"/>
                <w:bCs/>
                <w:lang w:val="en-GB" w:eastAsia="nl-NL"/>
              </w:rPr>
            </w:pPr>
            <w:r>
              <w:rPr>
                <w:rFonts w:ascii="Arial" w:hAnsi="Arial" w:cs="Arial"/>
                <w:bCs/>
                <w:lang w:val="en-GB" w:eastAsia="nl-NL"/>
              </w:rPr>
              <w:t>FTITECHNICALILLUSTRATOR</w:t>
            </w:r>
          </w:p>
        </w:tc>
        <w:tc>
          <w:tcPr>
            <w:tcW w:w="610" w:type="dxa"/>
            <w:shd w:val="clear" w:color="auto" w:fill="FFFF99"/>
            <w:noWrap/>
            <w:vAlign w:val="center"/>
          </w:tcPr>
          <w:p w14:paraId="65E0F286" w14:textId="5240FDA2"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t>
            </w:r>
          </w:p>
        </w:tc>
        <w:tc>
          <w:tcPr>
            <w:tcW w:w="540" w:type="dxa"/>
            <w:shd w:val="clear" w:color="auto" w:fill="auto"/>
            <w:noWrap/>
            <w:vAlign w:val="center"/>
          </w:tcPr>
          <w:p w14:paraId="01C4F406" w14:textId="7ECF237A"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7BD22886" w14:textId="6BCEFD0F"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48698C2D" w14:textId="0159B2F2" w:rsidR="000C3937" w:rsidRPr="009B04C6" w:rsidRDefault="000C3937" w:rsidP="00906D49">
            <w:pPr>
              <w:suppressAutoHyphens/>
              <w:jc w:val="center"/>
              <w:rPr>
                <w:rFonts w:ascii="Arial" w:eastAsia="SimSun" w:hAnsi="Arial" w:cs="Arial"/>
                <w:sz w:val="16"/>
                <w:szCs w:val="16"/>
                <w:lang w:val="nl-NL" w:eastAsia="zh-CN"/>
              </w:rPr>
            </w:pPr>
            <w:r w:rsidRPr="009B04C6">
              <w:rPr>
                <w:rFonts w:ascii="Arial" w:eastAsia="SimSun" w:hAnsi="Arial" w:cs="Arial"/>
                <w:sz w:val="16"/>
                <w:szCs w:val="16"/>
                <w:lang w:val="nl-NL" w:eastAsia="zh-CN"/>
              </w:rPr>
              <w:t>W</w:t>
            </w:r>
          </w:p>
        </w:tc>
        <w:tc>
          <w:tcPr>
            <w:tcW w:w="720" w:type="dxa"/>
            <w:shd w:val="clear" w:color="auto" w:fill="FFFF99"/>
            <w:noWrap/>
            <w:vAlign w:val="center"/>
          </w:tcPr>
          <w:p w14:paraId="14336F8B" w14:textId="3622F85B"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144AEF21" w14:textId="6B910969"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19C49158" w14:textId="6916E21A" w:rsidR="000C3937" w:rsidRPr="009B04C6" w:rsidRDefault="00DB6666" w:rsidP="00906D49">
            <w:pPr>
              <w:suppressAutoHyphens/>
              <w:rPr>
                <w:rFonts w:ascii="Arial" w:eastAsia="SimSun" w:hAnsi="Arial" w:cs="Arial"/>
                <w:sz w:val="16"/>
                <w:szCs w:val="16"/>
                <w:lang w:val="nl-NL" w:eastAsia="zh-CN"/>
              </w:rPr>
            </w:pPr>
            <w:del w:id="140" w:author="Breeding, Todd" w:date="2019-08-27T09:08:00Z">
              <w:r w:rsidDel="00C11C29">
                <w:rPr>
                  <w:rFonts w:ascii="Arial" w:eastAsia="SimSun" w:hAnsi="Arial" w:cs="Arial"/>
                  <w:sz w:val="16"/>
                  <w:szCs w:val="16"/>
                  <w:lang w:val="nl-NL" w:eastAsia="zh-CN"/>
                </w:rPr>
                <w:delText>Clear on new version create.</w:delText>
              </w:r>
            </w:del>
          </w:p>
        </w:tc>
        <w:tc>
          <w:tcPr>
            <w:tcW w:w="1600" w:type="dxa"/>
          </w:tcPr>
          <w:p w14:paraId="56DF12CE" w14:textId="46E14838" w:rsidR="00BB00ED" w:rsidRDefault="00BB00ED" w:rsidP="00906D49">
            <w:pPr>
              <w:suppressAutoHyphens/>
              <w:rPr>
                <w:rFonts w:ascii="Arial" w:eastAsia="SimSun" w:hAnsi="Arial" w:cs="Arial"/>
                <w:sz w:val="16"/>
                <w:szCs w:val="16"/>
                <w:lang w:val="en-GB" w:eastAsia="zh-CN"/>
              </w:rPr>
            </w:pPr>
            <w:proofErr w:type="spellStart"/>
            <w:r>
              <w:rPr>
                <w:rFonts w:ascii="Arial" w:eastAsia="SimSun" w:hAnsi="Arial" w:cs="Arial"/>
                <w:sz w:val="16"/>
                <w:szCs w:val="16"/>
                <w:lang w:val="en-GB" w:eastAsia="zh-CN"/>
              </w:rPr>
              <w:t>UserRole</w:t>
            </w:r>
            <w:proofErr w:type="spellEnd"/>
          </w:p>
          <w:p w14:paraId="250893F8" w14:textId="5EFABDE5" w:rsidR="000C3937" w:rsidRPr="009B04C6" w:rsidRDefault="00BB00ED" w:rsidP="00906D49">
            <w:pPr>
              <w:suppressAutoHyphens/>
              <w:rPr>
                <w:rFonts w:ascii="Arial" w:eastAsia="SimSun" w:hAnsi="Arial" w:cs="Arial"/>
                <w:sz w:val="16"/>
                <w:szCs w:val="16"/>
                <w:lang w:val="en-GB" w:eastAsia="zh-CN"/>
              </w:rPr>
            </w:pPr>
            <w:r w:rsidRPr="00BB00ED">
              <w:rPr>
                <w:rFonts w:ascii="Arial" w:eastAsia="SimSun" w:hAnsi="Arial" w:cs="Arial"/>
                <w:sz w:val="16"/>
                <w:szCs w:val="16"/>
                <w:lang w:val="en-GB" w:eastAsia="zh-CN"/>
              </w:rPr>
              <w:t>TECHNICALILLUSTRATOR</w:t>
            </w:r>
          </w:p>
        </w:tc>
      </w:tr>
      <w:tr w:rsidR="000C3937" w:rsidRPr="009B04C6" w14:paraId="382DB11D" w14:textId="77777777" w:rsidTr="005C778C">
        <w:trPr>
          <w:trHeight w:val="420"/>
        </w:trPr>
        <w:tc>
          <w:tcPr>
            <w:tcW w:w="2880" w:type="dxa"/>
            <w:shd w:val="clear" w:color="auto" w:fill="auto"/>
          </w:tcPr>
          <w:p w14:paraId="2DBC584C" w14:textId="48D96B6E" w:rsidR="000C3937" w:rsidRDefault="000C3937" w:rsidP="00906D49">
            <w:pPr>
              <w:pStyle w:val="Table-Text"/>
              <w:suppressAutoHyphens/>
              <w:rPr>
                <w:rFonts w:cs="Arial"/>
                <w:bCs/>
                <w:szCs w:val="16"/>
                <w:lang w:eastAsia="nl-NL"/>
              </w:rPr>
            </w:pPr>
            <w:r w:rsidRPr="00933599">
              <w:rPr>
                <w:rFonts w:cs="Arial"/>
                <w:bCs/>
                <w:szCs w:val="16"/>
                <w:lang w:eastAsia="nl-NL"/>
              </w:rPr>
              <w:lastRenderedPageBreak/>
              <w:t>FTITITLEPAGE</w:t>
            </w:r>
          </w:p>
          <w:p w14:paraId="061AAFDD" w14:textId="77777777" w:rsidR="00B360D4" w:rsidRDefault="00B360D4" w:rsidP="00906D49">
            <w:pPr>
              <w:pStyle w:val="Table-Text"/>
              <w:suppressAutoHyphens/>
              <w:rPr>
                <w:rFonts w:cs="Arial"/>
                <w:bCs/>
                <w:szCs w:val="16"/>
                <w:lang w:eastAsia="nl-NL"/>
              </w:rPr>
            </w:pPr>
            <w:r>
              <w:rPr>
                <w:rFonts w:cs="Arial"/>
                <w:bCs/>
                <w:szCs w:val="16"/>
                <w:lang w:eastAsia="nl-NL"/>
              </w:rPr>
              <w:t>Title page</w:t>
            </w:r>
          </w:p>
          <w:p w14:paraId="2F21D3B2" w14:textId="7664E516" w:rsidR="00B360D4" w:rsidRPr="00933599" w:rsidRDefault="00B360D4" w:rsidP="00906D49">
            <w:pPr>
              <w:pStyle w:val="Table-Text"/>
              <w:suppressAutoHyphens/>
              <w:rPr>
                <w:rFonts w:cs="Arial"/>
                <w:szCs w:val="16"/>
                <w:lang w:val="en-GB" w:eastAsia="nl-NL"/>
              </w:rPr>
            </w:pPr>
            <w:r>
              <w:rPr>
                <w:rFonts w:cs="Arial"/>
                <w:bCs/>
                <w:szCs w:val="16"/>
                <w:lang w:eastAsia="nl-NL"/>
              </w:rPr>
              <w:t>To include a title page</w:t>
            </w:r>
            <w:r w:rsidR="00690F0C">
              <w:rPr>
                <w:rFonts w:cs="Arial"/>
                <w:bCs/>
                <w:szCs w:val="16"/>
                <w:lang w:eastAsia="nl-NL"/>
              </w:rPr>
              <w:t>.</w:t>
            </w:r>
          </w:p>
        </w:tc>
        <w:tc>
          <w:tcPr>
            <w:tcW w:w="610" w:type="dxa"/>
            <w:shd w:val="clear" w:color="auto" w:fill="FFFF99"/>
            <w:noWrap/>
          </w:tcPr>
          <w:p w14:paraId="3FC30FAF" w14:textId="1EA15165" w:rsidR="000C3937" w:rsidRPr="00883AB0" w:rsidRDefault="00B360D4"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393D7302"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0571E3AE"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7D38366A"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708C8727"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5A29CCBE"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10A06C51"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75682A5A" w14:textId="4B9C6EF3" w:rsidR="000C3937" w:rsidRPr="009B04C6" w:rsidRDefault="00BB00ED"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Checkbox</w:t>
            </w:r>
          </w:p>
        </w:tc>
      </w:tr>
      <w:tr w:rsidR="000C3937" w:rsidRPr="009B04C6" w14:paraId="0D1EBC85" w14:textId="77777777" w:rsidTr="005C778C">
        <w:trPr>
          <w:trHeight w:val="420"/>
        </w:trPr>
        <w:tc>
          <w:tcPr>
            <w:tcW w:w="2880" w:type="dxa"/>
            <w:shd w:val="clear" w:color="auto" w:fill="auto"/>
          </w:tcPr>
          <w:p w14:paraId="01012C66" w14:textId="77777777" w:rsidR="000C3937" w:rsidRDefault="000C3937" w:rsidP="00906D49">
            <w:pPr>
              <w:pStyle w:val="Table-Text"/>
              <w:suppressAutoHyphens/>
              <w:rPr>
                <w:rFonts w:cs="Arial"/>
                <w:bCs/>
                <w:szCs w:val="16"/>
                <w:lang w:eastAsia="nl-NL"/>
              </w:rPr>
            </w:pPr>
            <w:r w:rsidRPr="00933599">
              <w:rPr>
                <w:rFonts w:cs="Arial"/>
                <w:bCs/>
                <w:szCs w:val="16"/>
                <w:lang w:eastAsia="nl-NL"/>
              </w:rPr>
              <w:t>FTITOPNAVIGATION</w:t>
            </w:r>
          </w:p>
          <w:p w14:paraId="4BF06719" w14:textId="1E2CACED" w:rsidR="00690F0C" w:rsidRPr="00933599" w:rsidRDefault="00690F0C" w:rsidP="00906D49">
            <w:pPr>
              <w:pStyle w:val="Table-Text"/>
              <w:suppressAutoHyphens/>
              <w:rPr>
                <w:rFonts w:cs="Arial"/>
                <w:szCs w:val="16"/>
                <w:lang w:val="en-GB" w:eastAsia="nl-NL"/>
              </w:rPr>
            </w:pPr>
            <w:r>
              <w:rPr>
                <w:rFonts w:cs="Arial"/>
                <w:bCs/>
                <w:szCs w:val="16"/>
                <w:lang w:eastAsia="nl-NL"/>
              </w:rPr>
              <w:t>Top Navigation</w:t>
            </w:r>
            <w:r>
              <w:rPr>
                <w:rFonts w:cs="Arial"/>
                <w:bCs/>
                <w:szCs w:val="16"/>
                <w:lang w:eastAsia="nl-NL"/>
              </w:rPr>
              <w:br/>
            </w:r>
            <w:r>
              <w:t>D</w:t>
            </w:r>
            <w:r w:rsidRPr="003C21E4">
              <w:t>etermines whether or not top navigation icons print in the data sheet, and how to construct the URLs</w:t>
            </w:r>
          </w:p>
        </w:tc>
        <w:tc>
          <w:tcPr>
            <w:tcW w:w="610" w:type="dxa"/>
            <w:shd w:val="clear" w:color="auto" w:fill="FFFF99"/>
            <w:noWrap/>
          </w:tcPr>
          <w:p w14:paraId="60B00172" w14:textId="24B9A524" w:rsidR="000C3937" w:rsidRPr="00883AB0" w:rsidRDefault="00690F0C"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5B346AAC"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04ED36C8"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1B5B5885"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1A5FB332"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646A4693"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5C226532"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2E91094E" w14:textId="77777777" w:rsidR="000C3937" w:rsidRPr="009B04C6" w:rsidRDefault="000C3937" w:rsidP="00906D49">
            <w:pPr>
              <w:suppressAutoHyphens/>
              <w:rPr>
                <w:rFonts w:ascii="Arial" w:eastAsia="SimSun" w:hAnsi="Arial" w:cs="Arial"/>
                <w:sz w:val="16"/>
                <w:szCs w:val="16"/>
                <w:lang w:val="en-GB" w:eastAsia="zh-CN"/>
              </w:rPr>
            </w:pPr>
          </w:p>
        </w:tc>
      </w:tr>
      <w:tr w:rsidR="000C3937" w:rsidRPr="009B04C6" w14:paraId="13A19057" w14:textId="77777777" w:rsidTr="005C778C">
        <w:trPr>
          <w:trHeight w:val="420"/>
        </w:trPr>
        <w:tc>
          <w:tcPr>
            <w:tcW w:w="2880" w:type="dxa"/>
            <w:shd w:val="clear" w:color="auto" w:fill="auto"/>
          </w:tcPr>
          <w:p w14:paraId="6F330338" w14:textId="060350F1" w:rsidR="000C3937" w:rsidRPr="00933599" w:rsidRDefault="000C3937" w:rsidP="00906D49">
            <w:pPr>
              <w:pStyle w:val="Table-Text"/>
              <w:suppressAutoHyphens/>
              <w:rPr>
                <w:rFonts w:cs="Arial"/>
                <w:szCs w:val="16"/>
                <w:lang w:val="en-GB" w:eastAsia="nl-NL"/>
              </w:rPr>
            </w:pPr>
            <w:r w:rsidRPr="00933599">
              <w:rPr>
                <w:rFonts w:cs="Arial"/>
                <w:bCs/>
                <w:szCs w:val="16"/>
              </w:rPr>
              <w:t>FTILOGO</w:t>
            </w:r>
          </w:p>
        </w:tc>
        <w:tc>
          <w:tcPr>
            <w:tcW w:w="610" w:type="dxa"/>
            <w:shd w:val="clear" w:color="auto" w:fill="FFFF99"/>
            <w:noWrap/>
          </w:tcPr>
          <w:p w14:paraId="130F716F" w14:textId="13958206" w:rsidR="000C3937" w:rsidRPr="00883AB0" w:rsidRDefault="00690F0C"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527F6CFD"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7D85128E"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7525B9F5"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435BED41"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38A9BD31"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62CBCDD3"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3FA40D5D" w14:textId="77777777" w:rsidR="000C3937" w:rsidRPr="009B04C6" w:rsidRDefault="000C3937" w:rsidP="00906D49">
            <w:pPr>
              <w:suppressAutoHyphens/>
              <w:rPr>
                <w:rFonts w:ascii="Arial" w:eastAsia="SimSun" w:hAnsi="Arial" w:cs="Arial"/>
                <w:sz w:val="16"/>
                <w:szCs w:val="16"/>
                <w:lang w:val="en-GB" w:eastAsia="zh-CN"/>
              </w:rPr>
            </w:pPr>
          </w:p>
        </w:tc>
      </w:tr>
      <w:tr w:rsidR="000C3937" w:rsidRPr="009B04C6" w14:paraId="3E60E466" w14:textId="77777777" w:rsidTr="005C778C">
        <w:trPr>
          <w:trHeight w:val="420"/>
        </w:trPr>
        <w:tc>
          <w:tcPr>
            <w:tcW w:w="2880" w:type="dxa"/>
            <w:shd w:val="clear" w:color="auto" w:fill="auto"/>
          </w:tcPr>
          <w:p w14:paraId="69A9D095" w14:textId="77777777" w:rsidR="00690F0C" w:rsidRDefault="000C3937" w:rsidP="00906D49">
            <w:pPr>
              <w:pStyle w:val="Table-Text"/>
              <w:suppressAutoHyphens/>
              <w:rPr>
                <w:rFonts w:cs="Arial"/>
                <w:bCs/>
                <w:szCs w:val="16"/>
                <w:lang w:eastAsia="nl-NL"/>
              </w:rPr>
            </w:pPr>
            <w:r w:rsidRPr="00933599">
              <w:rPr>
                <w:rFonts w:cs="Arial"/>
                <w:bCs/>
                <w:szCs w:val="16"/>
                <w:lang w:eastAsia="nl-NL"/>
              </w:rPr>
              <w:t>FTIREFNAVIGATION</w:t>
            </w:r>
          </w:p>
          <w:p w14:paraId="19566D52" w14:textId="77777777" w:rsidR="00690F0C" w:rsidRDefault="00690F0C" w:rsidP="00906D49">
            <w:pPr>
              <w:pStyle w:val="Table-Text"/>
              <w:suppressAutoHyphens/>
              <w:rPr>
                <w:rFonts w:cs="Arial"/>
                <w:bCs/>
                <w:szCs w:val="16"/>
                <w:lang w:eastAsia="nl-NL"/>
              </w:rPr>
            </w:pPr>
            <w:r>
              <w:rPr>
                <w:rFonts w:cs="Arial"/>
                <w:bCs/>
                <w:szCs w:val="16"/>
                <w:lang w:eastAsia="nl-NL"/>
              </w:rPr>
              <w:t>Ref navigation</w:t>
            </w:r>
          </w:p>
          <w:p w14:paraId="382B0E22" w14:textId="63BA517D" w:rsidR="000C3937" w:rsidRPr="00933599" w:rsidRDefault="00690F0C" w:rsidP="00906D49">
            <w:pPr>
              <w:pStyle w:val="Table-Text"/>
              <w:suppressAutoHyphens/>
              <w:rPr>
                <w:rFonts w:cs="Arial"/>
                <w:szCs w:val="16"/>
                <w:lang w:val="en-GB" w:eastAsia="nl-NL"/>
              </w:rPr>
            </w:pPr>
            <w:r>
              <w:rPr>
                <w:rFonts w:cs="Arial"/>
                <w:bCs/>
                <w:szCs w:val="16"/>
                <w:lang w:eastAsia="nl-NL"/>
              </w:rPr>
              <w:t>Includes icon for reference design</w:t>
            </w:r>
            <w:r w:rsidR="00B360D4">
              <w:rPr>
                <w:rFonts w:cs="Arial"/>
                <w:bCs/>
                <w:szCs w:val="16"/>
                <w:lang w:eastAsia="nl-NL"/>
              </w:rPr>
              <w:br/>
            </w:r>
          </w:p>
        </w:tc>
        <w:tc>
          <w:tcPr>
            <w:tcW w:w="610" w:type="dxa"/>
            <w:shd w:val="clear" w:color="auto" w:fill="FFFF99"/>
            <w:noWrap/>
          </w:tcPr>
          <w:p w14:paraId="66C9EE7D" w14:textId="38D7B063" w:rsidR="000C3937" w:rsidRPr="00883AB0" w:rsidRDefault="00B360D4" w:rsidP="00906D49">
            <w:pPr>
              <w:suppressAutoHyphens/>
              <w:jc w:val="center"/>
              <w:rPr>
                <w:rFonts w:ascii="Arial" w:eastAsia="SimSun" w:hAnsi="Arial" w:cs="Arial"/>
                <w:sz w:val="16"/>
                <w:szCs w:val="16"/>
                <w:lang w:val="nl-NL" w:eastAsia="zh-CN"/>
              </w:rPr>
            </w:pPr>
            <w:r>
              <w:t>G</w:t>
            </w:r>
          </w:p>
        </w:tc>
        <w:tc>
          <w:tcPr>
            <w:tcW w:w="540" w:type="dxa"/>
            <w:shd w:val="clear" w:color="auto" w:fill="auto"/>
            <w:noWrap/>
            <w:vAlign w:val="center"/>
          </w:tcPr>
          <w:p w14:paraId="6BCF1DD4"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03B847DA"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4FA93728"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29B5E5E1"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4240B53E"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4775D075"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0DCAF68B" w14:textId="6C0604E8" w:rsidR="000C3937" w:rsidRPr="009B04C6" w:rsidRDefault="00BB00ED"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String Field. (Sample is just URL)</w:t>
            </w:r>
          </w:p>
        </w:tc>
      </w:tr>
      <w:tr w:rsidR="000C3937" w:rsidRPr="009B04C6" w14:paraId="57D953CF" w14:textId="77777777" w:rsidTr="005C778C">
        <w:trPr>
          <w:trHeight w:val="420"/>
        </w:trPr>
        <w:tc>
          <w:tcPr>
            <w:tcW w:w="2880" w:type="dxa"/>
            <w:shd w:val="clear" w:color="auto" w:fill="auto"/>
          </w:tcPr>
          <w:p w14:paraId="708CB83C" w14:textId="2ACF679B" w:rsidR="000C3937" w:rsidRPr="00933599" w:rsidRDefault="000C3937" w:rsidP="005B65C4">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FTITIPARTNUMBER</w:t>
            </w:r>
            <w:r w:rsidR="002F14BD">
              <w:rPr>
                <w:rFonts w:ascii="Verdana" w:hAnsi="Verdana" w:cs="Arial"/>
                <w:bCs/>
                <w:sz w:val="16"/>
                <w:szCs w:val="16"/>
                <w:lang w:eastAsia="nl-NL"/>
              </w:rPr>
              <w:br/>
              <w:t>Part Number</w:t>
            </w:r>
            <w:r w:rsidR="002F14BD">
              <w:rPr>
                <w:rFonts w:ascii="Verdana" w:hAnsi="Verdana" w:cs="Arial"/>
                <w:bCs/>
                <w:sz w:val="16"/>
                <w:szCs w:val="16"/>
                <w:lang w:eastAsia="nl-NL"/>
              </w:rPr>
              <w:br/>
              <w:t xml:space="preserve">Generic </w:t>
            </w:r>
            <w:proofErr w:type="spellStart"/>
            <w:r w:rsidR="002F14BD">
              <w:rPr>
                <w:rFonts w:ascii="Verdana" w:hAnsi="Verdana" w:cs="Arial"/>
                <w:bCs/>
                <w:sz w:val="16"/>
                <w:szCs w:val="16"/>
                <w:lang w:eastAsia="nl-NL"/>
              </w:rPr>
              <w:t>Partnumber</w:t>
            </w:r>
            <w:proofErr w:type="spellEnd"/>
            <w:r w:rsidR="002F14BD">
              <w:rPr>
                <w:rFonts w:ascii="Verdana" w:hAnsi="Verdana" w:cs="Arial"/>
                <w:bCs/>
                <w:sz w:val="16"/>
                <w:szCs w:val="16"/>
                <w:lang w:eastAsia="nl-NL"/>
              </w:rPr>
              <w:t xml:space="preserve">, separated by comma delimiter </w:t>
            </w:r>
            <w:r w:rsidR="002F14BD">
              <w:rPr>
                <w:rFonts w:ascii="Verdana" w:hAnsi="Verdana" w:cs="Arial"/>
                <w:bCs/>
                <w:sz w:val="16"/>
                <w:szCs w:val="16"/>
                <w:lang w:eastAsia="nl-NL"/>
              </w:rPr>
              <w:br/>
            </w:r>
            <w:r w:rsidR="002F14BD">
              <w:rPr>
                <w:rFonts w:ascii="Verdana" w:hAnsi="Verdana" w:cs="Arial"/>
                <w:bCs/>
                <w:sz w:val="16"/>
                <w:szCs w:val="16"/>
                <w:lang w:eastAsia="nl-NL"/>
              </w:rPr>
              <w:br/>
            </w:r>
          </w:p>
        </w:tc>
        <w:tc>
          <w:tcPr>
            <w:tcW w:w="610" w:type="dxa"/>
            <w:shd w:val="clear" w:color="auto" w:fill="FFFF99"/>
            <w:noWrap/>
          </w:tcPr>
          <w:p w14:paraId="6184CE94" w14:textId="2296670B" w:rsidR="000C3937" w:rsidRPr="00883AB0" w:rsidRDefault="002F14BD"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3EF5FC7A"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7DE39FB2"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20726587"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5FADBB3E"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26F51324"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22EC08D9"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541C2C38" w14:textId="65E93368" w:rsidR="000C3937" w:rsidRPr="009B04C6" w:rsidRDefault="00690F0C"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 xml:space="preserve">Multi String Field. </w:t>
            </w:r>
            <w:r w:rsidR="002F14BD">
              <w:rPr>
                <w:rFonts w:ascii="Arial" w:eastAsia="SimSun" w:hAnsi="Arial" w:cs="Arial"/>
                <w:sz w:val="16"/>
                <w:szCs w:val="16"/>
                <w:lang w:val="en-GB" w:eastAsia="zh-CN"/>
              </w:rPr>
              <w:t>Free text</w:t>
            </w:r>
          </w:p>
        </w:tc>
      </w:tr>
      <w:tr w:rsidR="000C3937" w:rsidRPr="009B04C6" w14:paraId="52E8F961" w14:textId="77777777" w:rsidTr="005C778C">
        <w:trPr>
          <w:trHeight w:val="420"/>
        </w:trPr>
        <w:tc>
          <w:tcPr>
            <w:tcW w:w="2880" w:type="dxa"/>
            <w:shd w:val="clear" w:color="auto" w:fill="auto"/>
          </w:tcPr>
          <w:p w14:paraId="7ED8AF8C" w14:textId="651641B1" w:rsidR="000C3937" w:rsidRPr="00933599" w:rsidRDefault="000C3937" w:rsidP="005B65C4">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FTIDATASHEETSTATUS</w:t>
            </w:r>
          </w:p>
        </w:tc>
        <w:tc>
          <w:tcPr>
            <w:tcW w:w="610" w:type="dxa"/>
            <w:shd w:val="clear" w:color="auto" w:fill="FFFF99"/>
            <w:noWrap/>
          </w:tcPr>
          <w:p w14:paraId="59D39B8D" w14:textId="6CEBD2CE" w:rsidR="000C3937" w:rsidRPr="00883AB0" w:rsidRDefault="002F14BD"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26034D36"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67B5D40D"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4594E2D8"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7BCF566D"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5C338B42"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40723FF6"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7A0CAA2A" w14:textId="77777777" w:rsidR="000C3937" w:rsidRPr="009B04C6" w:rsidRDefault="000C3937" w:rsidP="00906D49">
            <w:pPr>
              <w:suppressAutoHyphens/>
              <w:rPr>
                <w:rFonts w:ascii="Arial" w:eastAsia="SimSun" w:hAnsi="Arial" w:cs="Arial"/>
                <w:sz w:val="16"/>
                <w:szCs w:val="16"/>
                <w:lang w:val="en-GB" w:eastAsia="zh-CN"/>
              </w:rPr>
            </w:pPr>
          </w:p>
        </w:tc>
      </w:tr>
      <w:tr w:rsidR="000C3937" w:rsidRPr="009B04C6" w14:paraId="0314BD44" w14:textId="77777777" w:rsidTr="005C778C">
        <w:trPr>
          <w:trHeight w:val="420"/>
        </w:trPr>
        <w:tc>
          <w:tcPr>
            <w:tcW w:w="2880" w:type="dxa"/>
            <w:shd w:val="clear" w:color="auto" w:fill="auto"/>
          </w:tcPr>
          <w:p w14:paraId="435FCD4F" w14:textId="77777777" w:rsidR="000C3937" w:rsidRDefault="000C3937" w:rsidP="005B65C4">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FTIPRODLINK</w:t>
            </w:r>
          </w:p>
          <w:p w14:paraId="4D543B39" w14:textId="1BEC3300" w:rsidR="002F14BD" w:rsidRDefault="002F14BD"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Product Folder Link.</w:t>
            </w:r>
          </w:p>
          <w:p w14:paraId="6FA77DE5" w14:textId="4F6D51A1" w:rsidR="002F14BD" w:rsidRPr="00933599" w:rsidRDefault="002F14BD"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Turns on product folder links.</w:t>
            </w:r>
          </w:p>
        </w:tc>
        <w:tc>
          <w:tcPr>
            <w:tcW w:w="610" w:type="dxa"/>
            <w:shd w:val="clear" w:color="auto" w:fill="FFFF99"/>
            <w:noWrap/>
          </w:tcPr>
          <w:p w14:paraId="0795BFDE" w14:textId="7B8F4BE7" w:rsidR="000C3937" w:rsidRPr="00883AB0" w:rsidRDefault="002F14BD"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16EE5CED"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516FA931"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43BAA660"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6A8D8817"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52AAC4AE"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7C481761"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74B5F213" w14:textId="4452CEEA" w:rsidR="000C3937" w:rsidRPr="009B04C6" w:rsidRDefault="002F14BD"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Checkbox Default uncheck</w:t>
            </w:r>
          </w:p>
        </w:tc>
      </w:tr>
      <w:tr w:rsidR="000C3937" w:rsidRPr="009B04C6" w14:paraId="59CB5AED" w14:textId="77777777" w:rsidTr="005C778C">
        <w:trPr>
          <w:trHeight w:val="420"/>
        </w:trPr>
        <w:tc>
          <w:tcPr>
            <w:tcW w:w="2880" w:type="dxa"/>
            <w:shd w:val="clear" w:color="auto" w:fill="auto"/>
          </w:tcPr>
          <w:p w14:paraId="2FE16408" w14:textId="38CA51E9" w:rsidR="000C3937" w:rsidRDefault="000C3937" w:rsidP="005B65C4">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FTIENLITNUMBER</w:t>
            </w:r>
          </w:p>
          <w:p w14:paraId="676C1764" w14:textId="578E32D5" w:rsidR="002F14BD" w:rsidRDefault="002F14BD"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English Lit Number</w:t>
            </w:r>
          </w:p>
          <w:p w14:paraId="462AE35A" w14:textId="1EA97EA4" w:rsidR="002F14BD" w:rsidRPr="00933599" w:rsidRDefault="002F14BD" w:rsidP="005B65C4">
            <w:pPr>
              <w:pStyle w:val="BalloonText"/>
              <w:suppressAutoHyphens/>
              <w:rPr>
                <w:rFonts w:ascii="Verdana" w:hAnsi="Verdana" w:cs="Arial"/>
                <w:bCs/>
                <w:sz w:val="16"/>
                <w:szCs w:val="16"/>
                <w:lang w:eastAsia="nl-NL"/>
              </w:rPr>
            </w:pPr>
          </w:p>
        </w:tc>
        <w:tc>
          <w:tcPr>
            <w:tcW w:w="610" w:type="dxa"/>
            <w:shd w:val="clear" w:color="auto" w:fill="FFFF99"/>
            <w:noWrap/>
          </w:tcPr>
          <w:p w14:paraId="7660BE8C" w14:textId="500E59F4" w:rsidR="000C3937" w:rsidRPr="00883AB0" w:rsidRDefault="00AE225C" w:rsidP="00906D49">
            <w:pPr>
              <w:suppressAutoHyphens/>
              <w:jc w:val="center"/>
              <w:rPr>
                <w:rFonts w:ascii="Arial" w:eastAsia="SimSun" w:hAnsi="Arial" w:cs="Arial"/>
                <w:sz w:val="16"/>
                <w:szCs w:val="16"/>
                <w:lang w:val="nl-NL" w:eastAsia="zh-CN"/>
              </w:rPr>
            </w:pPr>
            <w:r>
              <w:t>G</w:t>
            </w:r>
          </w:p>
        </w:tc>
        <w:tc>
          <w:tcPr>
            <w:tcW w:w="540" w:type="dxa"/>
            <w:shd w:val="clear" w:color="auto" w:fill="auto"/>
            <w:noWrap/>
            <w:vAlign w:val="center"/>
          </w:tcPr>
          <w:p w14:paraId="787AEC4E"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1EC8584F"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06F09ECD"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5808D89E"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666AFD70"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31899BF0"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07300F65" w14:textId="55F8C4A0" w:rsidR="000C3937" w:rsidRPr="009B04C6" w:rsidRDefault="00AE225C"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Single String Field. Min/Max 7 char.</w:t>
            </w:r>
          </w:p>
        </w:tc>
      </w:tr>
      <w:tr w:rsidR="000C3937" w:rsidRPr="009B04C6" w14:paraId="0E057C49" w14:textId="77777777" w:rsidTr="005C778C">
        <w:trPr>
          <w:trHeight w:val="420"/>
        </w:trPr>
        <w:tc>
          <w:tcPr>
            <w:tcW w:w="2880" w:type="dxa"/>
            <w:shd w:val="clear" w:color="auto" w:fill="auto"/>
          </w:tcPr>
          <w:p w14:paraId="118727A2" w14:textId="77777777" w:rsidR="000C3937" w:rsidRDefault="000C3937"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FTIENLITREV</w:t>
            </w:r>
          </w:p>
          <w:p w14:paraId="1D386B18" w14:textId="1802DF66" w:rsidR="00AE225C" w:rsidRPr="00933599" w:rsidRDefault="00AE225C"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 xml:space="preserve">English Lit Rev. </w:t>
            </w:r>
          </w:p>
        </w:tc>
        <w:tc>
          <w:tcPr>
            <w:tcW w:w="610" w:type="dxa"/>
            <w:shd w:val="clear" w:color="auto" w:fill="FFFF99"/>
            <w:noWrap/>
          </w:tcPr>
          <w:p w14:paraId="18713F6E" w14:textId="777E7F1C" w:rsidR="000C3937" w:rsidRPr="00883AB0" w:rsidRDefault="00AE225C"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4B9B0BEB"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16250F9D"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26D4BA53"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49FCD626"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03B03B09"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1AD589D6"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0D1587C0" w14:textId="66BE80D9" w:rsidR="000C3937" w:rsidRPr="009B04C6" w:rsidRDefault="00AE225C" w:rsidP="00D65800">
            <w:pPr>
              <w:suppressAutoHyphens/>
              <w:rPr>
                <w:rFonts w:ascii="Arial" w:eastAsia="SimSun" w:hAnsi="Arial" w:cs="Arial"/>
                <w:sz w:val="16"/>
                <w:szCs w:val="16"/>
                <w:lang w:val="en-GB" w:eastAsia="zh-CN"/>
              </w:rPr>
            </w:pPr>
            <w:r>
              <w:rPr>
                <w:rFonts w:ascii="Arial" w:eastAsia="SimSun" w:hAnsi="Arial" w:cs="Arial"/>
                <w:sz w:val="16"/>
                <w:szCs w:val="16"/>
                <w:lang w:val="en-GB" w:eastAsia="zh-CN"/>
              </w:rPr>
              <w:t xml:space="preserve">Max 2 </w:t>
            </w:r>
            <w:r w:rsidR="00D65800">
              <w:rPr>
                <w:rFonts w:ascii="Arial" w:eastAsia="SimSun" w:hAnsi="Arial" w:cs="Arial"/>
                <w:sz w:val="16"/>
                <w:szCs w:val="16"/>
                <w:lang w:val="en-GB" w:eastAsia="zh-CN"/>
              </w:rPr>
              <w:t>char.</w:t>
            </w:r>
            <w:r>
              <w:rPr>
                <w:rFonts w:ascii="Arial" w:eastAsia="SimSun" w:hAnsi="Arial" w:cs="Arial"/>
                <w:sz w:val="16"/>
                <w:szCs w:val="16"/>
                <w:lang w:val="en-GB" w:eastAsia="zh-CN"/>
              </w:rPr>
              <w:t xml:space="preserve"> single string field</w:t>
            </w:r>
          </w:p>
        </w:tc>
      </w:tr>
      <w:tr w:rsidR="000C3937" w:rsidRPr="009B04C6" w14:paraId="0AEC781E" w14:textId="77777777" w:rsidTr="005C778C">
        <w:trPr>
          <w:trHeight w:val="420"/>
        </w:trPr>
        <w:tc>
          <w:tcPr>
            <w:tcW w:w="2880" w:type="dxa"/>
            <w:shd w:val="clear" w:color="auto" w:fill="auto"/>
          </w:tcPr>
          <w:p w14:paraId="2122FE23" w14:textId="7D8FB0C1" w:rsidR="000C3937" w:rsidRDefault="000C3937" w:rsidP="00BE14AF">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w:t>
            </w:r>
            <w:r w:rsidR="00BE14AF">
              <w:rPr>
                <w:rFonts w:ascii="Verdana" w:hAnsi="Verdana" w:cs="Arial"/>
                <w:bCs/>
                <w:sz w:val="16"/>
                <w:szCs w:val="16"/>
                <w:lang w:eastAsia="nl-NL"/>
              </w:rPr>
              <w:t>TRANS</w:t>
            </w:r>
            <w:r w:rsidRPr="00933599">
              <w:rPr>
                <w:rFonts w:ascii="Verdana" w:hAnsi="Verdana" w:cs="Arial"/>
                <w:bCs/>
                <w:sz w:val="16"/>
                <w:szCs w:val="16"/>
                <w:lang w:eastAsia="nl-NL"/>
              </w:rPr>
              <w:t>LITNUMBER</w:t>
            </w:r>
          </w:p>
          <w:p w14:paraId="77B533C3" w14:textId="2B95F2C3" w:rsidR="00BE14AF" w:rsidRDefault="00BE14AF" w:rsidP="00BE14AF">
            <w:pPr>
              <w:pStyle w:val="BalloonText"/>
              <w:suppressAutoHyphens/>
              <w:rPr>
                <w:rFonts w:ascii="Verdana" w:hAnsi="Verdana" w:cs="Arial"/>
                <w:bCs/>
                <w:sz w:val="16"/>
                <w:szCs w:val="16"/>
                <w:lang w:eastAsia="nl-NL"/>
              </w:rPr>
            </w:pPr>
            <w:r>
              <w:rPr>
                <w:rFonts w:ascii="Verdana" w:hAnsi="Verdana" w:cs="Arial"/>
                <w:bCs/>
                <w:sz w:val="16"/>
                <w:szCs w:val="16"/>
                <w:lang w:eastAsia="nl-NL"/>
              </w:rPr>
              <w:t>Translated Lit Number</w:t>
            </w:r>
          </w:p>
          <w:p w14:paraId="2F69721B" w14:textId="567C4022" w:rsidR="00BE14AF" w:rsidRPr="00933599" w:rsidRDefault="00BE14AF" w:rsidP="00BE14AF">
            <w:pPr>
              <w:pStyle w:val="BalloonText"/>
              <w:suppressAutoHyphens/>
              <w:rPr>
                <w:rFonts w:ascii="Verdana" w:hAnsi="Verdana" w:cs="Arial"/>
                <w:bCs/>
                <w:sz w:val="16"/>
                <w:szCs w:val="16"/>
                <w:lang w:eastAsia="nl-NL"/>
              </w:rPr>
            </w:pPr>
          </w:p>
        </w:tc>
        <w:tc>
          <w:tcPr>
            <w:tcW w:w="610" w:type="dxa"/>
            <w:shd w:val="clear" w:color="auto" w:fill="FFFF99"/>
            <w:noWrap/>
          </w:tcPr>
          <w:p w14:paraId="7B4B37D1" w14:textId="671F92ED" w:rsidR="000C3937" w:rsidRPr="00883AB0" w:rsidRDefault="000C3937" w:rsidP="00906D49">
            <w:pPr>
              <w:suppressAutoHyphens/>
              <w:jc w:val="center"/>
              <w:rPr>
                <w:rFonts w:ascii="Arial" w:eastAsia="SimSun" w:hAnsi="Arial" w:cs="Arial"/>
                <w:sz w:val="16"/>
                <w:szCs w:val="16"/>
                <w:lang w:val="nl-NL" w:eastAsia="zh-CN"/>
              </w:rPr>
            </w:pPr>
            <w:r w:rsidRPr="00883AB0">
              <w:t>O</w:t>
            </w:r>
          </w:p>
        </w:tc>
        <w:tc>
          <w:tcPr>
            <w:tcW w:w="540" w:type="dxa"/>
            <w:shd w:val="clear" w:color="auto" w:fill="auto"/>
            <w:noWrap/>
            <w:vAlign w:val="center"/>
          </w:tcPr>
          <w:p w14:paraId="0FA94E1B"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6D261AFA"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69E5D95C"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31D097E2"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2A5F7D70"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2C5BFE57"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60392279" w14:textId="7873BDF4" w:rsidR="000C3937" w:rsidRPr="009B04C6" w:rsidRDefault="00BE14AF"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Single String Field. Min/Max 7 char.</w:t>
            </w:r>
          </w:p>
        </w:tc>
      </w:tr>
      <w:tr w:rsidR="000C3937" w:rsidRPr="009B04C6" w14:paraId="150E76E7" w14:textId="77777777" w:rsidTr="005C778C">
        <w:trPr>
          <w:trHeight w:val="420"/>
        </w:trPr>
        <w:tc>
          <w:tcPr>
            <w:tcW w:w="2880" w:type="dxa"/>
            <w:shd w:val="clear" w:color="auto" w:fill="auto"/>
          </w:tcPr>
          <w:p w14:paraId="049F5E33" w14:textId="77777777" w:rsidR="000C3937" w:rsidRDefault="000C3937" w:rsidP="005B65C4">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FTIORIGINDATE</w:t>
            </w:r>
          </w:p>
          <w:p w14:paraId="4AB07A63" w14:textId="21142D02" w:rsidR="00BE14AF" w:rsidRDefault="004077B9"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 xml:space="preserve">Origination </w:t>
            </w:r>
            <w:r w:rsidR="00BE14AF">
              <w:rPr>
                <w:rFonts w:ascii="Verdana" w:hAnsi="Verdana" w:cs="Arial"/>
                <w:bCs/>
                <w:sz w:val="16"/>
                <w:szCs w:val="16"/>
                <w:lang w:eastAsia="nl-NL"/>
              </w:rPr>
              <w:t>Date</w:t>
            </w:r>
          </w:p>
          <w:p w14:paraId="0C137D2E" w14:textId="307EA176" w:rsidR="00BE14AF" w:rsidRDefault="00BE14AF"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Original date the document was released.</w:t>
            </w:r>
          </w:p>
          <w:p w14:paraId="75797DE1" w14:textId="44D5D8CE" w:rsidR="00BE14AF" w:rsidRPr="00933599" w:rsidRDefault="00BE14AF" w:rsidP="005B65C4">
            <w:pPr>
              <w:pStyle w:val="BalloonText"/>
              <w:suppressAutoHyphens/>
              <w:rPr>
                <w:rFonts w:ascii="Verdana" w:hAnsi="Verdana" w:cs="Arial"/>
                <w:sz w:val="16"/>
                <w:szCs w:val="16"/>
              </w:rPr>
            </w:pPr>
          </w:p>
        </w:tc>
        <w:tc>
          <w:tcPr>
            <w:tcW w:w="610" w:type="dxa"/>
            <w:shd w:val="clear" w:color="auto" w:fill="FFFF99"/>
            <w:noWrap/>
          </w:tcPr>
          <w:p w14:paraId="50DF163A" w14:textId="7F58C892" w:rsidR="000C3937" w:rsidRPr="00883AB0" w:rsidRDefault="00BE14AF" w:rsidP="00906D49">
            <w:pPr>
              <w:suppressAutoHyphens/>
              <w:jc w:val="center"/>
              <w:rPr>
                <w:rFonts w:ascii="Arial" w:eastAsia="SimSun" w:hAnsi="Arial" w:cs="Arial"/>
                <w:sz w:val="16"/>
                <w:szCs w:val="16"/>
                <w:lang w:val="nl-NL" w:eastAsia="zh-CN"/>
              </w:rPr>
            </w:pPr>
            <w:r>
              <w:t>G</w:t>
            </w:r>
          </w:p>
        </w:tc>
        <w:tc>
          <w:tcPr>
            <w:tcW w:w="540" w:type="dxa"/>
            <w:shd w:val="clear" w:color="auto" w:fill="auto"/>
            <w:noWrap/>
            <w:vAlign w:val="center"/>
          </w:tcPr>
          <w:p w14:paraId="196481B8"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3FD130BB"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57475B4F"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6786DCAF"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3BCD107F"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44FEB9B2" w14:textId="58BEE754" w:rsidR="000C3937" w:rsidRPr="009B04C6" w:rsidRDefault="000C3937"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Maintained.</w:t>
            </w:r>
          </w:p>
        </w:tc>
        <w:tc>
          <w:tcPr>
            <w:tcW w:w="1600" w:type="dxa"/>
          </w:tcPr>
          <w:p w14:paraId="70ED6ABE" w14:textId="77777777" w:rsidR="000C3937" w:rsidRDefault="00BE14AF"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Date Field</w:t>
            </w:r>
          </w:p>
          <w:p w14:paraId="7B26A82B" w14:textId="2961EAD6" w:rsidR="00BE14AF" w:rsidRPr="009B04C6" w:rsidRDefault="00BE14AF"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Current Date</w:t>
            </w:r>
          </w:p>
        </w:tc>
      </w:tr>
      <w:tr w:rsidR="000C3937" w:rsidRPr="009B04C6" w14:paraId="54CB7C2B" w14:textId="77777777" w:rsidTr="005C778C">
        <w:trPr>
          <w:trHeight w:val="420"/>
        </w:trPr>
        <w:tc>
          <w:tcPr>
            <w:tcW w:w="2880" w:type="dxa"/>
            <w:shd w:val="clear" w:color="auto" w:fill="auto"/>
          </w:tcPr>
          <w:p w14:paraId="4B9D582D" w14:textId="74808684" w:rsidR="000C3937" w:rsidRDefault="000C3937" w:rsidP="005B65C4">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FTIREVISIONDATE</w:t>
            </w:r>
          </w:p>
          <w:p w14:paraId="603AD7B2" w14:textId="77777777" w:rsidR="004077B9" w:rsidRDefault="004077B9"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Revision Date</w:t>
            </w:r>
          </w:p>
          <w:p w14:paraId="0722363E" w14:textId="51352BED" w:rsidR="004077B9" w:rsidRPr="00933599" w:rsidRDefault="004077B9"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Date the revision was released.</w:t>
            </w:r>
          </w:p>
        </w:tc>
        <w:tc>
          <w:tcPr>
            <w:tcW w:w="610" w:type="dxa"/>
            <w:shd w:val="clear" w:color="auto" w:fill="FFFF99"/>
            <w:noWrap/>
          </w:tcPr>
          <w:p w14:paraId="4687ABA9" w14:textId="4619173D" w:rsidR="000C3937" w:rsidRPr="00883AB0" w:rsidRDefault="004077B9"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5DD142A4"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3FF67C06"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6E00C1FA"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2E1E7ED2"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62F40073"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45C22487" w14:textId="49C0DA90" w:rsidR="000C3937" w:rsidRPr="009B04C6" w:rsidRDefault="00180915"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Current Date</w:t>
            </w:r>
            <w:r w:rsidR="000C3937">
              <w:rPr>
                <w:rFonts w:ascii="Arial" w:eastAsia="SimSun" w:hAnsi="Arial" w:cs="Arial"/>
                <w:sz w:val="16"/>
                <w:szCs w:val="16"/>
                <w:lang w:val="en-GB" w:eastAsia="zh-CN"/>
              </w:rPr>
              <w:t xml:space="preserve"> on new version.</w:t>
            </w:r>
          </w:p>
        </w:tc>
        <w:tc>
          <w:tcPr>
            <w:tcW w:w="1600" w:type="dxa"/>
          </w:tcPr>
          <w:p w14:paraId="1E0F6A10" w14:textId="77777777" w:rsidR="004077B9" w:rsidRDefault="004077B9" w:rsidP="004077B9">
            <w:pPr>
              <w:suppressAutoHyphens/>
              <w:rPr>
                <w:rFonts w:ascii="Arial" w:eastAsia="SimSun" w:hAnsi="Arial" w:cs="Arial"/>
                <w:sz w:val="16"/>
                <w:szCs w:val="16"/>
                <w:lang w:val="en-GB" w:eastAsia="zh-CN"/>
              </w:rPr>
            </w:pPr>
            <w:r>
              <w:rPr>
                <w:rFonts w:ascii="Arial" w:eastAsia="SimSun" w:hAnsi="Arial" w:cs="Arial"/>
                <w:sz w:val="16"/>
                <w:szCs w:val="16"/>
                <w:lang w:val="en-GB" w:eastAsia="zh-CN"/>
              </w:rPr>
              <w:t>Date Field</w:t>
            </w:r>
          </w:p>
          <w:p w14:paraId="44002656" w14:textId="4E1D0B06" w:rsidR="000C3937" w:rsidRPr="009B04C6" w:rsidRDefault="00180915" w:rsidP="004077B9">
            <w:pPr>
              <w:suppressAutoHyphens/>
              <w:rPr>
                <w:rFonts w:ascii="Arial" w:eastAsia="SimSun" w:hAnsi="Arial" w:cs="Arial"/>
                <w:sz w:val="16"/>
                <w:szCs w:val="16"/>
                <w:lang w:val="en-GB" w:eastAsia="zh-CN"/>
              </w:rPr>
            </w:pPr>
            <w:r>
              <w:rPr>
                <w:rFonts w:ascii="Arial" w:eastAsia="SimSun" w:hAnsi="Arial" w:cs="Arial"/>
                <w:sz w:val="16"/>
                <w:szCs w:val="16"/>
                <w:lang w:val="en-GB" w:eastAsia="zh-CN"/>
              </w:rPr>
              <w:t>Current Date</w:t>
            </w:r>
          </w:p>
        </w:tc>
      </w:tr>
      <w:tr w:rsidR="000C3937" w:rsidRPr="009B04C6" w14:paraId="21394797" w14:textId="77777777" w:rsidTr="005C778C">
        <w:trPr>
          <w:trHeight w:val="493"/>
        </w:trPr>
        <w:tc>
          <w:tcPr>
            <w:tcW w:w="2880" w:type="dxa"/>
            <w:shd w:val="clear" w:color="auto" w:fill="auto"/>
          </w:tcPr>
          <w:p w14:paraId="08DA0C89" w14:textId="0EFB83D8" w:rsidR="000C3937" w:rsidRPr="00933599" w:rsidRDefault="000C3937" w:rsidP="005B65C4">
            <w:pPr>
              <w:pStyle w:val="BalloonText"/>
              <w:suppressAutoHyphens/>
              <w:rPr>
                <w:rFonts w:ascii="Verdana" w:hAnsi="Verdana" w:cs="Arial"/>
                <w:bCs/>
                <w:sz w:val="16"/>
                <w:szCs w:val="16"/>
                <w:lang w:eastAsia="nl-NL"/>
              </w:rPr>
            </w:pPr>
            <w:r w:rsidRPr="00933599">
              <w:rPr>
                <w:rFonts w:ascii="Verdana" w:hAnsi="Verdana" w:cs="Arial"/>
                <w:bCs/>
                <w:sz w:val="16"/>
                <w:szCs w:val="16"/>
                <w:lang w:eastAsia="nl-NL"/>
              </w:rPr>
              <w:t>FTIDISCLOSURE</w:t>
            </w:r>
          </w:p>
        </w:tc>
        <w:tc>
          <w:tcPr>
            <w:tcW w:w="610" w:type="dxa"/>
            <w:shd w:val="clear" w:color="auto" w:fill="FFFF99"/>
            <w:noWrap/>
          </w:tcPr>
          <w:p w14:paraId="301F9945" w14:textId="02514954" w:rsidR="000C3937" w:rsidRPr="00883AB0" w:rsidRDefault="00180915"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4747BA11"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25B9FB63"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6AEDDD4E"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424FD918"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0C484CCE"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4CB74191" w14:textId="77777777" w:rsidR="000C3937" w:rsidRPr="009B04C6" w:rsidRDefault="000C3937" w:rsidP="00906D49">
            <w:pPr>
              <w:suppressAutoHyphens/>
              <w:rPr>
                <w:rFonts w:ascii="Arial" w:eastAsia="SimSun" w:hAnsi="Arial" w:cs="Arial"/>
                <w:sz w:val="16"/>
                <w:szCs w:val="16"/>
                <w:lang w:val="en-GB" w:eastAsia="zh-CN"/>
              </w:rPr>
            </w:pPr>
          </w:p>
        </w:tc>
        <w:tc>
          <w:tcPr>
            <w:tcW w:w="1600" w:type="dxa"/>
          </w:tcPr>
          <w:p w14:paraId="2D5B4380" w14:textId="77777777" w:rsidR="000C3937" w:rsidRPr="009B04C6" w:rsidRDefault="000C3937" w:rsidP="00906D49">
            <w:pPr>
              <w:suppressAutoHyphens/>
              <w:rPr>
                <w:rFonts w:ascii="Arial" w:eastAsia="SimSun" w:hAnsi="Arial" w:cs="Arial"/>
                <w:sz w:val="16"/>
                <w:szCs w:val="16"/>
                <w:lang w:val="en-GB" w:eastAsia="zh-CN"/>
              </w:rPr>
            </w:pPr>
          </w:p>
        </w:tc>
      </w:tr>
      <w:tr w:rsidR="000C3937" w:rsidRPr="009B04C6" w14:paraId="00CF6156" w14:textId="77777777" w:rsidTr="005C778C">
        <w:trPr>
          <w:trHeight w:val="420"/>
        </w:trPr>
        <w:tc>
          <w:tcPr>
            <w:tcW w:w="2880" w:type="dxa"/>
            <w:shd w:val="clear" w:color="auto" w:fill="auto"/>
          </w:tcPr>
          <w:p w14:paraId="7BAA29D4" w14:textId="37768BB9" w:rsidR="000C3937" w:rsidRDefault="00F46191"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FTIOWNERORG</w:t>
            </w:r>
          </w:p>
          <w:p w14:paraId="4A13B382" w14:textId="010B61C1" w:rsidR="00180915" w:rsidRDefault="00F46191"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Owner</w:t>
            </w:r>
            <w:r w:rsidR="00734394">
              <w:rPr>
                <w:rFonts w:ascii="Verdana" w:hAnsi="Verdana" w:cs="Arial"/>
                <w:bCs/>
                <w:sz w:val="16"/>
                <w:szCs w:val="16"/>
                <w:lang w:eastAsia="nl-NL"/>
              </w:rPr>
              <w:t xml:space="preserve">, </w:t>
            </w:r>
            <w:r w:rsidR="00180915">
              <w:rPr>
                <w:rFonts w:ascii="Verdana" w:hAnsi="Verdana" w:cs="Arial"/>
                <w:bCs/>
                <w:sz w:val="16"/>
                <w:szCs w:val="16"/>
                <w:lang w:eastAsia="nl-NL"/>
              </w:rPr>
              <w:t>Organization</w:t>
            </w:r>
          </w:p>
          <w:p w14:paraId="59DB0B4D" w14:textId="61F7914F" w:rsidR="00F46191" w:rsidRDefault="00F46191" w:rsidP="005B65C4">
            <w:pPr>
              <w:pStyle w:val="BalloonText"/>
              <w:suppressAutoHyphens/>
              <w:rPr>
                <w:rFonts w:ascii="Verdana" w:hAnsi="Verdana" w:cs="Arial"/>
                <w:bCs/>
                <w:sz w:val="16"/>
                <w:szCs w:val="16"/>
                <w:lang w:eastAsia="nl-NL"/>
              </w:rPr>
            </w:pPr>
            <w:r>
              <w:rPr>
                <w:rFonts w:ascii="Verdana" w:hAnsi="Verdana" w:cs="Arial"/>
                <w:bCs/>
                <w:sz w:val="16"/>
                <w:szCs w:val="16"/>
                <w:lang w:eastAsia="nl-NL"/>
              </w:rPr>
              <w:t>Only used for printing of Author and Organization under the banner.</w:t>
            </w:r>
          </w:p>
          <w:p w14:paraId="6019301D" w14:textId="77777777" w:rsidR="00180915" w:rsidRDefault="00180915" w:rsidP="005B65C4">
            <w:pPr>
              <w:pStyle w:val="BalloonText"/>
              <w:suppressAutoHyphens/>
              <w:rPr>
                <w:rFonts w:ascii="Verdana" w:hAnsi="Verdana" w:cs="Arial"/>
                <w:bCs/>
                <w:sz w:val="16"/>
                <w:szCs w:val="16"/>
                <w:lang w:eastAsia="nl-NL"/>
              </w:rPr>
            </w:pPr>
          </w:p>
          <w:p w14:paraId="2B8EACD7" w14:textId="5C252BA5" w:rsidR="00180915" w:rsidRPr="00933599" w:rsidRDefault="00180915" w:rsidP="005B65C4">
            <w:pPr>
              <w:pStyle w:val="BalloonText"/>
              <w:suppressAutoHyphens/>
              <w:rPr>
                <w:rFonts w:ascii="Verdana" w:hAnsi="Verdana" w:cs="Arial"/>
                <w:bCs/>
                <w:sz w:val="16"/>
                <w:szCs w:val="16"/>
                <w:lang w:eastAsia="nl-NL"/>
              </w:rPr>
            </w:pPr>
          </w:p>
        </w:tc>
        <w:tc>
          <w:tcPr>
            <w:tcW w:w="610" w:type="dxa"/>
            <w:shd w:val="clear" w:color="auto" w:fill="FFFF99"/>
            <w:noWrap/>
          </w:tcPr>
          <w:p w14:paraId="1B897C44" w14:textId="7D66152C" w:rsidR="000C3937" w:rsidRPr="00883AB0" w:rsidRDefault="00180915" w:rsidP="00906D49">
            <w:pPr>
              <w:suppressAutoHyphens/>
              <w:jc w:val="center"/>
              <w:rPr>
                <w:rFonts w:ascii="Arial" w:eastAsia="SimSun" w:hAnsi="Arial" w:cs="Arial"/>
                <w:sz w:val="16"/>
                <w:szCs w:val="16"/>
                <w:lang w:val="nl-NL" w:eastAsia="zh-CN"/>
              </w:rPr>
            </w:pPr>
            <w:r>
              <w:t>V</w:t>
            </w:r>
          </w:p>
        </w:tc>
        <w:tc>
          <w:tcPr>
            <w:tcW w:w="540" w:type="dxa"/>
            <w:shd w:val="clear" w:color="auto" w:fill="auto"/>
            <w:noWrap/>
            <w:vAlign w:val="center"/>
          </w:tcPr>
          <w:p w14:paraId="0470ED1C"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7B450BAF" w14:textId="77777777" w:rsidR="000C3937" w:rsidRPr="009B04C6" w:rsidRDefault="000C3937" w:rsidP="00906D49">
            <w:pPr>
              <w:suppressAutoHyphens/>
              <w:jc w:val="center"/>
              <w:rPr>
                <w:rFonts w:ascii="Arial" w:eastAsia="SimSun" w:hAnsi="Arial" w:cs="Arial"/>
                <w:sz w:val="16"/>
                <w:szCs w:val="16"/>
                <w:lang w:val="nl-NL" w:eastAsia="zh-CN"/>
              </w:rPr>
            </w:pPr>
          </w:p>
        </w:tc>
        <w:tc>
          <w:tcPr>
            <w:tcW w:w="900" w:type="dxa"/>
            <w:shd w:val="clear" w:color="auto" w:fill="auto"/>
            <w:noWrap/>
            <w:vAlign w:val="center"/>
          </w:tcPr>
          <w:p w14:paraId="22DE217A" w14:textId="77777777" w:rsidR="000C3937" w:rsidRPr="009B04C6" w:rsidRDefault="000C3937" w:rsidP="00906D49">
            <w:pPr>
              <w:suppressAutoHyphens/>
              <w:jc w:val="center"/>
              <w:rPr>
                <w:rFonts w:ascii="Arial" w:eastAsia="SimSun" w:hAnsi="Arial" w:cs="Arial"/>
                <w:sz w:val="16"/>
                <w:szCs w:val="16"/>
                <w:lang w:val="nl-NL" w:eastAsia="zh-CN"/>
              </w:rPr>
            </w:pPr>
          </w:p>
        </w:tc>
        <w:tc>
          <w:tcPr>
            <w:tcW w:w="720" w:type="dxa"/>
            <w:shd w:val="clear" w:color="auto" w:fill="FFFF99"/>
            <w:noWrap/>
            <w:vAlign w:val="center"/>
          </w:tcPr>
          <w:p w14:paraId="3EB70430" w14:textId="77777777" w:rsidR="000C3937" w:rsidRPr="009B04C6" w:rsidRDefault="000C3937" w:rsidP="00906D49">
            <w:pPr>
              <w:suppressAutoHyphens/>
              <w:jc w:val="center"/>
              <w:rPr>
                <w:rFonts w:ascii="Arial" w:eastAsia="SimSun" w:hAnsi="Arial" w:cs="Arial"/>
                <w:sz w:val="16"/>
                <w:szCs w:val="16"/>
                <w:lang w:val="nl-NL" w:eastAsia="zh-CN"/>
              </w:rPr>
            </w:pPr>
          </w:p>
        </w:tc>
        <w:tc>
          <w:tcPr>
            <w:tcW w:w="740" w:type="dxa"/>
            <w:shd w:val="clear" w:color="auto" w:fill="auto"/>
            <w:noWrap/>
            <w:vAlign w:val="center"/>
          </w:tcPr>
          <w:p w14:paraId="0E286821" w14:textId="77777777" w:rsidR="000C3937" w:rsidRPr="009B04C6" w:rsidRDefault="000C3937" w:rsidP="00906D49">
            <w:pPr>
              <w:suppressAutoHyphens/>
              <w:jc w:val="center"/>
              <w:rPr>
                <w:rFonts w:ascii="Arial" w:eastAsia="SimSun" w:hAnsi="Arial" w:cs="Arial"/>
                <w:sz w:val="16"/>
                <w:szCs w:val="16"/>
                <w:lang w:val="nl-NL" w:eastAsia="zh-CN"/>
              </w:rPr>
            </w:pPr>
          </w:p>
        </w:tc>
        <w:tc>
          <w:tcPr>
            <w:tcW w:w="1710" w:type="dxa"/>
            <w:gridSpan w:val="2"/>
            <w:shd w:val="clear" w:color="auto" w:fill="FFFF99"/>
          </w:tcPr>
          <w:p w14:paraId="3F2F606D" w14:textId="6E061D97" w:rsidR="000C3937" w:rsidRPr="009B04C6" w:rsidRDefault="00180915"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Emptied on new version</w:t>
            </w:r>
          </w:p>
        </w:tc>
        <w:tc>
          <w:tcPr>
            <w:tcW w:w="1600" w:type="dxa"/>
          </w:tcPr>
          <w:p w14:paraId="17931668" w14:textId="358E8848" w:rsidR="000C3937" w:rsidRPr="009B04C6" w:rsidRDefault="00734394" w:rsidP="00906D49">
            <w:pPr>
              <w:suppressAutoHyphens/>
              <w:rPr>
                <w:rFonts w:ascii="Arial" w:eastAsia="SimSun" w:hAnsi="Arial" w:cs="Arial"/>
                <w:sz w:val="16"/>
                <w:szCs w:val="16"/>
                <w:lang w:val="en-GB" w:eastAsia="zh-CN"/>
              </w:rPr>
            </w:pPr>
            <w:r>
              <w:rPr>
                <w:rFonts w:ascii="Arial" w:eastAsia="SimSun" w:hAnsi="Arial" w:cs="Arial"/>
                <w:sz w:val="16"/>
                <w:szCs w:val="16"/>
                <w:lang w:val="en-GB" w:eastAsia="zh-CN"/>
              </w:rPr>
              <w:t xml:space="preserve">Multi line </w:t>
            </w:r>
            <w:r w:rsidR="00180915">
              <w:rPr>
                <w:rFonts w:ascii="Arial" w:eastAsia="SimSun" w:hAnsi="Arial" w:cs="Arial"/>
                <w:sz w:val="16"/>
                <w:szCs w:val="16"/>
                <w:lang w:val="en-GB" w:eastAsia="zh-CN"/>
              </w:rPr>
              <w:t xml:space="preserve">String Field, </w:t>
            </w:r>
          </w:p>
        </w:tc>
      </w:tr>
    </w:tbl>
    <w:p w14:paraId="149D1FD9" w14:textId="74515F83" w:rsidR="004955EB" w:rsidRPr="009B04C6" w:rsidRDefault="004955EB" w:rsidP="004955EB">
      <w:pPr>
        <w:pStyle w:val="Heading2"/>
      </w:pPr>
      <w:bookmarkStart w:id="141" w:name="_Toc440563023"/>
      <w:bookmarkStart w:id="142" w:name="_Toc472413697"/>
      <w:bookmarkStart w:id="143" w:name="_Toc17440646"/>
      <w:bookmarkStart w:id="144" w:name="_Ref86227009"/>
      <w:bookmarkStart w:id="145" w:name="_Ref86227023"/>
      <w:bookmarkStart w:id="146" w:name="_Toc118169706"/>
      <w:bookmarkStart w:id="147" w:name="_Toc172454455"/>
      <w:bookmarkStart w:id="148" w:name="_Toc440563024"/>
      <w:r w:rsidRPr="009B04C6">
        <w:t xml:space="preserve">Display in </w:t>
      </w:r>
      <w:r w:rsidRPr="004955EB">
        <w:t>Lists</w:t>
      </w:r>
      <w:bookmarkEnd w:id="141"/>
      <w:bookmarkEnd w:id="142"/>
      <w:r w:rsidR="00F82D50">
        <w:t xml:space="preserve"> (web client only)</w:t>
      </w:r>
      <w:bookmarkEnd w:id="143"/>
    </w:p>
    <w:p w14:paraId="5AB67126" w14:textId="022DC286" w:rsidR="00436D3B" w:rsidRDefault="00436D3B" w:rsidP="004C4DC0">
      <w:pPr>
        <w:pStyle w:val="Body"/>
      </w:pPr>
      <w:r w:rsidRPr="00436D3B">
        <w:t>A user can change the display of standard and custom fields in lists using the Client Tools. This information is then stored in the database and preserved for every user.</w:t>
      </w:r>
    </w:p>
    <w:p w14:paraId="0D51B91A" w14:textId="241FA828" w:rsidR="00436D3B" w:rsidRPr="009B04C6" w:rsidRDefault="004955EB" w:rsidP="004C4DC0">
      <w:pPr>
        <w:pStyle w:val="Body"/>
      </w:pPr>
      <w:r w:rsidRPr="009B04C6">
        <w:lastRenderedPageBreak/>
        <w:t xml:space="preserve">The table below indicates which properties will be available in various lists in the </w:t>
      </w:r>
      <w:r>
        <w:t xml:space="preserve">SDL </w:t>
      </w:r>
      <w:proofErr w:type="spellStart"/>
      <w:r>
        <w:t>Tridion</w:t>
      </w:r>
      <w:proofErr w:type="spellEnd"/>
      <w:r>
        <w:t xml:space="preserve"> Docs Content Manager Web Client UI. </w:t>
      </w:r>
      <w:r w:rsidRPr="009B04C6">
        <w:t>Note that not all properties can always be displayed.</w:t>
      </w:r>
      <w:r>
        <w:t xml:space="preserve"> A description of the lists can be found below the table.</w:t>
      </w:r>
      <w:r w:rsidR="00436D3B">
        <w:t xml:space="preserve"> </w:t>
      </w:r>
    </w:p>
    <w:tbl>
      <w:tblPr>
        <w:tblW w:w="738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0"/>
        <w:gridCol w:w="630"/>
        <w:gridCol w:w="720"/>
        <w:gridCol w:w="720"/>
        <w:gridCol w:w="900"/>
        <w:gridCol w:w="980"/>
        <w:gridCol w:w="1170"/>
      </w:tblGrid>
      <w:tr w:rsidR="004955EB" w:rsidRPr="009B04C6" w14:paraId="68D0C0EE" w14:textId="77777777" w:rsidTr="004955EB">
        <w:trPr>
          <w:trHeight w:val="388"/>
          <w:tblHeader/>
        </w:trPr>
        <w:tc>
          <w:tcPr>
            <w:tcW w:w="2260" w:type="dxa"/>
            <w:shd w:val="pct25" w:color="auto" w:fill="auto"/>
            <w:vAlign w:val="center"/>
          </w:tcPr>
          <w:p w14:paraId="350CDAE0" w14:textId="77777777" w:rsidR="004955EB" w:rsidRPr="009B04C6" w:rsidRDefault="004955EB" w:rsidP="00D95884">
            <w:pPr>
              <w:suppressAutoHyphens/>
              <w:rPr>
                <w:rFonts w:ascii="Arial" w:eastAsia="SimSun" w:hAnsi="Arial" w:cs="Arial"/>
                <w:b/>
                <w:bCs/>
                <w:sz w:val="16"/>
                <w:szCs w:val="16"/>
                <w:lang w:eastAsia="zh-CN"/>
              </w:rPr>
            </w:pPr>
            <w:r w:rsidRPr="009B04C6">
              <w:rPr>
                <w:rFonts w:ascii="Arial" w:eastAsia="SimSun" w:hAnsi="Arial" w:cs="Arial"/>
                <w:b/>
                <w:bCs/>
                <w:sz w:val="16"/>
                <w:szCs w:val="16"/>
                <w:lang w:eastAsia="zh-CN"/>
              </w:rPr>
              <w:t>Property name</w:t>
            </w:r>
          </w:p>
        </w:tc>
        <w:tc>
          <w:tcPr>
            <w:tcW w:w="630" w:type="dxa"/>
            <w:shd w:val="pct25" w:color="auto" w:fill="auto"/>
            <w:noWrap/>
            <w:vAlign w:val="center"/>
          </w:tcPr>
          <w:p w14:paraId="493593D9" w14:textId="77777777" w:rsidR="004955EB" w:rsidRPr="009B04C6" w:rsidRDefault="004955EB" w:rsidP="00D95884">
            <w:pPr>
              <w:suppressAutoHyphens/>
              <w:jc w:val="center"/>
              <w:rPr>
                <w:rFonts w:ascii="Arial" w:eastAsia="SimSun" w:hAnsi="Arial" w:cs="Arial"/>
                <w:b/>
                <w:bCs/>
                <w:sz w:val="16"/>
                <w:szCs w:val="16"/>
                <w:lang w:eastAsia="zh-CN"/>
              </w:rPr>
            </w:pPr>
            <w:r w:rsidRPr="009B04C6">
              <w:rPr>
                <w:rFonts w:ascii="Arial" w:eastAsia="SimSun" w:hAnsi="Arial" w:cs="Arial"/>
                <w:b/>
                <w:bCs/>
                <w:sz w:val="16"/>
                <w:szCs w:val="16"/>
                <w:lang w:eastAsia="zh-CN"/>
              </w:rPr>
              <w:t>Inbox</w:t>
            </w:r>
          </w:p>
        </w:tc>
        <w:tc>
          <w:tcPr>
            <w:tcW w:w="720" w:type="dxa"/>
            <w:shd w:val="pct25" w:color="auto" w:fill="auto"/>
            <w:noWrap/>
            <w:vAlign w:val="center"/>
          </w:tcPr>
          <w:p w14:paraId="2775C8D2" w14:textId="19C2643B" w:rsidR="004955EB" w:rsidRPr="009B04C6" w:rsidRDefault="004955EB" w:rsidP="00D95884">
            <w:pPr>
              <w:suppressAutoHyphens/>
              <w:jc w:val="center"/>
              <w:rPr>
                <w:rFonts w:ascii="Arial" w:eastAsia="SimSun" w:hAnsi="Arial" w:cs="Arial"/>
                <w:b/>
                <w:bCs/>
                <w:sz w:val="16"/>
                <w:szCs w:val="16"/>
                <w:lang w:eastAsia="zh-CN"/>
              </w:rPr>
            </w:pPr>
            <w:r w:rsidRPr="009B04C6">
              <w:rPr>
                <w:rFonts w:ascii="Arial" w:eastAsia="SimSun" w:hAnsi="Arial" w:cs="Arial"/>
                <w:b/>
                <w:bCs/>
                <w:sz w:val="16"/>
                <w:szCs w:val="16"/>
                <w:lang w:eastAsia="zh-CN"/>
              </w:rPr>
              <w:t>Search</w:t>
            </w:r>
            <w:r>
              <w:rPr>
                <w:rFonts w:ascii="Arial" w:eastAsia="SimSun" w:hAnsi="Arial" w:cs="Arial"/>
                <w:b/>
                <w:bCs/>
                <w:sz w:val="16"/>
                <w:szCs w:val="16"/>
                <w:lang w:eastAsia="zh-CN"/>
              </w:rPr>
              <w:t xml:space="preserve"> Results</w:t>
            </w:r>
          </w:p>
        </w:tc>
        <w:tc>
          <w:tcPr>
            <w:tcW w:w="720" w:type="dxa"/>
            <w:shd w:val="pct25" w:color="auto" w:fill="auto"/>
            <w:vAlign w:val="center"/>
          </w:tcPr>
          <w:p w14:paraId="2531A08D" w14:textId="26866E63" w:rsidR="004955EB" w:rsidRPr="009B04C6" w:rsidRDefault="004955EB" w:rsidP="004955EB">
            <w:pPr>
              <w:suppressAutoHyphens/>
              <w:jc w:val="center"/>
              <w:rPr>
                <w:rFonts w:ascii="Arial" w:eastAsia="SimSun" w:hAnsi="Arial" w:cs="Arial"/>
                <w:b/>
                <w:bCs/>
                <w:sz w:val="16"/>
                <w:szCs w:val="16"/>
                <w:lang w:eastAsia="zh-CN"/>
              </w:rPr>
            </w:pPr>
            <w:r>
              <w:rPr>
                <w:rFonts w:ascii="Arial" w:eastAsia="SimSun" w:hAnsi="Arial" w:cs="Arial"/>
                <w:b/>
                <w:bCs/>
                <w:sz w:val="16"/>
                <w:szCs w:val="16"/>
                <w:lang w:eastAsia="zh-CN"/>
              </w:rPr>
              <w:t>Global View</w:t>
            </w:r>
          </w:p>
        </w:tc>
        <w:tc>
          <w:tcPr>
            <w:tcW w:w="900" w:type="dxa"/>
            <w:tcBorders>
              <w:bottom w:val="single" w:sz="4" w:space="0" w:color="auto"/>
            </w:tcBorders>
            <w:shd w:val="pct25" w:color="auto" w:fill="auto"/>
            <w:vAlign w:val="center"/>
          </w:tcPr>
          <w:p w14:paraId="7BE9197C" w14:textId="1EB4C72F" w:rsidR="004955EB" w:rsidRPr="009B04C6" w:rsidRDefault="004955EB" w:rsidP="00D95884">
            <w:pPr>
              <w:suppressAutoHyphens/>
              <w:jc w:val="center"/>
              <w:rPr>
                <w:rFonts w:ascii="Arial" w:eastAsia="SimSun" w:hAnsi="Arial" w:cs="Arial"/>
                <w:b/>
                <w:bCs/>
                <w:sz w:val="16"/>
                <w:szCs w:val="16"/>
                <w:lang w:eastAsia="zh-CN"/>
              </w:rPr>
            </w:pPr>
            <w:r>
              <w:rPr>
                <w:rFonts w:ascii="Arial" w:eastAsia="SimSun" w:hAnsi="Arial" w:cs="Arial"/>
                <w:b/>
                <w:bCs/>
                <w:sz w:val="16"/>
                <w:szCs w:val="16"/>
                <w:lang w:eastAsia="zh-CN"/>
              </w:rPr>
              <w:t>Version View</w:t>
            </w:r>
          </w:p>
        </w:tc>
        <w:tc>
          <w:tcPr>
            <w:tcW w:w="980" w:type="dxa"/>
            <w:tcBorders>
              <w:bottom w:val="single" w:sz="4" w:space="0" w:color="auto"/>
            </w:tcBorders>
            <w:shd w:val="pct25" w:color="auto" w:fill="auto"/>
            <w:vAlign w:val="center"/>
          </w:tcPr>
          <w:p w14:paraId="27CF8E87" w14:textId="34EF15CB" w:rsidR="004955EB" w:rsidRPr="009B04C6" w:rsidRDefault="004955EB" w:rsidP="004955EB">
            <w:pPr>
              <w:suppressAutoHyphens/>
              <w:jc w:val="center"/>
              <w:rPr>
                <w:rFonts w:ascii="Arial" w:eastAsia="SimSun" w:hAnsi="Arial" w:cs="Arial"/>
                <w:b/>
                <w:bCs/>
                <w:sz w:val="16"/>
                <w:szCs w:val="16"/>
                <w:lang w:eastAsia="zh-CN"/>
              </w:rPr>
            </w:pPr>
            <w:r>
              <w:rPr>
                <w:rFonts w:ascii="Arial" w:eastAsia="SimSun" w:hAnsi="Arial" w:cs="Arial"/>
                <w:b/>
                <w:bCs/>
                <w:sz w:val="16"/>
                <w:szCs w:val="16"/>
                <w:lang w:eastAsia="zh-CN"/>
              </w:rPr>
              <w:t>Workflow Report</w:t>
            </w:r>
          </w:p>
        </w:tc>
        <w:tc>
          <w:tcPr>
            <w:tcW w:w="1170" w:type="dxa"/>
            <w:tcBorders>
              <w:bottom w:val="single" w:sz="4" w:space="0" w:color="auto"/>
            </w:tcBorders>
            <w:shd w:val="pct25" w:color="auto" w:fill="auto"/>
          </w:tcPr>
          <w:p w14:paraId="609B95E7" w14:textId="77777777" w:rsidR="004955EB" w:rsidRPr="009B04C6" w:rsidRDefault="004955EB" w:rsidP="00D95884">
            <w:pPr>
              <w:suppressAutoHyphens/>
              <w:jc w:val="center"/>
              <w:rPr>
                <w:rFonts w:ascii="Arial" w:eastAsia="SimSun" w:hAnsi="Arial" w:cs="Arial"/>
                <w:b/>
                <w:bCs/>
                <w:sz w:val="16"/>
                <w:szCs w:val="16"/>
                <w:lang w:eastAsia="zh-CN"/>
              </w:rPr>
            </w:pPr>
            <w:r w:rsidRPr="009B04C6">
              <w:rPr>
                <w:rFonts w:ascii="Arial" w:eastAsia="SimSun" w:hAnsi="Arial" w:cs="Arial"/>
                <w:b/>
                <w:bCs/>
                <w:sz w:val="16"/>
                <w:szCs w:val="16"/>
                <w:lang w:eastAsia="zh-CN"/>
              </w:rPr>
              <w:t>Translation report</w:t>
            </w:r>
          </w:p>
        </w:tc>
      </w:tr>
      <w:tr w:rsidR="004955EB" w:rsidRPr="009B04C6" w14:paraId="7BA36AB7" w14:textId="77777777" w:rsidTr="004955EB">
        <w:trPr>
          <w:trHeight w:val="420"/>
        </w:trPr>
        <w:tc>
          <w:tcPr>
            <w:tcW w:w="2260" w:type="dxa"/>
            <w:shd w:val="clear" w:color="auto" w:fill="auto"/>
          </w:tcPr>
          <w:p w14:paraId="2B86693E"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CREATED-ON</w:t>
            </w:r>
          </w:p>
        </w:tc>
        <w:tc>
          <w:tcPr>
            <w:tcW w:w="630" w:type="dxa"/>
            <w:shd w:val="clear" w:color="auto" w:fill="FFFF99"/>
            <w:noWrap/>
            <w:vAlign w:val="center"/>
          </w:tcPr>
          <w:p w14:paraId="5E802FE3" w14:textId="0DA29585" w:rsidR="004955EB" w:rsidRPr="009B04C6" w:rsidRDefault="00941162" w:rsidP="00D95884">
            <w:pPr>
              <w:suppressAutoHyphens/>
              <w:jc w:val="center"/>
              <w:rPr>
                <w:rFonts w:ascii="Arial" w:eastAsia="SimSun" w:hAnsi="Arial" w:cs="Arial"/>
                <w:sz w:val="16"/>
                <w:szCs w:val="16"/>
                <w:lang w:eastAsia="zh-CN"/>
              </w:rPr>
            </w:pPr>
            <w:del w:id="149" w:author="Breeding, Todd" w:date="2019-09-05T09:17:00Z">
              <w:r w:rsidDel="00354DF1">
                <w:rPr>
                  <w:rFonts w:ascii="Arial" w:eastAsia="SimSun" w:hAnsi="Arial" w:cs="Arial"/>
                  <w:sz w:val="16"/>
                  <w:szCs w:val="16"/>
                  <w:lang w:eastAsia="zh-CN"/>
                </w:rPr>
                <w:delText>X</w:delText>
              </w:r>
            </w:del>
          </w:p>
        </w:tc>
        <w:tc>
          <w:tcPr>
            <w:tcW w:w="720" w:type="dxa"/>
            <w:shd w:val="clear" w:color="auto" w:fill="auto"/>
            <w:noWrap/>
            <w:vAlign w:val="center"/>
          </w:tcPr>
          <w:p w14:paraId="76B9F26D"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2919750A" w14:textId="4649B8B4"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50ABB9CD"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4BF96F8F" w14:textId="77777777" w:rsidR="004955EB" w:rsidRPr="009B04C6" w:rsidRDefault="004955EB" w:rsidP="00D95884">
            <w:pPr>
              <w:suppressAutoHyphens/>
              <w:jc w:val="center"/>
              <w:rPr>
                <w:rFonts w:ascii="Arial" w:eastAsia="SimSun" w:hAnsi="Arial" w:cs="Arial"/>
                <w:sz w:val="16"/>
                <w:szCs w:val="16"/>
                <w:lang w:eastAsia="zh-CN"/>
              </w:rPr>
            </w:pPr>
          </w:p>
        </w:tc>
        <w:tc>
          <w:tcPr>
            <w:tcW w:w="1170" w:type="dxa"/>
            <w:vAlign w:val="center"/>
          </w:tcPr>
          <w:p w14:paraId="3B398D9A"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69062628" w14:textId="77777777" w:rsidTr="004955EB">
        <w:trPr>
          <w:trHeight w:val="420"/>
        </w:trPr>
        <w:tc>
          <w:tcPr>
            <w:tcW w:w="2260" w:type="dxa"/>
            <w:shd w:val="clear" w:color="auto" w:fill="auto"/>
          </w:tcPr>
          <w:p w14:paraId="4741EDDC" w14:textId="77777777" w:rsidR="004955EB" w:rsidRPr="009B04C6" w:rsidRDefault="004955EB" w:rsidP="00D95884">
            <w:pPr>
              <w:pStyle w:val="Table-Text"/>
              <w:suppressAutoHyphens/>
              <w:rPr>
                <w:rFonts w:ascii="Arial" w:hAnsi="Arial" w:cs="Arial"/>
                <w:lang w:val="en-GB" w:eastAsia="nl-NL"/>
              </w:rPr>
            </w:pPr>
            <w:r>
              <w:rPr>
                <w:rFonts w:ascii="Arial" w:hAnsi="Arial" w:cs="Arial"/>
                <w:lang w:val="en-GB" w:eastAsia="nl-NL"/>
              </w:rPr>
              <w:t>FISHLASTMODIFIEDON</w:t>
            </w:r>
          </w:p>
        </w:tc>
        <w:tc>
          <w:tcPr>
            <w:tcW w:w="630" w:type="dxa"/>
            <w:shd w:val="clear" w:color="auto" w:fill="FFFF99"/>
            <w:noWrap/>
            <w:vAlign w:val="center"/>
          </w:tcPr>
          <w:p w14:paraId="474EE2AB" w14:textId="314ECE7B" w:rsidR="004955EB" w:rsidRPr="009B04C6" w:rsidRDefault="004955EB" w:rsidP="00D95884">
            <w:pPr>
              <w:suppressAutoHyphens/>
              <w:jc w:val="center"/>
              <w:rPr>
                <w:rFonts w:ascii="Arial" w:eastAsia="SimSun" w:hAnsi="Arial" w:cs="Arial"/>
                <w:sz w:val="16"/>
                <w:szCs w:val="16"/>
                <w:lang w:eastAsia="zh-CN"/>
              </w:rPr>
            </w:pPr>
            <w:del w:id="150" w:author="Breeding, Todd" w:date="2019-09-05T09:17:00Z">
              <w:r w:rsidRPr="00941162" w:rsidDel="00354DF1">
                <w:rPr>
                  <w:rFonts w:ascii="Arial" w:eastAsia="SimSun" w:hAnsi="Arial" w:cs="Arial"/>
                  <w:sz w:val="16"/>
                  <w:szCs w:val="16"/>
                  <w:highlight w:val="yellow"/>
                  <w:lang w:eastAsia="zh-CN"/>
                </w:rPr>
                <w:delText>X</w:delText>
              </w:r>
            </w:del>
          </w:p>
        </w:tc>
        <w:tc>
          <w:tcPr>
            <w:tcW w:w="720" w:type="dxa"/>
            <w:shd w:val="clear" w:color="auto" w:fill="auto"/>
            <w:noWrap/>
            <w:vAlign w:val="center"/>
          </w:tcPr>
          <w:p w14:paraId="385A9A7B" w14:textId="77777777"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shd w:val="clear" w:color="auto" w:fill="FFFF99"/>
            <w:vAlign w:val="center"/>
          </w:tcPr>
          <w:p w14:paraId="4E3B910C" w14:textId="30C37861"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uto"/>
            <w:vAlign w:val="center"/>
          </w:tcPr>
          <w:p w14:paraId="5E3845A3" w14:textId="75D2BDAC"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505AFEE5" w14:textId="13D5EAA8" w:rsidR="004955EB" w:rsidRPr="009B04C6" w:rsidRDefault="004955EB" w:rsidP="00D95884">
            <w:pPr>
              <w:suppressAutoHyphens/>
              <w:jc w:val="center"/>
              <w:rPr>
                <w:rFonts w:ascii="Arial" w:eastAsia="SimSun" w:hAnsi="Arial" w:cs="Arial"/>
                <w:sz w:val="16"/>
                <w:szCs w:val="16"/>
                <w:lang w:eastAsia="zh-CN"/>
              </w:rPr>
            </w:pPr>
          </w:p>
        </w:tc>
        <w:tc>
          <w:tcPr>
            <w:tcW w:w="1170" w:type="dxa"/>
            <w:vAlign w:val="center"/>
          </w:tcPr>
          <w:p w14:paraId="4DF17A9F"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5EFF934C" w14:textId="77777777" w:rsidTr="004955EB">
        <w:trPr>
          <w:trHeight w:val="420"/>
        </w:trPr>
        <w:tc>
          <w:tcPr>
            <w:tcW w:w="2260" w:type="dxa"/>
            <w:shd w:val="clear" w:color="auto" w:fill="auto"/>
          </w:tcPr>
          <w:p w14:paraId="2BF2CAB6"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MODIFIED-ON</w:t>
            </w:r>
          </w:p>
        </w:tc>
        <w:tc>
          <w:tcPr>
            <w:tcW w:w="630" w:type="dxa"/>
            <w:shd w:val="clear" w:color="auto" w:fill="FFFF99"/>
            <w:noWrap/>
            <w:vAlign w:val="center"/>
          </w:tcPr>
          <w:p w14:paraId="1C577D77" w14:textId="0F38B12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6374ED6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1C7C8095"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uto"/>
            <w:vAlign w:val="center"/>
          </w:tcPr>
          <w:p w14:paraId="6F5D826F" w14:textId="55EDF5AE"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3A243B95" w14:textId="77777777" w:rsidR="004955EB" w:rsidRPr="009B04C6" w:rsidRDefault="004955EB" w:rsidP="00D95884">
            <w:pPr>
              <w:suppressAutoHyphens/>
              <w:jc w:val="center"/>
              <w:rPr>
                <w:rFonts w:ascii="Arial" w:eastAsia="SimSun" w:hAnsi="Arial" w:cs="Arial"/>
                <w:sz w:val="16"/>
                <w:szCs w:val="16"/>
                <w:lang w:eastAsia="zh-CN"/>
              </w:rPr>
            </w:pPr>
          </w:p>
        </w:tc>
        <w:tc>
          <w:tcPr>
            <w:tcW w:w="1170" w:type="dxa"/>
            <w:vAlign w:val="center"/>
          </w:tcPr>
          <w:p w14:paraId="1B0E9E8B"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2F43DB73" w14:textId="77777777" w:rsidTr="004955EB">
        <w:trPr>
          <w:trHeight w:val="420"/>
        </w:trPr>
        <w:tc>
          <w:tcPr>
            <w:tcW w:w="2260" w:type="dxa"/>
            <w:shd w:val="clear" w:color="auto" w:fill="auto"/>
          </w:tcPr>
          <w:p w14:paraId="0DC2A0B5"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FTITLE</w:t>
            </w:r>
          </w:p>
        </w:tc>
        <w:tc>
          <w:tcPr>
            <w:tcW w:w="630" w:type="dxa"/>
            <w:shd w:val="clear" w:color="auto" w:fill="FFFF99"/>
            <w:noWrap/>
            <w:vAlign w:val="center"/>
          </w:tcPr>
          <w:p w14:paraId="7E9BE7E9"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auto"/>
            <w:noWrap/>
            <w:vAlign w:val="center"/>
          </w:tcPr>
          <w:p w14:paraId="3E1CE3A2"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FFFF99"/>
            <w:vAlign w:val="center"/>
          </w:tcPr>
          <w:p w14:paraId="4ECA0030" w14:textId="3E472022"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36760FC6"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04B2B828" w14:textId="5323E8C2"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1170" w:type="dxa"/>
            <w:vAlign w:val="center"/>
          </w:tcPr>
          <w:p w14:paraId="574F8ECD"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r>
      <w:tr w:rsidR="004955EB" w:rsidRPr="00E86743" w14:paraId="3C1CB330" w14:textId="77777777" w:rsidTr="004955EB">
        <w:trPr>
          <w:trHeight w:val="420"/>
        </w:trPr>
        <w:tc>
          <w:tcPr>
            <w:tcW w:w="2260" w:type="dxa"/>
            <w:shd w:val="clear" w:color="auto" w:fill="auto"/>
          </w:tcPr>
          <w:p w14:paraId="59468A9D" w14:textId="77777777" w:rsidR="004955EB" w:rsidRPr="00E86743" w:rsidRDefault="004955EB" w:rsidP="00D95884">
            <w:pPr>
              <w:pStyle w:val="Table-Text"/>
              <w:suppressAutoHyphens/>
              <w:rPr>
                <w:rFonts w:ascii="Arial" w:hAnsi="Arial" w:cs="Arial"/>
                <w:i/>
                <w:lang w:eastAsia="nl-NL"/>
              </w:rPr>
            </w:pPr>
            <w:r w:rsidRPr="00E86743">
              <w:rPr>
                <w:rFonts w:ascii="Arial" w:hAnsi="Arial" w:cs="Arial"/>
                <w:i/>
                <w:lang w:eastAsia="nl-NL"/>
              </w:rPr>
              <w:t>DISHTYPE</w:t>
            </w:r>
          </w:p>
        </w:tc>
        <w:tc>
          <w:tcPr>
            <w:tcW w:w="630" w:type="dxa"/>
            <w:shd w:val="clear" w:color="auto" w:fill="FFFF99"/>
            <w:noWrap/>
            <w:vAlign w:val="center"/>
          </w:tcPr>
          <w:p w14:paraId="02409FF3" w14:textId="77777777" w:rsidR="004955EB" w:rsidRPr="00E86743" w:rsidRDefault="004955EB" w:rsidP="00D95884">
            <w:pPr>
              <w:suppressAutoHyphens/>
              <w:jc w:val="center"/>
              <w:rPr>
                <w:rFonts w:ascii="Arial" w:eastAsia="SimSun" w:hAnsi="Arial" w:cs="Arial"/>
                <w:i/>
                <w:sz w:val="16"/>
                <w:szCs w:val="16"/>
                <w:lang w:eastAsia="zh-CN"/>
              </w:rPr>
            </w:pPr>
          </w:p>
        </w:tc>
        <w:tc>
          <w:tcPr>
            <w:tcW w:w="720" w:type="dxa"/>
            <w:shd w:val="clear" w:color="auto" w:fill="auto"/>
            <w:noWrap/>
            <w:vAlign w:val="center"/>
          </w:tcPr>
          <w:p w14:paraId="0444EADF" w14:textId="77777777" w:rsidR="004955EB" w:rsidRPr="00E86743" w:rsidRDefault="004955EB" w:rsidP="00D95884">
            <w:pPr>
              <w:suppressAutoHyphens/>
              <w:jc w:val="center"/>
              <w:rPr>
                <w:rFonts w:ascii="Arial" w:eastAsia="SimSun" w:hAnsi="Arial" w:cs="Arial"/>
                <w:i/>
                <w:sz w:val="16"/>
                <w:szCs w:val="16"/>
                <w:lang w:eastAsia="zh-CN"/>
              </w:rPr>
            </w:pPr>
          </w:p>
        </w:tc>
        <w:tc>
          <w:tcPr>
            <w:tcW w:w="720" w:type="dxa"/>
            <w:shd w:val="clear" w:color="auto" w:fill="FFFF99"/>
            <w:vAlign w:val="center"/>
          </w:tcPr>
          <w:p w14:paraId="46DFCF07" w14:textId="77777777" w:rsidR="004955EB" w:rsidRPr="00E86743" w:rsidRDefault="004955EB" w:rsidP="00D95884">
            <w:pPr>
              <w:suppressAutoHyphens/>
              <w:jc w:val="center"/>
              <w:rPr>
                <w:rFonts w:ascii="Arial" w:eastAsia="SimSun" w:hAnsi="Arial" w:cs="Arial"/>
                <w:i/>
                <w:sz w:val="16"/>
                <w:szCs w:val="16"/>
                <w:lang w:eastAsia="zh-CN"/>
              </w:rPr>
            </w:pPr>
          </w:p>
        </w:tc>
        <w:tc>
          <w:tcPr>
            <w:tcW w:w="900" w:type="dxa"/>
            <w:shd w:val="clear" w:color="auto" w:fill="auto"/>
            <w:vAlign w:val="center"/>
          </w:tcPr>
          <w:p w14:paraId="13162154" w14:textId="77777777" w:rsidR="004955EB" w:rsidRPr="00E86743" w:rsidRDefault="004955EB" w:rsidP="00D95884">
            <w:pPr>
              <w:suppressAutoHyphens/>
              <w:jc w:val="center"/>
              <w:rPr>
                <w:rFonts w:ascii="Arial" w:eastAsia="SimSun" w:hAnsi="Arial" w:cs="Arial"/>
                <w:i/>
                <w:sz w:val="16"/>
                <w:szCs w:val="16"/>
                <w:lang w:eastAsia="zh-CN"/>
              </w:rPr>
            </w:pPr>
          </w:p>
        </w:tc>
        <w:tc>
          <w:tcPr>
            <w:tcW w:w="980" w:type="dxa"/>
            <w:shd w:val="clear" w:color="auto" w:fill="FFFF99"/>
            <w:vAlign w:val="center"/>
          </w:tcPr>
          <w:p w14:paraId="5ACF8002" w14:textId="77777777" w:rsidR="004955EB" w:rsidRPr="00E86743" w:rsidRDefault="004955EB" w:rsidP="00D95884">
            <w:pPr>
              <w:suppressAutoHyphens/>
              <w:jc w:val="center"/>
              <w:rPr>
                <w:rFonts w:ascii="Arial" w:eastAsia="SimSun" w:hAnsi="Arial" w:cs="Arial"/>
                <w:bCs/>
                <w:i/>
                <w:sz w:val="16"/>
                <w:szCs w:val="16"/>
                <w:lang w:eastAsia="zh-CN"/>
              </w:rPr>
            </w:pPr>
          </w:p>
        </w:tc>
        <w:tc>
          <w:tcPr>
            <w:tcW w:w="1170" w:type="dxa"/>
            <w:vAlign w:val="center"/>
          </w:tcPr>
          <w:p w14:paraId="656EA2D1" w14:textId="77777777" w:rsidR="004955EB" w:rsidRPr="00E86743" w:rsidRDefault="004955EB" w:rsidP="00D95884">
            <w:pPr>
              <w:suppressAutoHyphens/>
              <w:jc w:val="center"/>
              <w:rPr>
                <w:rFonts w:ascii="Arial" w:eastAsia="SimSun" w:hAnsi="Arial" w:cs="Arial"/>
                <w:i/>
                <w:sz w:val="16"/>
                <w:szCs w:val="16"/>
                <w:lang w:eastAsia="zh-CN"/>
              </w:rPr>
            </w:pPr>
          </w:p>
        </w:tc>
      </w:tr>
      <w:tr w:rsidR="004955EB" w:rsidRPr="009B04C6" w14:paraId="65149BB2" w14:textId="77777777" w:rsidTr="004955EB">
        <w:trPr>
          <w:trHeight w:val="420"/>
        </w:trPr>
        <w:tc>
          <w:tcPr>
            <w:tcW w:w="2260" w:type="dxa"/>
            <w:shd w:val="clear" w:color="auto" w:fill="auto"/>
          </w:tcPr>
          <w:p w14:paraId="34131A4B"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FMODULETYPE</w:t>
            </w:r>
          </w:p>
        </w:tc>
        <w:tc>
          <w:tcPr>
            <w:tcW w:w="630" w:type="dxa"/>
            <w:shd w:val="clear" w:color="auto" w:fill="FFFF99"/>
            <w:noWrap/>
            <w:vAlign w:val="center"/>
          </w:tcPr>
          <w:p w14:paraId="5BE491A0"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6AB393EB"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4A6FFBB9" w14:textId="49A88A53"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4518D1B5"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3873E037"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506D629D"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54CEE5ED" w14:textId="77777777" w:rsidTr="004955EB">
        <w:trPr>
          <w:trHeight w:val="420"/>
        </w:trPr>
        <w:tc>
          <w:tcPr>
            <w:tcW w:w="2260" w:type="dxa"/>
            <w:shd w:val="clear" w:color="auto" w:fill="auto"/>
          </w:tcPr>
          <w:p w14:paraId="62A5F951"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FILLUSTRATIONTYPE</w:t>
            </w:r>
          </w:p>
        </w:tc>
        <w:tc>
          <w:tcPr>
            <w:tcW w:w="630" w:type="dxa"/>
            <w:shd w:val="clear" w:color="auto" w:fill="FFFF99"/>
            <w:noWrap/>
            <w:vAlign w:val="center"/>
          </w:tcPr>
          <w:p w14:paraId="145A89B8" w14:textId="0CF0D8DF" w:rsidR="004955EB" w:rsidRPr="009B04C6" w:rsidRDefault="00941162"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shd w:val="clear" w:color="auto" w:fill="auto"/>
            <w:noWrap/>
            <w:vAlign w:val="center"/>
          </w:tcPr>
          <w:p w14:paraId="706223E5" w14:textId="3456F6B6" w:rsidR="004955EB" w:rsidRPr="009B04C6" w:rsidRDefault="00E12BE3"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shd w:val="clear" w:color="auto" w:fill="FFFF99"/>
            <w:vAlign w:val="center"/>
          </w:tcPr>
          <w:p w14:paraId="07520675" w14:textId="61CF610D"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70CE5D17"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33A2425E"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72D8F1ED"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183BA389" w14:textId="77777777" w:rsidTr="004955EB">
        <w:trPr>
          <w:trHeight w:val="420"/>
        </w:trPr>
        <w:tc>
          <w:tcPr>
            <w:tcW w:w="2260" w:type="dxa"/>
            <w:shd w:val="clear" w:color="auto" w:fill="auto"/>
          </w:tcPr>
          <w:p w14:paraId="2057AB09"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FLIBRARYTYPE</w:t>
            </w:r>
          </w:p>
        </w:tc>
        <w:tc>
          <w:tcPr>
            <w:tcW w:w="630" w:type="dxa"/>
            <w:shd w:val="clear" w:color="auto" w:fill="FFFF99"/>
            <w:noWrap/>
            <w:vAlign w:val="center"/>
          </w:tcPr>
          <w:p w14:paraId="5E494E5C"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3D50144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404F8B1C" w14:textId="6BCB13D3"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4698779B"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45062624"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17F21C94"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303F10B1" w14:textId="77777777" w:rsidTr="004955EB">
        <w:trPr>
          <w:trHeight w:val="420"/>
        </w:trPr>
        <w:tc>
          <w:tcPr>
            <w:tcW w:w="2260" w:type="dxa"/>
            <w:shd w:val="clear" w:color="auto" w:fill="auto"/>
          </w:tcPr>
          <w:p w14:paraId="42FD8E91" w14:textId="77777777" w:rsidR="004955EB" w:rsidRPr="009B04C6" w:rsidRDefault="004955EB" w:rsidP="00D95884">
            <w:pPr>
              <w:pStyle w:val="Table-Text"/>
              <w:suppressAutoHyphens/>
              <w:rPr>
                <w:rFonts w:ascii="Arial" w:hAnsi="Arial" w:cs="Arial"/>
                <w:b/>
                <w:bCs/>
                <w:lang w:eastAsia="nl-NL"/>
              </w:rPr>
            </w:pPr>
            <w:r w:rsidRPr="009B04C6">
              <w:rPr>
                <w:rFonts w:ascii="Arial" w:hAnsi="Arial" w:cs="Arial"/>
                <w:lang w:eastAsia="nl-NL"/>
              </w:rPr>
              <w:t>FMASTERTYPE</w:t>
            </w:r>
          </w:p>
        </w:tc>
        <w:tc>
          <w:tcPr>
            <w:tcW w:w="630" w:type="dxa"/>
            <w:shd w:val="clear" w:color="auto" w:fill="FFFF99"/>
            <w:noWrap/>
            <w:vAlign w:val="center"/>
          </w:tcPr>
          <w:p w14:paraId="14533BAD"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58251E02"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0EB5C7F7" w14:textId="68C47944"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6EC51AC8"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713B30E2"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06CF33C8"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3FD18E5B" w14:textId="77777777" w:rsidTr="004955EB">
        <w:trPr>
          <w:trHeight w:val="420"/>
        </w:trPr>
        <w:tc>
          <w:tcPr>
            <w:tcW w:w="2260" w:type="dxa"/>
            <w:shd w:val="clear" w:color="auto" w:fill="auto"/>
          </w:tcPr>
          <w:p w14:paraId="7E70353B"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FISHPUBLICATIONTYPE</w:t>
            </w:r>
          </w:p>
        </w:tc>
        <w:tc>
          <w:tcPr>
            <w:tcW w:w="630" w:type="dxa"/>
            <w:shd w:val="clear" w:color="auto" w:fill="FFFF99"/>
            <w:noWrap/>
            <w:vAlign w:val="center"/>
          </w:tcPr>
          <w:p w14:paraId="31B71DF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59050DDA"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6CCD5C60" w14:textId="546D0A08"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1D5DB501"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42CF4A52"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2562F5D2"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2E31F111" w14:textId="77777777" w:rsidTr="004955EB">
        <w:trPr>
          <w:trHeight w:val="420"/>
        </w:trPr>
        <w:tc>
          <w:tcPr>
            <w:tcW w:w="2260" w:type="dxa"/>
            <w:shd w:val="clear" w:color="auto" w:fill="auto"/>
          </w:tcPr>
          <w:p w14:paraId="654F04F6"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FDESCRIPTION</w:t>
            </w:r>
          </w:p>
        </w:tc>
        <w:tc>
          <w:tcPr>
            <w:tcW w:w="630" w:type="dxa"/>
            <w:shd w:val="clear" w:color="auto" w:fill="FFFF99"/>
            <w:noWrap/>
            <w:vAlign w:val="center"/>
          </w:tcPr>
          <w:p w14:paraId="237E2B49"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3A4F41CC"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5D78BF56" w14:textId="7626B70F"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7C5123F9"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3DA84E4C"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7CD085CF"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580E443C" w14:textId="77777777" w:rsidTr="004955EB">
        <w:trPr>
          <w:trHeight w:val="420"/>
        </w:trPr>
        <w:tc>
          <w:tcPr>
            <w:tcW w:w="2260" w:type="dxa"/>
            <w:tcBorders>
              <w:bottom w:val="single" w:sz="4" w:space="0" w:color="auto"/>
            </w:tcBorders>
            <w:shd w:val="clear" w:color="auto" w:fill="auto"/>
          </w:tcPr>
          <w:p w14:paraId="4CF9EFF1"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FFOLDERLOCATION</w:t>
            </w:r>
          </w:p>
        </w:tc>
        <w:tc>
          <w:tcPr>
            <w:tcW w:w="630" w:type="dxa"/>
            <w:tcBorders>
              <w:bottom w:val="single" w:sz="4" w:space="0" w:color="auto"/>
            </w:tcBorders>
            <w:shd w:val="clear" w:color="auto" w:fill="FFFF99"/>
            <w:noWrap/>
            <w:vAlign w:val="center"/>
          </w:tcPr>
          <w:p w14:paraId="2B76D76E" w14:textId="410E19A6" w:rsidR="004955EB" w:rsidRPr="009B04C6" w:rsidRDefault="00E12BE3"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tcBorders>
              <w:bottom w:val="single" w:sz="4" w:space="0" w:color="auto"/>
            </w:tcBorders>
            <w:shd w:val="clear" w:color="auto" w:fill="auto"/>
            <w:noWrap/>
            <w:vAlign w:val="center"/>
          </w:tcPr>
          <w:p w14:paraId="09335980" w14:textId="77777777"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tcBorders>
              <w:bottom w:val="single" w:sz="4" w:space="0" w:color="auto"/>
            </w:tcBorders>
            <w:shd w:val="clear" w:color="auto" w:fill="FFFF99"/>
            <w:vAlign w:val="center"/>
          </w:tcPr>
          <w:p w14:paraId="4790288B" w14:textId="54FACB52" w:rsidR="004955EB" w:rsidRPr="009B04C6" w:rsidRDefault="00E12BE3"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tcBorders>
              <w:bottom w:val="single" w:sz="4" w:space="0" w:color="auto"/>
            </w:tcBorders>
            <w:shd w:val="clear" w:color="auto" w:fill="auto"/>
            <w:vAlign w:val="center"/>
          </w:tcPr>
          <w:p w14:paraId="00703D4F" w14:textId="1CB75A40" w:rsidR="004955EB" w:rsidRPr="009B04C6" w:rsidRDefault="00E12BE3"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tcBorders>
              <w:bottom w:val="single" w:sz="4" w:space="0" w:color="auto"/>
            </w:tcBorders>
            <w:shd w:val="clear" w:color="auto" w:fill="FFFF99"/>
            <w:vAlign w:val="center"/>
          </w:tcPr>
          <w:p w14:paraId="066CA9AE" w14:textId="5A87899E" w:rsidR="004955EB" w:rsidRPr="009B04C6" w:rsidRDefault="00E12BE3"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tcBorders>
              <w:bottom w:val="single" w:sz="4" w:space="0" w:color="auto"/>
            </w:tcBorders>
            <w:vAlign w:val="center"/>
          </w:tcPr>
          <w:p w14:paraId="11B62E50" w14:textId="558E98C4" w:rsidR="004955EB" w:rsidRPr="009B04C6" w:rsidRDefault="00E12BE3"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r>
      <w:tr w:rsidR="004955EB" w:rsidRPr="009B04C6" w14:paraId="53278F97" w14:textId="77777777" w:rsidTr="004955EB">
        <w:trPr>
          <w:trHeight w:val="420"/>
        </w:trPr>
        <w:tc>
          <w:tcPr>
            <w:tcW w:w="2260" w:type="dxa"/>
            <w:shd w:val="clear" w:color="auto" w:fill="A6A6A6" w:themeFill="background1" w:themeFillShade="A6"/>
          </w:tcPr>
          <w:p w14:paraId="365C8D23"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FNOTRANSLATIONMGMT</w:t>
            </w:r>
          </w:p>
        </w:tc>
        <w:tc>
          <w:tcPr>
            <w:tcW w:w="630" w:type="dxa"/>
            <w:shd w:val="clear" w:color="auto" w:fill="A6A6A6" w:themeFill="background1" w:themeFillShade="A6"/>
            <w:noWrap/>
            <w:vAlign w:val="center"/>
          </w:tcPr>
          <w:p w14:paraId="179F3B4E"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52B2CCAB"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1B5C290A"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399F1E41"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7EA444C5"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7EEF3DD0"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7E763DF1" w14:textId="77777777" w:rsidTr="004955EB">
        <w:trPr>
          <w:trHeight w:val="420"/>
        </w:trPr>
        <w:tc>
          <w:tcPr>
            <w:tcW w:w="2260" w:type="dxa"/>
            <w:shd w:val="clear" w:color="auto" w:fill="A6A6A6" w:themeFill="background1" w:themeFillShade="A6"/>
          </w:tcPr>
          <w:p w14:paraId="2FBC7929"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FREQUESTEDLANGUAGES</w:t>
            </w:r>
          </w:p>
        </w:tc>
        <w:tc>
          <w:tcPr>
            <w:tcW w:w="630" w:type="dxa"/>
            <w:shd w:val="clear" w:color="auto" w:fill="A6A6A6" w:themeFill="background1" w:themeFillShade="A6"/>
            <w:noWrap/>
            <w:vAlign w:val="center"/>
          </w:tcPr>
          <w:p w14:paraId="6C80E38C"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27A660E8"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52030B42"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59D3D6AA"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60EE49A3"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308BCAA2"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6698C5F8" w14:textId="77777777" w:rsidTr="004955EB">
        <w:trPr>
          <w:trHeight w:val="420"/>
        </w:trPr>
        <w:tc>
          <w:tcPr>
            <w:tcW w:w="2260" w:type="dxa"/>
            <w:shd w:val="clear" w:color="auto" w:fill="A6A6A6" w:themeFill="background1" w:themeFillShade="A6"/>
          </w:tcPr>
          <w:p w14:paraId="1933342C"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FINHERITEDLANGUAGES</w:t>
            </w:r>
          </w:p>
        </w:tc>
        <w:tc>
          <w:tcPr>
            <w:tcW w:w="630" w:type="dxa"/>
            <w:shd w:val="clear" w:color="auto" w:fill="A6A6A6" w:themeFill="background1" w:themeFillShade="A6"/>
            <w:noWrap/>
            <w:vAlign w:val="center"/>
          </w:tcPr>
          <w:p w14:paraId="5C654BEE"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351EE26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55883840"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65E2DDB1"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5DA448CF"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028A15F4"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36911489" w14:textId="77777777" w:rsidTr="004955EB">
        <w:trPr>
          <w:trHeight w:val="420"/>
        </w:trPr>
        <w:tc>
          <w:tcPr>
            <w:tcW w:w="2260" w:type="dxa"/>
            <w:shd w:val="clear" w:color="auto" w:fill="A6A6A6" w:themeFill="background1" w:themeFillShade="A6"/>
          </w:tcPr>
          <w:p w14:paraId="0DEF9E25"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FISHNOREVISIONS</w:t>
            </w:r>
          </w:p>
        </w:tc>
        <w:tc>
          <w:tcPr>
            <w:tcW w:w="630" w:type="dxa"/>
            <w:shd w:val="clear" w:color="auto" w:fill="A6A6A6" w:themeFill="background1" w:themeFillShade="A6"/>
            <w:noWrap/>
            <w:vAlign w:val="center"/>
          </w:tcPr>
          <w:p w14:paraId="3C929A94"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5F40EEE3"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1C9366A2"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5DD52579"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6A09E41D"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188129D1"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63ECED00" w14:textId="77777777" w:rsidTr="004955EB">
        <w:trPr>
          <w:trHeight w:val="420"/>
        </w:trPr>
        <w:tc>
          <w:tcPr>
            <w:tcW w:w="2260" w:type="dxa"/>
            <w:shd w:val="clear" w:color="auto" w:fill="auto"/>
          </w:tcPr>
          <w:p w14:paraId="76CD8B61"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VERSION</w:t>
            </w:r>
          </w:p>
        </w:tc>
        <w:tc>
          <w:tcPr>
            <w:tcW w:w="630" w:type="dxa"/>
            <w:shd w:val="clear" w:color="auto" w:fill="FFFF99"/>
            <w:noWrap/>
            <w:vAlign w:val="center"/>
          </w:tcPr>
          <w:p w14:paraId="4669109C"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auto"/>
            <w:noWrap/>
            <w:vAlign w:val="center"/>
          </w:tcPr>
          <w:p w14:paraId="47AEFAA0"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FFFF99"/>
            <w:vAlign w:val="center"/>
          </w:tcPr>
          <w:p w14:paraId="0F955D2D" w14:textId="153FADC8"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00" w:type="dxa"/>
            <w:shd w:val="clear" w:color="auto" w:fill="auto"/>
            <w:vAlign w:val="center"/>
          </w:tcPr>
          <w:p w14:paraId="70243E6B" w14:textId="46FA83B5"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shd w:val="clear" w:color="auto" w:fill="FFFF99"/>
            <w:vAlign w:val="center"/>
          </w:tcPr>
          <w:p w14:paraId="53150332" w14:textId="23A5366A"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vAlign w:val="center"/>
          </w:tcPr>
          <w:p w14:paraId="68286F73" w14:textId="77777777"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r>
      <w:tr w:rsidR="004955EB" w:rsidRPr="009B04C6" w14:paraId="4240EE1B" w14:textId="77777777" w:rsidTr="004955EB">
        <w:trPr>
          <w:trHeight w:val="420"/>
        </w:trPr>
        <w:tc>
          <w:tcPr>
            <w:tcW w:w="2260" w:type="dxa"/>
            <w:tcBorders>
              <w:bottom w:val="single" w:sz="4" w:space="0" w:color="auto"/>
            </w:tcBorders>
            <w:shd w:val="clear" w:color="auto" w:fill="auto"/>
          </w:tcPr>
          <w:p w14:paraId="134D0FEA"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FCHANGES</w:t>
            </w:r>
          </w:p>
        </w:tc>
        <w:tc>
          <w:tcPr>
            <w:tcW w:w="630" w:type="dxa"/>
            <w:tcBorders>
              <w:bottom w:val="single" w:sz="4" w:space="0" w:color="auto"/>
            </w:tcBorders>
            <w:shd w:val="clear" w:color="auto" w:fill="FFFF99"/>
            <w:noWrap/>
            <w:vAlign w:val="center"/>
          </w:tcPr>
          <w:p w14:paraId="0E68419A" w14:textId="5CC85CF2" w:rsidR="004955EB" w:rsidRPr="009B04C6" w:rsidRDefault="004955EB" w:rsidP="00D95884">
            <w:pPr>
              <w:suppressAutoHyphens/>
              <w:jc w:val="center"/>
              <w:rPr>
                <w:rFonts w:ascii="Arial" w:eastAsia="SimSun" w:hAnsi="Arial" w:cs="Arial"/>
                <w:sz w:val="16"/>
                <w:szCs w:val="16"/>
                <w:lang w:eastAsia="zh-CN"/>
              </w:rPr>
            </w:pPr>
            <w:del w:id="151" w:author="Breeding, Todd" w:date="2019-09-05T09:16:00Z">
              <w:r w:rsidRPr="009B04C6" w:rsidDel="00354DF1">
                <w:rPr>
                  <w:rFonts w:ascii="Arial" w:eastAsia="SimSun" w:hAnsi="Arial" w:cs="Arial"/>
                  <w:sz w:val="16"/>
                  <w:szCs w:val="16"/>
                  <w:lang w:eastAsia="zh-CN"/>
                </w:rPr>
                <w:delText>X</w:delText>
              </w:r>
            </w:del>
          </w:p>
        </w:tc>
        <w:tc>
          <w:tcPr>
            <w:tcW w:w="720" w:type="dxa"/>
            <w:tcBorders>
              <w:bottom w:val="single" w:sz="4" w:space="0" w:color="auto"/>
            </w:tcBorders>
            <w:shd w:val="clear" w:color="auto" w:fill="auto"/>
            <w:noWrap/>
            <w:vAlign w:val="center"/>
          </w:tcPr>
          <w:p w14:paraId="50A97042"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tcBorders>
              <w:bottom w:val="single" w:sz="4" w:space="0" w:color="auto"/>
            </w:tcBorders>
            <w:shd w:val="clear" w:color="auto" w:fill="FFFF99"/>
            <w:vAlign w:val="center"/>
          </w:tcPr>
          <w:p w14:paraId="1E0E11C0"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tcBorders>
              <w:bottom w:val="single" w:sz="4" w:space="0" w:color="auto"/>
            </w:tcBorders>
            <w:shd w:val="clear" w:color="auto" w:fill="auto"/>
            <w:vAlign w:val="center"/>
          </w:tcPr>
          <w:p w14:paraId="1CCBAB2C" w14:textId="139B9D7C"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tcBorders>
              <w:bottom w:val="single" w:sz="4" w:space="0" w:color="auto"/>
            </w:tcBorders>
            <w:shd w:val="clear" w:color="auto" w:fill="FFFF99"/>
            <w:vAlign w:val="center"/>
          </w:tcPr>
          <w:p w14:paraId="137F781E"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tcBorders>
              <w:bottom w:val="single" w:sz="4" w:space="0" w:color="auto"/>
            </w:tcBorders>
            <w:vAlign w:val="center"/>
          </w:tcPr>
          <w:p w14:paraId="1C2FE068"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0846DD48" w14:textId="77777777" w:rsidTr="004955EB">
        <w:trPr>
          <w:trHeight w:val="420"/>
        </w:trPr>
        <w:tc>
          <w:tcPr>
            <w:tcW w:w="2260" w:type="dxa"/>
            <w:shd w:val="clear" w:color="auto" w:fill="A6A6A6" w:themeFill="background1" w:themeFillShade="A6"/>
          </w:tcPr>
          <w:p w14:paraId="4FFB4B2A"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FISHBASELINE</w:t>
            </w:r>
          </w:p>
        </w:tc>
        <w:tc>
          <w:tcPr>
            <w:tcW w:w="630" w:type="dxa"/>
            <w:shd w:val="clear" w:color="auto" w:fill="A6A6A6" w:themeFill="background1" w:themeFillShade="A6"/>
            <w:noWrap/>
            <w:vAlign w:val="center"/>
          </w:tcPr>
          <w:p w14:paraId="767F5D6D"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0F301044"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2796A029"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588B09AD" w14:textId="2F9EC23B"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4717AC4B" w14:textId="1425557B"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shd w:val="clear" w:color="auto" w:fill="A6A6A6" w:themeFill="background1" w:themeFillShade="A6"/>
            <w:vAlign w:val="center"/>
          </w:tcPr>
          <w:p w14:paraId="7239A37E"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r>
      <w:tr w:rsidR="004955EB" w:rsidRPr="009B04C6" w14:paraId="0BE74C33" w14:textId="77777777" w:rsidTr="004955EB">
        <w:trPr>
          <w:trHeight w:val="420"/>
        </w:trPr>
        <w:tc>
          <w:tcPr>
            <w:tcW w:w="2260" w:type="dxa"/>
            <w:shd w:val="clear" w:color="auto" w:fill="A6A6A6" w:themeFill="background1" w:themeFillShade="A6"/>
          </w:tcPr>
          <w:p w14:paraId="21A3C74F"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FISHMASTERREF</w:t>
            </w:r>
          </w:p>
        </w:tc>
        <w:tc>
          <w:tcPr>
            <w:tcW w:w="630" w:type="dxa"/>
            <w:shd w:val="clear" w:color="auto" w:fill="A6A6A6" w:themeFill="background1" w:themeFillShade="A6"/>
            <w:noWrap/>
            <w:vAlign w:val="center"/>
          </w:tcPr>
          <w:p w14:paraId="2321E55D"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6668D51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778E2B23"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2419CF75"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0CC385D7" w14:textId="774D0268"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shd w:val="clear" w:color="auto" w:fill="A6A6A6" w:themeFill="background1" w:themeFillShade="A6"/>
            <w:vAlign w:val="center"/>
          </w:tcPr>
          <w:p w14:paraId="43F24ABE"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r>
      <w:tr w:rsidR="004955EB" w:rsidRPr="009B04C6" w14:paraId="777BB351" w14:textId="77777777" w:rsidTr="004955EB">
        <w:trPr>
          <w:trHeight w:val="420"/>
        </w:trPr>
        <w:tc>
          <w:tcPr>
            <w:tcW w:w="2260" w:type="dxa"/>
            <w:shd w:val="clear" w:color="auto" w:fill="A6A6A6" w:themeFill="background1" w:themeFillShade="A6"/>
          </w:tcPr>
          <w:p w14:paraId="436308D5"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FISHRESOURCES</w:t>
            </w:r>
          </w:p>
        </w:tc>
        <w:tc>
          <w:tcPr>
            <w:tcW w:w="630" w:type="dxa"/>
            <w:shd w:val="clear" w:color="auto" w:fill="A6A6A6" w:themeFill="background1" w:themeFillShade="A6"/>
            <w:noWrap/>
            <w:vAlign w:val="center"/>
          </w:tcPr>
          <w:p w14:paraId="4956B81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1EE0DC44"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23E33DEC"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5FCB5748"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7CCB1D53" w14:textId="60624EDC"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shd w:val="clear" w:color="auto" w:fill="A6A6A6" w:themeFill="background1" w:themeFillShade="A6"/>
            <w:vAlign w:val="center"/>
          </w:tcPr>
          <w:p w14:paraId="1730F9F5"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r>
      <w:tr w:rsidR="004955EB" w:rsidRPr="009B04C6" w14:paraId="5C53D17F" w14:textId="77777777" w:rsidTr="004955EB">
        <w:trPr>
          <w:trHeight w:val="420"/>
        </w:trPr>
        <w:tc>
          <w:tcPr>
            <w:tcW w:w="2260" w:type="dxa"/>
            <w:shd w:val="clear" w:color="auto" w:fill="A6A6A6" w:themeFill="background1" w:themeFillShade="A6"/>
          </w:tcPr>
          <w:p w14:paraId="5F9B1DE4"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FISHPUBCONTEXT</w:t>
            </w:r>
          </w:p>
        </w:tc>
        <w:tc>
          <w:tcPr>
            <w:tcW w:w="630" w:type="dxa"/>
            <w:shd w:val="clear" w:color="auto" w:fill="A6A6A6" w:themeFill="background1" w:themeFillShade="A6"/>
            <w:noWrap/>
            <w:vAlign w:val="center"/>
          </w:tcPr>
          <w:p w14:paraId="5CD68A38"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2D8170BE"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20771155"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12E0AAB2"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70902A78"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65BA22AC"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062650F3" w14:textId="77777777" w:rsidTr="004955EB">
        <w:trPr>
          <w:trHeight w:val="420"/>
        </w:trPr>
        <w:tc>
          <w:tcPr>
            <w:tcW w:w="2260" w:type="dxa"/>
            <w:shd w:val="clear" w:color="auto" w:fill="A6A6A6" w:themeFill="background1" w:themeFillShade="A6"/>
          </w:tcPr>
          <w:p w14:paraId="1698D114"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FISHRELEASECANDIDATE</w:t>
            </w:r>
          </w:p>
        </w:tc>
        <w:tc>
          <w:tcPr>
            <w:tcW w:w="630" w:type="dxa"/>
            <w:shd w:val="clear" w:color="auto" w:fill="A6A6A6" w:themeFill="background1" w:themeFillShade="A6"/>
            <w:noWrap/>
            <w:vAlign w:val="center"/>
          </w:tcPr>
          <w:p w14:paraId="7F999ADE"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42D7361A"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0234E5BA"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425DB330"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266F6A83"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1B55E2E8"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4D2F5634" w14:textId="77777777" w:rsidTr="004955EB">
        <w:trPr>
          <w:trHeight w:val="420"/>
        </w:trPr>
        <w:tc>
          <w:tcPr>
            <w:tcW w:w="2260" w:type="dxa"/>
            <w:shd w:val="clear" w:color="auto" w:fill="A6A6A6" w:themeFill="background1" w:themeFillShade="A6"/>
          </w:tcPr>
          <w:p w14:paraId="06FC36F9"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FISHRELEASELABEL</w:t>
            </w:r>
          </w:p>
        </w:tc>
        <w:tc>
          <w:tcPr>
            <w:tcW w:w="630" w:type="dxa"/>
            <w:shd w:val="clear" w:color="auto" w:fill="A6A6A6" w:themeFill="background1" w:themeFillShade="A6"/>
            <w:noWrap/>
            <w:vAlign w:val="center"/>
          </w:tcPr>
          <w:p w14:paraId="14D5A6E2"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636FD6F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69BC322C"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73DDA317"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4E146242"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7F0A6FA4"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09E8CD3B" w14:textId="77777777" w:rsidTr="004955EB">
        <w:trPr>
          <w:trHeight w:val="420"/>
        </w:trPr>
        <w:tc>
          <w:tcPr>
            <w:tcW w:w="2260" w:type="dxa"/>
            <w:tcBorders>
              <w:bottom w:val="single" w:sz="4" w:space="0" w:color="auto"/>
            </w:tcBorders>
            <w:shd w:val="clear" w:color="auto" w:fill="auto"/>
          </w:tcPr>
          <w:p w14:paraId="2C0ADB2A"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DOC-LANGUAGE</w:t>
            </w:r>
          </w:p>
        </w:tc>
        <w:tc>
          <w:tcPr>
            <w:tcW w:w="630" w:type="dxa"/>
            <w:tcBorders>
              <w:bottom w:val="single" w:sz="4" w:space="0" w:color="auto"/>
            </w:tcBorders>
            <w:shd w:val="clear" w:color="auto" w:fill="FFFF99"/>
            <w:noWrap/>
            <w:vAlign w:val="center"/>
          </w:tcPr>
          <w:p w14:paraId="37869EAB" w14:textId="558C478B" w:rsidR="004955EB" w:rsidRPr="009B04C6" w:rsidRDefault="004955EB" w:rsidP="00D95884">
            <w:pPr>
              <w:suppressAutoHyphens/>
              <w:jc w:val="center"/>
              <w:rPr>
                <w:rFonts w:ascii="Arial" w:eastAsia="SimSun" w:hAnsi="Arial" w:cs="Arial"/>
                <w:sz w:val="16"/>
                <w:szCs w:val="16"/>
                <w:lang w:eastAsia="zh-CN"/>
              </w:rPr>
            </w:pPr>
            <w:del w:id="152" w:author="Breeding, Todd" w:date="2019-09-05T09:03:00Z">
              <w:r w:rsidRPr="009B04C6" w:rsidDel="00744763">
                <w:rPr>
                  <w:rFonts w:ascii="Arial" w:eastAsia="SimSun" w:hAnsi="Arial" w:cs="Arial"/>
                  <w:sz w:val="16"/>
                  <w:szCs w:val="16"/>
                  <w:lang w:eastAsia="zh-CN"/>
                </w:rPr>
                <w:delText>X</w:delText>
              </w:r>
            </w:del>
          </w:p>
        </w:tc>
        <w:tc>
          <w:tcPr>
            <w:tcW w:w="720" w:type="dxa"/>
            <w:tcBorders>
              <w:bottom w:val="single" w:sz="4" w:space="0" w:color="auto"/>
            </w:tcBorders>
            <w:shd w:val="clear" w:color="auto" w:fill="auto"/>
            <w:noWrap/>
            <w:vAlign w:val="center"/>
          </w:tcPr>
          <w:p w14:paraId="4281D9BE"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tcBorders>
              <w:bottom w:val="single" w:sz="4" w:space="0" w:color="auto"/>
            </w:tcBorders>
            <w:shd w:val="clear" w:color="auto" w:fill="FFFF99"/>
            <w:vAlign w:val="center"/>
          </w:tcPr>
          <w:p w14:paraId="27B2CA94"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tcBorders>
              <w:bottom w:val="single" w:sz="4" w:space="0" w:color="auto"/>
            </w:tcBorders>
            <w:shd w:val="clear" w:color="auto" w:fill="auto"/>
            <w:vAlign w:val="center"/>
          </w:tcPr>
          <w:p w14:paraId="11124CE9" w14:textId="4B25BD0E" w:rsidR="004955EB" w:rsidRPr="009B04C6" w:rsidRDefault="002D2CD6"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tcBorders>
              <w:bottom w:val="single" w:sz="4" w:space="0" w:color="auto"/>
            </w:tcBorders>
            <w:shd w:val="clear" w:color="auto" w:fill="FFFF99"/>
            <w:vAlign w:val="center"/>
          </w:tcPr>
          <w:p w14:paraId="6D9F65F7" w14:textId="3AF63160"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tcBorders>
              <w:bottom w:val="single" w:sz="4" w:space="0" w:color="auto"/>
            </w:tcBorders>
            <w:vAlign w:val="center"/>
          </w:tcPr>
          <w:p w14:paraId="1717ACEB" w14:textId="77777777"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r>
      <w:tr w:rsidR="004955EB" w:rsidRPr="009B04C6" w14:paraId="5FD60C8B" w14:textId="77777777" w:rsidTr="004955EB">
        <w:trPr>
          <w:trHeight w:val="420"/>
        </w:trPr>
        <w:tc>
          <w:tcPr>
            <w:tcW w:w="2260" w:type="dxa"/>
            <w:shd w:val="clear" w:color="auto" w:fill="A6A6A6" w:themeFill="background1" w:themeFillShade="A6"/>
          </w:tcPr>
          <w:p w14:paraId="4315F693"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FISHPUBSOURCELANGUAGES</w:t>
            </w:r>
          </w:p>
        </w:tc>
        <w:tc>
          <w:tcPr>
            <w:tcW w:w="630" w:type="dxa"/>
            <w:shd w:val="clear" w:color="auto" w:fill="A6A6A6" w:themeFill="background1" w:themeFillShade="A6"/>
            <w:noWrap/>
            <w:vAlign w:val="center"/>
          </w:tcPr>
          <w:p w14:paraId="3CA1415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11541F91"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3EB1B7A6"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42DF41A8"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36557F30" w14:textId="36782A29"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shd w:val="clear" w:color="auto" w:fill="A6A6A6" w:themeFill="background1" w:themeFillShade="A6"/>
            <w:vAlign w:val="center"/>
          </w:tcPr>
          <w:p w14:paraId="08FD139B" w14:textId="77777777" w:rsidR="004955EB" w:rsidRPr="009B04C6" w:rsidRDefault="004955EB"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r>
      <w:tr w:rsidR="004955EB" w:rsidRPr="009B04C6" w14:paraId="6A008691" w14:textId="77777777" w:rsidTr="004955EB">
        <w:trPr>
          <w:trHeight w:val="420"/>
        </w:trPr>
        <w:tc>
          <w:tcPr>
            <w:tcW w:w="2260" w:type="dxa"/>
            <w:shd w:val="clear" w:color="auto" w:fill="auto"/>
          </w:tcPr>
          <w:p w14:paraId="31AC12E1"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FSTATUS</w:t>
            </w:r>
          </w:p>
        </w:tc>
        <w:tc>
          <w:tcPr>
            <w:tcW w:w="630" w:type="dxa"/>
            <w:shd w:val="clear" w:color="auto" w:fill="FFFF99"/>
            <w:noWrap/>
            <w:vAlign w:val="center"/>
          </w:tcPr>
          <w:p w14:paraId="315D082C"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auto"/>
            <w:noWrap/>
            <w:vAlign w:val="center"/>
          </w:tcPr>
          <w:p w14:paraId="590F4FEF"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FFFF99"/>
            <w:vAlign w:val="center"/>
          </w:tcPr>
          <w:p w14:paraId="4B3679F5" w14:textId="6B237C7D"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uto"/>
            <w:vAlign w:val="center"/>
          </w:tcPr>
          <w:p w14:paraId="03F17C42" w14:textId="01D29855" w:rsidR="004955EB" w:rsidRPr="009B04C6" w:rsidRDefault="002D2CD6"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shd w:val="clear" w:color="auto" w:fill="FFFF99"/>
            <w:vAlign w:val="center"/>
          </w:tcPr>
          <w:p w14:paraId="65557EDD" w14:textId="06D61F05"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1BF0CCD0"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6C7EE18E" w14:textId="77777777" w:rsidTr="004955EB">
        <w:trPr>
          <w:trHeight w:val="420"/>
        </w:trPr>
        <w:tc>
          <w:tcPr>
            <w:tcW w:w="2260" w:type="dxa"/>
            <w:shd w:val="clear" w:color="auto" w:fill="auto"/>
          </w:tcPr>
          <w:p w14:paraId="31375A0B" w14:textId="77777777" w:rsidR="004955EB" w:rsidRPr="009B04C6" w:rsidRDefault="004955EB" w:rsidP="00D95884">
            <w:pPr>
              <w:pStyle w:val="Table-Text"/>
              <w:suppressAutoHyphens/>
              <w:rPr>
                <w:rFonts w:ascii="Arial" w:hAnsi="Arial" w:cs="Arial"/>
                <w:lang w:val="en-GB" w:eastAsia="nl-NL"/>
              </w:rPr>
            </w:pPr>
            <w:commentRangeStart w:id="153"/>
            <w:r w:rsidRPr="009B04C6">
              <w:rPr>
                <w:rFonts w:ascii="Arial" w:hAnsi="Arial" w:cs="Arial"/>
                <w:lang w:val="en-GB" w:eastAsia="nl-NL"/>
              </w:rPr>
              <w:t>FAUTHOR</w:t>
            </w:r>
            <w:commentRangeEnd w:id="153"/>
            <w:r w:rsidR="00744763">
              <w:rPr>
                <w:rStyle w:val="CommentReference"/>
                <w:rFonts w:asciiTheme="minorHAnsi" w:eastAsiaTheme="minorEastAsia" w:hAnsiTheme="minorHAnsi" w:cstheme="minorHAnsi"/>
                <w:color w:val="000000"/>
              </w:rPr>
              <w:commentReference w:id="153"/>
            </w:r>
          </w:p>
        </w:tc>
        <w:tc>
          <w:tcPr>
            <w:tcW w:w="630" w:type="dxa"/>
            <w:shd w:val="clear" w:color="auto" w:fill="FFFF99"/>
            <w:noWrap/>
            <w:vAlign w:val="center"/>
          </w:tcPr>
          <w:p w14:paraId="33862B0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3D2D1C2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098389D5" w14:textId="0AEE1836"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uto"/>
            <w:vAlign w:val="center"/>
          </w:tcPr>
          <w:p w14:paraId="164B77A3" w14:textId="072AAAFB" w:rsidR="004955EB" w:rsidRPr="009B04C6" w:rsidRDefault="002D2CD6"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shd w:val="clear" w:color="auto" w:fill="FFFF99"/>
            <w:vAlign w:val="center"/>
          </w:tcPr>
          <w:p w14:paraId="23DCFC69" w14:textId="5F70AD39"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6FCC0AE7"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250E05B8" w14:textId="77777777" w:rsidTr="004955EB">
        <w:trPr>
          <w:trHeight w:val="420"/>
        </w:trPr>
        <w:tc>
          <w:tcPr>
            <w:tcW w:w="2260" w:type="dxa"/>
            <w:shd w:val="clear" w:color="auto" w:fill="auto"/>
          </w:tcPr>
          <w:p w14:paraId="5AA006D0" w14:textId="77777777" w:rsidR="004955EB" w:rsidRPr="009B04C6" w:rsidRDefault="004955EB" w:rsidP="00D95884">
            <w:pPr>
              <w:pStyle w:val="Table-Text"/>
              <w:suppressAutoHyphens/>
              <w:rPr>
                <w:rFonts w:ascii="Arial" w:hAnsi="Arial" w:cs="Arial"/>
                <w:lang w:eastAsia="nl-NL"/>
              </w:rPr>
            </w:pPr>
            <w:r w:rsidRPr="009B04C6">
              <w:rPr>
                <w:rFonts w:ascii="Arial" w:hAnsi="Arial" w:cs="Arial"/>
                <w:bCs/>
                <w:lang w:val="en-GB" w:eastAsia="nl-NL"/>
              </w:rPr>
              <w:lastRenderedPageBreak/>
              <w:t>FREVIEWER</w:t>
            </w:r>
          </w:p>
        </w:tc>
        <w:tc>
          <w:tcPr>
            <w:tcW w:w="630" w:type="dxa"/>
            <w:shd w:val="clear" w:color="auto" w:fill="FFFF99"/>
            <w:noWrap/>
            <w:vAlign w:val="center"/>
          </w:tcPr>
          <w:p w14:paraId="48323EA4"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4A99F4B1"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6E9CE822"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uto"/>
            <w:vAlign w:val="center"/>
          </w:tcPr>
          <w:p w14:paraId="14826354"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4F39A5E0"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719D655A"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62C50F28" w14:textId="77777777" w:rsidTr="004955EB">
        <w:trPr>
          <w:trHeight w:val="420"/>
        </w:trPr>
        <w:tc>
          <w:tcPr>
            <w:tcW w:w="2260" w:type="dxa"/>
            <w:shd w:val="clear" w:color="auto" w:fill="auto"/>
          </w:tcPr>
          <w:p w14:paraId="25FE396A"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FTRANSLATOR</w:t>
            </w:r>
          </w:p>
        </w:tc>
        <w:tc>
          <w:tcPr>
            <w:tcW w:w="630" w:type="dxa"/>
            <w:shd w:val="clear" w:color="auto" w:fill="FFFF99"/>
            <w:noWrap/>
            <w:vAlign w:val="center"/>
          </w:tcPr>
          <w:p w14:paraId="24ED5B9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uto"/>
            <w:noWrap/>
            <w:vAlign w:val="center"/>
          </w:tcPr>
          <w:p w14:paraId="40E09A82"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FFFF99"/>
            <w:vAlign w:val="center"/>
          </w:tcPr>
          <w:p w14:paraId="7C34AE59"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uto"/>
            <w:vAlign w:val="center"/>
          </w:tcPr>
          <w:p w14:paraId="0C11759C"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FFFF99"/>
            <w:vAlign w:val="center"/>
          </w:tcPr>
          <w:p w14:paraId="06498E20"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vAlign w:val="center"/>
          </w:tcPr>
          <w:p w14:paraId="4EDE0AE9"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4F7702B4" w14:textId="77777777" w:rsidTr="004955EB">
        <w:trPr>
          <w:trHeight w:val="420"/>
        </w:trPr>
        <w:tc>
          <w:tcPr>
            <w:tcW w:w="2260" w:type="dxa"/>
            <w:tcBorders>
              <w:bottom w:val="single" w:sz="4" w:space="0" w:color="auto"/>
            </w:tcBorders>
            <w:shd w:val="clear" w:color="auto" w:fill="auto"/>
          </w:tcPr>
          <w:p w14:paraId="3CE35988"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FRESOLUTION</w:t>
            </w:r>
          </w:p>
        </w:tc>
        <w:tc>
          <w:tcPr>
            <w:tcW w:w="630" w:type="dxa"/>
            <w:tcBorders>
              <w:bottom w:val="single" w:sz="4" w:space="0" w:color="auto"/>
            </w:tcBorders>
            <w:shd w:val="clear" w:color="auto" w:fill="FFFF99"/>
            <w:noWrap/>
            <w:vAlign w:val="center"/>
          </w:tcPr>
          <w:p w14:paraId="78EE94BD" w14:textId="6B7DB243" w:rsidR="004955EB" w:rsidRPr="009B04C6" w:rsidRDefault="004955EB" w:rsidP="00D95884">
            <w:pPr>
              <w:suppressAutoHyphens/>
              <w:jc w:val="center"/>
              <w:rPr>
                <w:rFonts w:ascii="Arial" w:eastAsia="SimSun" w:hAnsi="Arial" w:cs="Arial"/>
                <w:sz w:val="16"/>
                <w:szCs w:val="16"/>
                <w:lang w:eastAsia="zh-CN"/>
              </w:rPr>
            </w:pPr>
            <w:del w:id="154" w:author="Breeding, Todd" w:date="2019-09-05T09:04:00Z">
              <w:r w:rsidRPr="009B04C6" w:rsidDel="00744763">
                <w:rPr>
                  <w:rFonts w:ascii="Arial" w:eastAsia="SimSun" w:hAnsi="Arial" w:cs="Arial"/>
                  <w:sz w:val="16"/>
                  <w:szCs w:val="16"/>
                  <w:lang w:eastAsia="zh-CN"/>
                </w:rPr>
                <w:delText>X</w:delText>
              </w:r>
            </w:del>
          </w:p>
        </w:tc>
        <w:tc>
          <w:tcPr>
            <w:tcW w:w="720" w:type="dxa"/>
            <w:tcBorders>
              <w:bottom w:val="single" w:sz="4" w:space="0" w:color="auto"/>
            </w:tcBorders>
            <w:shd w:val="clear" w:color="auto" w:fill="auto"/>
            <w:noWrap/>
            <w:vAlign w:val="center"/>
          </w:tcPr>
          <w:p w14:paraId="73CD0ACC"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tcBorders>
              <w:bottom w:val="single" w:sz="4" w:space="0" w:color="auto"/>
            </w:tcBorders>
            <w:shd w:val="clear" w:color="auto" w:fill="FFFF99"/>
            <w:vAlign w:val="center"/>
          </w:tcPr>
          <w:p w14:paraId="50C398EC" w14:textId="217E4A0D" w:rsidR="004955EB" w:rsidRPr="009B04C6" w:rsidRDefault="004955EB" w:rsidP="00D95884">
            <w:pPr>
              <w:suppressAutoHyphens/>
              <w:jc w:val="center"/>
              <w:rPr>
                <w:rFonts w:ascii="Arial" w:eastAsia="SimSun" w:hAnsi="Arial" w:cs="Arial"/>
                <w:sz w:val="16"/>
                <w:szCs w:val="16"/>
                <w:lang w:eastAsia="zh-CN"/>
              </w:rPr>
            </w:pPr>
          </w:p>
        </w:tc>
        <w:tc>
          <w:tcPr>
            <w:tcW w:w="900" w:type="dxa"/>
            <w:tcBorders>
              <w:bottom w:val="single" w:sz="4" w:space="0" w:color="auto"/>
            </w:tcBorders>
            <w:shd w:val="clear" w:color="auto" w:fill="auto"/>
            <w:vAlign w:val="center"/>
          </w:tcPr>
          <w:p w14:paraId="7ACE7C02" w14:textId="6746C847" w:rsidR="004955EB" w:rsidRPr="009B04C6" w:rsidRDefault="004955EB" w:rsidP="00D95884">
            <w:pPr>
              <w:suppressAutoHyphens/>
              <w:jc w:val="center"/>
              <w:rPr>
                <w:rFonts w:ascii="Arial" w:eastAsia="SimSun" w:hAnsi="Arial" w:cs="Arial"/>
                <w:sz w:val="16"/>
                <w:szCs w:val="16"/>
                <w:lang w:eastAsia="zh-CN"/>
              </w:rPr>
            </w:pPr>
          </w:p>
        </w:tc>
        <w:tc>
          <w:tcPr>
            <w:tcW w:w="980" w:type="dxa"/>
            <w:tcBorders>
              <w:bottom w:val="single" w:sz="4" w:space="0" w:color="auto"/>
            </w:tcBorders>
            <w:shd w:val="clear" w:color="auto" w:fill="FFFF99"/>
            <w:vAlign w:val="center"/>
          </w:tcPr>
          <w:p w14:paraId="01054322"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tcBorders>
              <w:bottom w:val="single" w:sz="4" w:space="0" w:color="auto"/>
            </w:tcBorders>
            <w:vAlign w:val="center"/>
          </w:tcPr>
          <w:p w14:paraId="41ED31F7"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6759948E" w14:textId="77777777" w:rsidTr="004955EB">
        <w:trPr>
          <w:trHeight w:val="420"/>
        </w:trPr>
        <w:tc>
          <w:tcPr>
            <w:tcW w:w="2260" w:type="dxa"/>
            <w:shd w:val="clear" w:color="auto" w:fill="A6A6A6" w:themeFill="background1" w:themeFillShade="A6"/>
          </w:tcPr>
          <w:p w14:paraId="23AF9EEA"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FISHREQUIREDRESOLUTIONS</w:t>
            </w:r>
          </w:p>
        </w:tc>
        <w:tc>
          <w:tcPr>
            <w:tcW w:w="630" w:type="dxa"/>
            <w:shd w:val="clear" w:color="auto" w:fill="A6A6A6" w:themeFill="background1" w:themeFillShade="A6"/>
            <w:noWrap/>
            <w:vAlign w:val="center"/>
          </w:tcPr>
          <w:p w14:paraId="23704396"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24DD9D66"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09F8B68D"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257FE776"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061AD2AF"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4E11467C"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286C2CA7" w14:textId="77777777" w:rsidTr="004955EB">
        <w:trPr>
          <w:trHeight w:val="420"/>
        </w:trPr>
        <w:tc>
          <w:tcPr>
            <w:tcW w:w="2260" w:type="dxa"/>
            <w:shd w:val="clear" w:color="auto" w:fill="A6A6A6" w:themeFill="background1" w:themeFillShade="A6"/>
          </w:tcPr>
          <w:p w14:paraId="72A5009F"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eastAsia="nl-NL"/>
              </w:rPr>
              <w:t>FSOURCELANGUAGE</w:t>
            </w:r>
          </w:p>
        </w:tc>
        <w:tc>
          <w:tcPr>
            <w:tcW w:w="630" w:type="dxa"/>
            <w:shd w:val="clear" w:color="auto" w:fill="A6A6A6" w:themeFill="background1" w:themeFillShade="A6"/>
            <w:noWrap/>
            <w:vAlign w:val="center"/>
          </w:tcPr>
          <w:p w14:paraId="3F15C953"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41D94ED7"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61E39627"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73044F54"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25788CB4"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1CBA8EB7"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27833606" w14:textId="77777777" w:rsidTr="004955EB">
        <w:trPr>
          <w:trHeight w:val="420"/>
        </w:trPr>
        <w:tc>
          <w:tcPr>
            <w:tcW w:w="2260" w:type="dxa"/>
            <w:shd w:val="clear" w:color="auto" w:fill="A6A6A6" w:themeFill="background1" w:themeFillShade="A6"/>
          </w:tcPr>
          <w:p w14:paraId="58F9C7C0"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FCOMMENTS</w:t>
            </w:r>
          </w:p>
        </w:tc>
        <w:tc>
          <w:tcPr>
            <w:tcW w:w="630" w:type="dxa"/>
            <w:shd w:val="clear" w:color="auto" w:fill="A6A6A6" w:themeFill="background1" w:themeFillShade="A6"/>
            <w:noWrap/>
            <w:vAlign w:val="center"/>
          </w:tcPr>
          <w:p w14:paraId="0170FCBA"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669C153A"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4809F87C"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418E8F6E"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406BED26"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0775AB17"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47E12C7E" w14:textId="77777777" w:rsidTr="004955EB">
        <w:trPr>
          <w:trHeight w:val="420"/>
        </w:trPr>
        <w:tc>
          <w:tcPr>
            <w:tcW w:w="2260" w:type="dxa"/>
            <w:shd w:val="clear" w:color="auto" w:fill="auto"/>
          </w:tcPr>
          <w:p w14:paraId="6FBC4C42"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CHECKED-OUT-BY</w:t>
            </w:r>
          </w:p>
        </w:tc>
        <w:tc>
          <w:tcPr>
            <w:tcW w:w="630" w:type="dxa"/>
            <w:shd w:val="clear" w:color="auto" w:fill="FFFF99"/>
            <w:noWrap/>
            <w:vAlign w:val="center"/>
          </w:tcPr>
          <w:p w14:paraId="25C67624"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auto"/>
            <w:noWrap/>
            <w:vAlign w:val="center"/>
          </w:tcPr>
          <w:p w14:paraId="49AF07C9"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c>
          <w:tcPr>
            <w:tcW w:w="720" w:type="dxa"/>
            <w:shd w:val="clear" w:color="auto" w:fill="FFFF99"/>
            <w:vAlign w:val="center"/>
          </w:tcPr>
          <w:p w14:paraId="4CD10B02" w14:textId="5ACA75B4"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uto"/>
            <w:vAlign w:val="center"/>
          </w:tcPr>
          <w:p w14:paraId="0AA03980" w14:textId="24124E2A" w:rsidR="004955EB" w:rsidRPr="009B04C6" w:rsidRDefault="002D2CD6" w:rsidP="00D95884">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shd w:val="clear" w:color="auto" w:fill="FFFF99"/>
            <w:vAlign w:val="center"/>
          </w:tcPr>
          <w:p w14:paraId="5875955E" w14:textId="77777777" w:rsidR="004955EB" w:rsidRPr="009B04C6" w:rsidRDefault="004955EB" w:rsidP="00D95884">
            <w:pPr>
              <w:suppressAutoHyphens/>
              <w:jc w:val="center"/>
              <w:rPr>
                <w:rFonts w:ascii="Arial" w:eastAsia="SimSun" w:hAnsi="Arial" w:cs="Arial"/>
                <w:bCs/>
                <w:sz w:val="16"/>
                <w:szCs w:val="16"/>
                <w:lang w:eastAsia="zh-CN"/>
              </w:rPr>
            </w:pPr>
            <w:r w:rsidRPr="009B04C6">
              <w:rPr>
                <w:rFonts w:ascii="Arial" w:eastAsia="SimSun" w:hAnsi="Arial" w:cs="Arial"/>
                <w:bCs/>
                <w:sz w:val="16"/>
                <w:szCs w:val="16"/>
                <w:lang w:eastAsia="zh-CN"/>
              </w:rPr>
              <w:t>X</w:t>
            </w:r>
          </w:p>
        </w:tc>
        <w:tc>
          <w:tcPr>
            <w:tcW w:w="1170" w:type="dxa"/>
            <w:vAlign w:val="center"/>
          </w:tcPr>
          <w:p w14:paraId="31F0193B"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1A7CA00C" w14:textId="77777777" w:rsidTr="004955EB">
        <w:trPr>
          <w:trHeight w:val="420"/>
        </w:trPr>
        <w:tc>
          <w:tcPr>
            <w:tcW w:w="2260" w:type="dxa"/>
            <w:tcBorders>
              <w:bottom w:val="single" w:sz="4" w:space="0" w:color="auto"/>
            </w:tcBorders>
            <w:shd w:val="clear" w:color="auto" w:fill="auto"/>
          </w:tcPr>
          <w:p w14:paraId="2474AED9"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LAST-MODIFIED-BY</w:t>
            </w:r>
          </w:p>
        </w:tc>
        <w:tc>
          <w:tcPr>
            <w:tcW w:w="630" w:type="dxa"/>
            <w:tcBorders>
              <w:bottom w:val="single" w:sz="4" w:space="0" w:color="auto"/>
            </w:tcBorders>
            <w:shd w:val="clear" w:color="auto" w:fill="FFFF99"/>
            <w:noWrap/>
            <w:vAlign w:val="center"/>
          </w:tcPr>
          <w:p w14:paraId="2B6482D7"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tcBorders>
              <w:bottom w:val="single" w:sz="4" w:space="0" w:color="auto"/>
            </w:tcBorders>
            <w:shd w:val="clear" w:color="auto" w:fill="auto"/>
            <w:noWrap/>
            <w:vAlign w:val="center"/>
          </w:tcPr>
          <w:p w14:paraId="49FC3AE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tcBorders>
              <w:bottom w:val="single" w:sz="4" w:space="0" w:color="auto"/>
            </w:tcBorders>
            <w:shd w:val="clear" w:color="auto" w:fill="FFFF99"/>
            <w:vAlign w:val="center"/>
          </w:tcPr>
          <w:p w14:paraId="673AA972" w14:textId="040E134B" w:rsidR="004955EB" w:rsidRPr="009B04C6" w:rsidRDefault="004955EB" w:rsidP="00D95884">
            <w:pPr>
              <w:suppressAutoHyphens/>
              <w:jc w:val="center"/>
              <w:rPr>
                <w:rFonts w:ascii="Arial" w:eastAsia="SimSun" w:hAnsi="Arial" w:cs="Arial"/>
                <w:sz w:val="16"/>
                <w:szCs w:val="16"/>
                <w:lang w:eastAsia="zh-CN"/>
              </w:rPr>
            </w:pPr>
          </w:p>
        </w:tc>
        <w:tc>
          <w:tcPr>
            <w:tcW w:w="900" w:type="dxa"/>
            <w:tcBorders>
              <w:bottom w:val="single" w:sz="4" w:space="0" w:color="auto"/>
            </w:tcBorders>
            <w:shd w:val="clear" w:color="auto" w:fill="auto"/>
            <w:vAlign w:val="center"/>
          </w:tcPr>
          <w:p w14:paraId="5083743F" w14:textId="6A70CA4E" w:rsidR="004955EB" w:rsidRPr="009B04C6" w:rsidRDefault="004955EB" w:rsidP="00D95884">
            <w:pPr>
              <w:suppressAutoHyphens/>
              <w:jc w:val="center"/>
              <w:rPr>
                <w:rFonts w:ascii="Arial" w:eastAsia="SimSun" w:hAnsi="Arial" w:cs="Arial"/>
                <w:sz w:val="16"/>
                <w:szCs w:val="16"/>
                <w:lang w:eastAsia="zh-CN"/>
              </w:rPr>
            </w:pPr>
          </w:p>
        </w:tc>
        <w:tc>
          <w:tcPr>
            <w:tcW w:w="980" w:type="dxa"/>
            <w:tcBorders>
              <w:bottom w:val="single" w:sz="4" w:space="0" w:color="auto"/>
            </w:tcBorders>
            <w:shd w:val="clear" w:color="auto" w:fill="FFFF99"/>
            <w:vAlign w:val="center"/>
          </w:tcPr>
          <w:p w14:paraId="006D6F75" w14:textId="77777777" w:rsidR="004955EB" w:rsidRPr="009B04C6" w:rsidRDefault="004955EB" w:rsidP="00D95884">
            <w:pPr>
              <w:suppressAutoHyphens/>
              <w:jc w:val="center"/>
              <w:rPr>
                <w:rFonts w:ascii="Arial" w:eastAsia="SimSun" w:hAnsi="Arial" w:cs="Arial"/>
                <w:bCs/>
                <w:sz w:val="16"/>
                <w:szCs w:val="16"/>
                <w:lang w:eastAsia="zh-CN"/>
              </w:rPr>
            </w:pPr>
            <w:r w:rsidRPr="009B04C6">
              <w:rPr>
                <w:rFonts w:ascii="Arial" w:eastAsia="SimSun" w:hAnsi="Arial" w:cs="Arial"/>
                <w:bCs/>
                <w:sz w:val="16"/>
                <w:szCs w:val="16"/>
                <w:lang w:eastAsia="zh-CN"/>
              </w:rPr>
              <w:t>X</w:t>
            </w:r>
          </w:p>
        </w:tc>
        <w:tc>
          <w:tcPr>
            <w:tcW w:w="1170" w:type="dxa"/>
            <w:tcBorders>
              <w:bottom w:val="single" w:sz="4" w:space="0" w:color="auto"/>
            </w:tcBorders>
            <w:vAlign w:val="center"/>
          </w:tcPr>
          <w:p w14:paraId="01597954"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17937323" w14:textId="77777777" w:rsidTr="004955EB">
        <w:trPr>
          <w:trHeight w:val="420"/>
        </w:trPr>
        <w:tc>
          <w:tcPr>
            <w:tcW w:w="2260" w:type="dxa"/>
            <w:shd w:val="clear" w:color="auto" w:fill="A6A6A6" w:themeFill="background1" w:themeFillShade="A6"/>
          </w:tcPr>
          <w:p w14:paraId="3A14B916"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FISHWORDCOUNT</w:t>
            </w:r>
          </w:p>
        </w:tc>
        <w:tc>
          <w:tcPr>
            <w:tcW w:w="630" w:type="dxa"/>
            <w:shd w:val="clear" w:color="auto" w:fill="A6A6A6" w:themeFill="background1" w:themeFillShade="A6"/>
            <w:noWrap/>
            <w:vAlign w:val="center"/>
          </w:tcPr>
          <w:p w14:paraId="480D5AD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43626F0D"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0FE72998"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32337832"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62219C61" w14:textId="11D0F87C"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shd w:val="clear" w:color="auto" w:fill="A6A6A6" w:themeFill="background1" w:themeFillShade="A6"/>
            <w:vAlign w:val="center"/>
          </w:tcPr>
          <w:p w14:paraId="3E7926AE"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r>
      <w:tr w:rsidR="004955EB" w:rsidRPr="009B04C6" w14:paraId="2E4AE265" w14:textId="77777777" w:rsidTr="004955EB">
        <w:trPr>
          <w:trHeight w:val="420"/>
        </w:trPr>
        <w:tc>
          <w:tcPr>
            <w:tcW w:w="2260" w:type="dxa"/>
            <w:shd w:val="clear" w:color="auto" w:fill="A6A6A6" w:themeFill="background1" w:themeFillShade="A6"/>
          </w:tcPr>
          <w:p w14:paraId="0EB4D6DE"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FISHTRANSLATIONLOAD</w:t>
            </w:r>
          </w:p>
        </w:tc>
        <w:tc>
          <w:tcPr>
            <w:tcW w:w="630" w:type="dxa"/>
            <w:shd w:val="clear" w:color="auto" w:fill="A6A6A6" w:themeFill="background1" w:themeFillShade="A6"/>
            <w:noWrap/>
            <w:vAlign w:val="center"/>
          </w:tcPr>
          <w:p w14:paraId="4AA3AB42"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03EDEE0E"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0128E253"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187F2B59"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6D7F0274" w14:textId="18D960E6"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shd w:val="clear" w:color="auto" w:fill="A6A6A6" w:themeFill="background1" w:themeFillShade="A6"/>
            <w:vAlign w:val="center"/>
          </w:tcPr>
          <w:p w14:paraId="3C8E0E42"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r>
      <w:tr w:rsidR="004955EB" w:rsidRPr="009B04C6" w14:paraId="61F7E522" w14:textId="77777777" w:rsidTr="004955EB">
        <w:trPr>
          <w:trHeight w:val="420"/>
        </w:trPr>
        <w:tc>
          <w:tcPr>
            <w:tcW w:w="2260" w:type="dxa"/>
            <w:shd w:val="clear" w:color="auto" w:fill="A6A6A6" w:themeFill="background1" w:themeFillShade="A6"/>
          </w:tcPr>
          <w:p w14:paraId="09DC0D18"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FISHTOBETRANSLWC</w:t>
            </w:r>
          </w:p>
        </w:tc>
        <w:tc>
          <w:tcPr>
            <w:tcW w:w="630" w:type="dxa"/>
            <w:shd w:val="clear" w:color="auto" w:fill="A6A6A6" w:themeFill="background1" w:themeFillShade="A6"/>
            <w:noWrap/>
            <w:vAlign w:val="center"/>
          </w:tcPr>
          <w:p w14:paraId="59EF015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4114876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54C3C2B3"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75112810"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2BA530EC" w14:textId="666725B4" w:rsidR="004955EB" w:rsidRPr="009B04C6" w:rsidRDefault="004955EB" w:rsidP="00D95884">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shd w:val="clear" w:color="auto" w:fill="A6A6A6" w:themeFill="background1" w:themeFillShade="A6"/>
            <w:vAlign w:val="center"/>
          </w:tcPr>
          <w:p w14:paraId="7B52A59F" w14:textId="77777777" w:rsidR="004955EB" w:rsidRPr="009B04C6" w:rsidRDefault="004955EB" w:rsidP="00D95884">
            <w:pPr>
              <w:suppressAutoHyphens/>
              <w:jc w:val="center"/>
              <w:rPr>
                <w:rFonts w:ascii="Arial" w:eastAsia="SimSun" w:hAnsi="Arial" w:cs="Arial"/>
                <w:sz w:val="16"/>
                <w:szCs w:val="16"/>
                <w:lang w:eastAsia="zh-CN"/>
              </w:rPr>
            </w:pPr>
            <w:r w:rsidRPr="009B04C6">
              <w:rPr>
                <w:rFonts w:ascii="Arial" w:eastAsia="SimSun" w:hAnsi="Arial" w:cs="Arial"/>
                <w:sz w:val="16"/>
                <w:szCs w:val="16"/>
                <w:lang w:eastAsia="zh-CN"/>
              </w:rPr>
              <w:t>X</w:t>
            </w:r>
          </w:p>
        </w:tc>
      </w:tr>
      <w:tr w:rsidR="004955EB" w:rsidRPr="009B04C6" w14:paraId="4CECFF0C" w14:textId="77777777" w:rsidTr="004955EB">
        <w:trPr>
          <w:trHeight w:val="420"/>
        </w:trPr>
        <w:tc>
          <w:tcPr>
            <w:tcW w:w="2260" w:type="dxa"/>
            <w:shd w:val="clear" w:color="auto" w:fill="A6A6A6" w:themeFill="background1" w:themeFillShade="A6"/>
          </w:tcPr>
          <w:p w14:paraId="7E1E3432"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FISHOUTPUTFORMATREF</w:t>
            </w:r>
          </w:p>
        </w:tc>
        <w:tc>
          <w:tcPr>
            <w:tcW w:w="630" w:type="dxa"/>
            <w:shd w:val="clear" w:color="auto" w:fill="A6A6A6" w:themeFill="background1" w:themeFillShade="A6"/>
            <w:noWrap/>
            <w:vAlign w:val="center"/>
          </w:tcPr>
          <w:p w14:paraId="67C5631D"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1A78409B"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53622955"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77D88275"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0F8B9872"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79640F46"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60C24491" w14:textId="77777777" w:rsidTr="004955EB">
        <w:trPr>
          <w:trHeight w:val="420"/>
        </w:trPr>
        <w:tc>
          <w:tcPr>
            <w:tcW w:w="2260" w:type="dxa"/>
            <w:shd w:val="clear" w:color="auto" w:fill="A6A6A6" w:themeFill="background1" w:themeFillShade="A6"/>
          </w:tcPr>
          <w:p w14:paraId="3B0146BA"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val="en-GB" w:eastAsia="nl-NL"/>
              </w:rPr>
              <w:t>FISHPUBLNGCOMBINATION</w:t>
            </w:r>
          </w:p>
        </w:tc>
        <w:tc>
          <w:tcPr>
            <w:tcW w:w="630" w:type="dxa"/>
            <w:shd w:val="clear" w:color="auto" w:fill="A6A6A6" w:themeFill="background1" w:themeFillShade="A6"/>
            <w:noWrap/>
            <w:vAlign w:val="center"/>
          </w:tcPr>
          <w:p w14:paraId="3B031F78"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01DB0687"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4DC9A44F"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4BB1516D"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7B33453E"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78F45CB2"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7BA41A24" w14:textId="77777777" w:rsidTr="004955EB">
        <w:trPr>
          <w:trHeight w:val="420"/>
        </w:trPr>
        <w:tc>
          <w:tcPr>
            <w:tcW w:w="2260" w:type="dxa"/>
            <w:shd w:val="clear" w:color="auto" w:fill="A6A6A6" w:themeFill="background1" w:themeFillShade="A6"/>
          </w:tcPr>
          <w:p w14:paraId="17CD48BE" w14:textId="77777777" w:rsidR="004955EB" w:rsidRPr="009B04C6" w:rsidRDefault="004955EB" w:rsidP="00D95884">
            <w:pPr>
              <w:pStyle w:val="Table-Text"/>
              <w:suppressAutoHyphens/>
              <w:rPr>
                <w:rFonts w:ascii="Arial" w:hAnsi="Arial" w:cs="Arial"/>
                <w:lang w:eastAsia="nl-NL"/>
              </w:rPr>
            </w:pPr>
            <w:r w:rsidRPr="009B04C6">
              <w:rPr>
                <w:rFonts w:ascii="Arial" w:hAnsi="Arial" w:cs="Arial"/>
                <w:lang w:val="en-GB" w:eastAsia="nl-NL"/>
              </w:rPr>
              <w:t>FISHPUBSTATUS</w:t>
            </w:r>
          </w:p>
        </w:tc>
        <w:tc>
          <w:tcPr>
            <w:tcW w:w="630" w:type="dxa"/>
            <w:shd w:val="clear" w:color="auto" w:fill="A6A6A6" w:themeFill="background1" w:themeFillShade="A6"/>
            <w:noWrap/>
            <w:vAlign w:val="center"/>
          </w:tcPr>
          <w:p w14:paraId="396C613D"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0DDB2E31"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4E93CFED"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179C9DAD"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03F4D2D6"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6249173C"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23E9C15C" w14:textId="77777777" w:rsidTr="004955EB">
        <w:trPr>
          <w:trHeight w:val="420"/>
        </w:trPr>
        <w:tc>
          <w:tcPr>
            <w:tcW w:w="2260" w:type="dxa"/>
            <w:shd w:val="clear" w:color="auto" w:fill="A6A6A6" w:themeFill="background1" w:themeFillShade="A6"/>
          </w:tcPr>
          <w:p w14:paraId="618BCD63" w14:textId="77777777" w:rsidR="004955EB" w:rsidRPr="009B04C6" w:rsidRDefault="004955EB" w:rsidP="00D95884">
            <w:pPr>
              <w:pStyle w:val="Table-Text"/>
              <w:suppressAutoHyphens/>
              <w:rPr>
                <w:rFonts w:ascii="Arial" w:hAnsi="Arial" w:cs="Arial"/>
                <w:b/>
                <w:bCs/>
                <w:lang w:eastAsia="nl-NL"/>
              </w:rPr>
            </w:pPr>
            <w:r w:rsidRPr="009B04C6">
              <w:rPr>
                <w:rFonts w:ascii="Arial" w:hAnsi="Arial" w:cs="Arial"/>
                <w:lang w:val="en-GB" w:eastAsia="nl-NL"/>
              </w:rPr>
              <w:t>FISHPUBLISHER</w:t>
            </w:r>
          </w:p>
        </w:tc>
        <w:tc>
          <w:tcPr>
            <w:tcW w:w="630" w:type="dxa"/>
            <w:shd w:val="clear" w:color="auto" w:fill="A6A6A6" w:themeFill="background1" w:themeFillShade="A6"/>
            <w:noWrap/>
            <w:vAlign w:val="center"/>
          </w:tcPr>
          <w:p w14:paraId="4B5347F9"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54FD02B5"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2AC17A62"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5B80BCDE"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33A4FA28"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5B1D8E59"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2625EBE6" w14:textId="77777777" w:rsidTr="004955EB">
        <w:trPr>
          <w:trHeight w:val="420"/>
        </w:trPr>
        <w:tc>
          <w:tcPr>
            <w:tcW w:w="2260" w:type="dxa"/>
            <w:shd w:val="clear" w:color="auto" w:fill="A6A6A6" w:themeFill="background1" w:themeFillShade="A6"/>
          </w:tcPr>
          <w:p w14:paraId="59AB9B9F"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FISHPUBSTARTDATE</w:t>
            </w:r>
          </w:p>
        </w:tc>
        <w:tc>
          <w:tcPr>
            <w:tcW w:w="630" w:type="dxa"/>
            <w:shd w:val="clear" w:color="auto" w:fill="A6A6A6" w:themeFill="background1" w:themeFillShade="A6"/>
            <w:noWrap/>
            <w:vAlign w:val="center"/>
          </w:tcPr>
          <w:p w14:paraId="277DFB41"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271CB3F2"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67C259C8"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25FB3343"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526A68EA"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5747BB50"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518ED2AB" w14:textId="77777777" w:rsidTr="004955EB">
        <w:trPr>
          <w:trHeight w:val="420"/>
        </w:trPr>
        <w:tc>
          <w:tcPr>
            <w:tcW w:w="2260" w:type="dxa"/>
            <w:shd w:val="clear" w:color="auto" w:fill="A6A6A6" w:themeFill="background1" w:themeFillShade="A6"/>
          </w:tcPr>
          <w:p w14:paraId="17D7A8E7" w14:textId="77777777" w:rsidR="004955EB" w:rsidRPr="009B04C6" w:rsidRDefault="004955EB" w:rsidP="00D95884">
            <w:pPr>
              <w:pStyle w:val="Table-Text"/>
              <w:suppressAutoHyphens/>
              <w:rPr>
                <w:rFonts w:ascii="Arial" w:hAnsi="Arial" w:cs="Arial"/>
                <w:lang w:val="en-GB" w:eastAsia="nl-NL"/>
              </w:rPr>
            </w:pPr>
            <w:r w:rsidRPr="009B04C6">
              <w:rPr>
                <w:rFonts w:ascii="Arial" w:hAnsi="Arial" w:cs="Arial"/>
                <w:lang w:val="en-GB" w:eastAsia="nl-NL"/>
              </w:rPr>
              <w:t>FISHPUBENDDATE</w:t>
            </w:r>
          </w:p>
        </w:tc>
        <w:tc>
          <w:tcPr>
            <w:tcW w:w="630" w:type="dxa"/>
            <w:shd w:val="clear" w:color="auto" w:fill="A6A6A6" w:themeFill="background1" w:themeFillShade="A6"/>
            <w:noWrap/>
            <w:vAlign w:val="center"/>
          </w:tcPr>
          <w:p w14:paraId="4777714C"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4C42401C"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17484BDE"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4B9342D0"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44FF2EEF"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0CB84D43" w14:textId="77777777" w:rsidR="004955EB" w:rsidRPr="009B04C6" w:rsidRDefault="004955EB" w:rsidP="00D95884">
            <w:pPr>
              <w:suppressAutoHyphens/>
              <w:jc w:val="center"/>
              <w:rPr>
                <w:rFonts w:ascii="Arial" w:eastAsia="SimSun" w:hAnsi="Arial" w:cs="Arial"/>
                <w:sz w:val="16"/>
                <w:szCs w:val="16"/>
                <w:lang w:eastAsia="zh-CN"/>
              </w:rPr>
            </w:pPr>
          </w:p>
        </w:tc>
      </w:tr>
      <w:tr w:rsidR="004955EB" w:rsidRPr="009B04C6" w14:paraId="1E55FD5A" w14:textId="77777777" w:rsidTr="004955EB">
        <w:trPr>
          <w:trHeight w:val="420"/>
        </w:trPr>
        <w:tc>
          <w:tcPr>
            <w:tcW w:w="2260" w:type="dxa"/>
            <w:shd w:val="clear" w:color="auto" w:fill="A6A6A6" w:themeFill="background1" w:themeFillShade="A6"/>
          </w:tcPr>
          <w:p w14:paraId="6F34CA67" w14:textId="77777777" w:rsidR="004955EB" w:rsidRPr="009B04C6" w:rsidRDefault="004955EB" w:rsidP="00D95884">
            <w:pPr>
              <w:pStyle w:val="Table-Text"/>
              <w:suppressAutoHyphens/>
              <w:rPr>
                <w:rFonts w:ascii="Arial" w:hAnsi="Arial" w:cs="Arial"/>
                <w:lang w:val="en-GB" w:eastAsia="nl-NL"/>
              </w:rPr>
            </w:pPr>
            <w:r>
              <w:t>FISHPUBREVIEWENDDATE</w:t>
            </w:r>
          </w:p>
        </w:tc>
        <w:tc>
          <w:tcPr>
            <w:tcW w:w="630" w:type="dxa"/>
            <w:shd w:val="clear" w:color="auto" w:fill="A6A6A6" w:themeFill="background1" w:themeFillShade="A6"/>
            <w:noWrap/>
            <w:vAlign w:val="center"/>
          </w:tcPr>
          <w:p w14:paraId="5745BAEA"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noWrap/>
            <w:vAlign w:val="center"/>
          </w:tcPr>
          <w:p w14:paraId="2920999F" w14:textId="77777777" w:rsidR="004955EB" w:rsidRPr="009B04C6" w:rsidRDefault="004955EB" w:rsidP="00D95884">
            <w:pPr>
              <w:suppressAutoHyphens/>
              <w:jc w:val="center"/>
              <w:rPr>
                <w:rFonts w:ascii="Arial" w:eastAsia="SimSun" w:hAnsi="Arial" w:cs="Arial"/>
                <w:sz w:val="16"/>
                <w:szCs w:val="16"/>
                <w:lang w:eastAsia="zh-CN"/>
              </w:rPr>
            </w:pPr>
          </w:p>
        </w:tc>
        <w:tc>
          <w:tcPr>
            <w:tcW w:w="720" w:type="dxa"/>
            <w:shd w:val="clear" w:color="auto" w:fill="A6A6A6" w:themeFill="background1" w:themeFillShade="A6"/>
            <w:vAlign w:val="center"/>
          </w:tcPr>
          <w:p w14:paraId="0AAC81B4" w14:textId="77777777" w:rsidR="004955EB" w:rsidRPr="009B04C6" w:rsidRDefault="004955EB" w:rsidP="00D95884">
            <w:pPr>
              <w:suppressAutoHyphens/>
              <w:jc w:val="center"/>
              <w:rPr>
                <w:rFonts w:ascii="Arial" w:eastAsia="SimSun" w:hAnsi="Arial" w:cs="Arial"/>
                <w:sz w:val="16"/>
                <w:szCs w:val="16"/>
                <w:lang w:eastAsia="zh-CN"/>
              </w:rPr>
            </w:pPr>
          </w:p>
        </w:tc>
        <w:tc>
          <w:tcPr>
            <w:tcW w:w="900" w:type="dxa"/>
            <w:shd w:val="clear" w:color="auto" w:fill="A6A6A6" w:themeFill="background1" w:themeFillShade="A6"/>
            <w:vAlign w:val="center"/>
          </w:tcPr>
          <w:p w14:paraId="16F8988E" w14:textId="77777777" w:rsidR="004955EB" w:rsidRPr="009B04C6" w:rsidRDefault="004955EB" w:rsidP="00D95884">
            <w:pPr>
              <w:suppressAutoHyphens/>
              <w:jc w:val="center"/>
              <w:rPr>
                <w:rFonts w:ascii="Arial" w:eastAsia="SimSun" w:hAnsi="Arial" w:cs="Arial"/>
                <w:sz w:val="16"/>
                <w:szCs w:val="16"/>
                <w:lang w:eastAsia="zh-CN"/>
              </w:rPr>
            </w:pPr>
          </w:p>
        </w:tc>
        <w:tc>
          <w:tcPr>
            <w:tcW w:w="980" w:type="dxa"/>
            <w:shd w:val="clear" w:color="auto" w:fill="A6A6A6" w:themeFill="background1" w:themeFillShade="A6"/>
            <w:vAlign w:val="center"/>
          </w:tcPr>
          <w:p w14:paraId="0524C4AF" w14:textId="77777777" w:rsidR="004955EB" w:rsidRPr="009B04C6" w:rsidRDefault="004955EB" w:rsidP="00D95884">
            <w:pPr>
              <w:suppressAutoHyphens/>
              <w:jc w:val="center"/>
              <w:rPr>
                <w:rFonts w:ascii="Arial" w:eastAsia="SimSun" w:hAnsi="Arial" w:cs="Arial"/>
                <w:bCs/>
                <w:sz w:val="16"/>
                <w:szCs w:val="16"/>
                <w:lang w:eastAsia="zh-CN"/>
              </w:rPr>
            </w:pPr>
          </w:p>
        </w:tc>
        <w:tc>
          <w:tcPr>
            <w:tcW w:w="1170" w:type="dxa"/>
            <w:shd w:val="clear" w:color="auto" w:fill="A6A6A6" w:themeFill="background1" w:themeFillShade="A6"/>
            <w:vAlign w:val="center"/>
          </w:tcPr>
          <w:p w14:paraId="6E9A1343" w14:textId="77777777" w:rsidR="004955EB" w:rsidRPr="009B04C6" w:rsidRDefault="004955EB" w:rsidP="00D95884">
            <w:pPr>
              <w:suppressAutoHyphens/>
              <w:jc w:val="center"/>
              <w:rPr>
                <w:rFonts w:ascii="Arial" w:eastAsia="SimSun" w:hAnsi="Arial" w:cs="Arial"/>
                <w:sz w:val="16"/>
                <w:szCs w:val="16"/>
                <w:lang w:eastAsia="zh-CN"/>
              </w:rPr>
            </w:pPr>
          </w:p>
        </w:tc>
      </w:tr>
      <w:tr w:rsidR="00906D49" w:rsidRPr="009B04C6" w14:paraId="07608DC2" w14:textId="77777777" w:rsidTr="0020382F">
        <w:trPr>
          <w:trHeight w:val="420"/>
        </w:trPr>
        <w:tc>
          <w:tcPr>
            <w:tcW w:w="2260" w:type="dxa"/>
            <w:shd w:val="clear" w:color="auto" w:fill="auto"/>
          </w:tcPr>
          <w:p w14:paraId="1E94BF7E" w14:textId="7F0EFF2D" w:rsidR="00906D49" w:rsidRPr="009B04C6" w:rsidRDefault="00906D49" w:rsidP="00906D49">
            <w:pPr>
              <w:pStyle w:val="Table-Text"/>
              <w:suppressAutoHyphens/>
              <w:rPr>
                <w:rFonts w:ascii="Arial" w:hAnsi="Arial" w:cs="Arial"/>
                <w:lang w:val="en-GB" w:eastAsia="nl-NL"/>
              </w:rPr>
            </w:pPr>
            <w:r w:rsidRPr="00906D49">
              <w:rPr>
                <w:rFonts w:ascii="Arial" w:hAnsi="Arial" w:cs="Arial"/>
                <w:bCs/>
                <w:lang w:val="en-GB" w:eastAsia="nl-NL"/>
              </w:rPr>
              <w:t>FISHPRODUCTFAMILYNAME</w:t>
            </w:r>
          </w:p>
        </w:tc>
        <w:tc>
          <w:tcPr>
            <w:tcW w:w="630" w:type="dxa"/>
            <w:shd w:val="clear" w:color="auto" w:fill="FFFF99"/>
            <w:noWrap/>
            <w:vAlign w:val="center"/>
          </w:tcPr>
          <w:p w14:paraId="4B82FBC5" w14:textId="77777777" w:rsidR="00906D49" w:rsidRPr="009B04C6" w:rsidRDefault="00906D49" w:rsidP="00906D49">
            <w:pPr>
              <w:suppressAutoHyphens/>
              <w:jc w:val="center"/>
              <w:rPr>
                <w:rFonts w:ascii="Arial" w:eastAsia="SimSun" w:hAnsi="Arial" w:cs="Arial"/>
                <w:sz w:val="16"/>
                <w:szCs w:val="16"/>
                <w:lang w:eastAsia="zh-CN"/>
              </w:rPr>
            </w:pPr>
          </w:p>
        </w:tc>
        <w:tc>
          <w:tcPr>
            <w:tcW w:w="720" w:type="dxa"/>
            <w:shd w:val="clear" w:color="auto" w:fill="auto"/>
            <w:noWrap/>
            <w:vAlign w:val="center"/>
          </w:tcPr>
          <w:p w14:paraId="7B019AD7" w14:textId="77777777" w:rsidR="00906D49" w:rsidRPr="009B04C6" w:rsidRDefault="00906D49" w:rsidP="00906D49">
            <w:pPr>
              <w:suppressAutoHyphens/>
              <w:jc w:val="center"/>
              <w:rPr>
                <w:rFonts w:ascii="Arial" w:eastAsia="SimSun" w:hAnsi="Arial" w:cs="Arial"/>
                <w:sz w:val="16"/>
                <w:szCs w:val="16"/>
                <w:lang w:eastAsia="zh-CN"/>
              </w:rPr>
            </w:pPr>
          </w:p>
        </w:tc>
        <w:tc>
          <w:tcPr>
            <w:tcW w:w="720" w:type="dxa"/>
            <w:shd w:val="clear" w:color="auto" w:fill="FFFF99"/>
            <w:vAlign w:val="center"/>
          </w:tcPr>
          <w:p w14:paraId="079E27FD" w14:textId="77777777" w:rsidR="00906D49" w:rsidRPr="009B04C6" w:rsidRDefault="00906D49" w:rsidP="00906D49">
            <w:pPr>
              <w:suppressAutoHyphens/>
              <w:jc w:val="center"/>
              <w:rPr>
                <w:rFonts w:ascii="Arial" w:eastAsia="SimSun" w:hAnsi="Arial" w:cs="Arial"/>
                <w:sz w:val="16"/>
                <w:szCs w:val="16"/>
                <w:lang w:eastAsia="zh-CN"/>
              </w:rPr>
            </w:pPr>
          </w:p>
        </w:tc>
        <w:tc>
          <w:tcPr>
            <w:tcW w:w="900" w:type="dxa"/>
            <w:shd w:val="clear" w:color="auto" w:fill="auto"/>
            <w:vAlign w:val="center"/>
          </w:tcPr>
          <w:p w14:paraId="5970CE61" w14:textId="77777777" w:rsidR="00906D49" w:rsidRPr="009B04C6" w:rsidRDefault="00906D49" w:rsidP="00906D49">
            <w:pPr>
              <w:suppressAutoHyphens/>
              <w:jc w:val="center"/>
              <w:rPr>
                <w:rFonts w:ascii="Arial" w:eastAsia="SimSun" w:hAnsi="Arial" w:cs="Arial"/>
                <w:sz w:val="16"/>
                <w:szCs w:val="16"/>
                <w:lang w:eastAsia="zh-CN"/>
              </w:rPr>
            </w:pPr>
          </w:p>
        </w:tc>
        <w:tc>
          <w:tcPr>
            <w:tcW w:w="980" w:type="dxa"/>
            <w:shd w:val="clear" w:color="auto" w:fill="FFFF99"/>
            <w:vAlign w:val="center"/>
          </w:tcPr>
          <w:p w14:paraId="57AA454A" w14:textId="77777777" w:rsidR="00906D49" w:rsidRPr="009B04C6" w:rsidRDefault="00906D49" w:rsidP="00906D49">
            <w:pPr>
              <w:suppressAutoHyphens/>
              <w:jc w:val="center"/>
              <w:rPr>
                <w:rFonts w:ascii="Arial" w:eastAsia="SimSun" w:hAnsi="Arial" w:cs="Arial"/>
                <w:bCs/>
                <w:sz w:val="16"/>
                <w:szCs w:val="16"/>
                <w:lang w:eastAsia="zh-CN"/>
              </w:rPr>
            </w:pPr>
          </w:p>
        </w:tc>
        <w:tc>
          <w:tcPr>
            <w:tcW w:w="1170" w:type="dxa"/>
            <w:vAlign w:val="center"/>
          </w:tcPr>
          <w:p w14:paraId="3A3110DC" w14:textId="77777777" w:rsidR="00906D49" w:rsidRPr="009B04C6" w:rsidRDefault="00906D49" w:rsidP="00906D49">
            <w:pPr>
              <w:suppressAutoHyphens/>
              <w:jc w:val="center"/>
              <w:rPr>
                <w:rFonts w:ascii="Arial" w:eastAsia="SimSun" w:hAnsi="Arial" w:cs="Arial"/>
                <w:sz w:val="16"/>
                <w:szCs w:val="16"/>
                <w:lang w:eastAsia="zh-CN"/>
              </w:rPr>
            </w:pPr>
          </w:p>
        </w:tc>
      </w:tr>
      <w:tr w:rsidR="00906D49" w:rsidRPr="009B04C6" w14:paraId="6830E692" w14:textId="77777777" w:rsidTr="00D54234">
        <w:trPr>
          <w:trHeight w:val="538"/>
        </w:trPr>
        <w:tc>
          <w:tcPr>
            <w:tcW w:w="2260" w:type="dxa"/>
            <w:shd w:val="clear" w:color="auto" w:fill="auto"/>
          </w:tcPr>
          <w:p w14:paraId="1E2B0A0B" w14:textId="7D60539D" w:rsidR="00906D49" w:rsidRPr="009B04C6" w:rsidRDefault="00906D49" w:rsidP="00906D49">
            <w:pPr>
              <w:pStyle w:val="Table-Text"/>
              <w:suppressAutoHyphens/>
              <w:rPr>
                <w:rFonts w:ascii="Arial" w:hAnsi="Arial" w:cs="Arial"/>
                <w:lang w:val="en-GB" w:eastAsia="nl-NL"/>
              </w:rPr>
            </w:pPr>
            <w:commentRangeStart w:id="155"/>
            <w:r w:rsidRPr="00906D49">
              <w:rPr>
                <w:rFonts w:ascii="Arial" w:hAnsi="Arial" w:cs="Arial"/>
                <w:bCs/>
                <w:lang w:val="en-GB" w:eastAsia="nl-NL"/>
              </w:rPr>
              <w:t>FISHPRODUCTRELEASENAME</w:t>
            </w:r>
            <w:commentRangeEnd w:id="155"/>
            <w:r w:rsidR="00744763">
              <w:rPr>
                <w:rStyle w:val="CommentReference"/>
                <w:rFonts w:asciiTheme="minorHAnsi" w:eastAsiaTheme="minorEastAsia" w:hAnsiTheme="minorHAnsi" w:cstheme="minorHAnsi"/>
                <w:color w:val="000000"/>
              </w:rPr>
              <w:commentReference w:id="155"/>
            </w:r>
          </w:p>
        </w:tc>
        <w:tc>
          <w:tcPr>
            <w:tcW w:w="630" w:type="dxa"/>
            <w:shd w:val="clear" w:color="auto" w:fill="FFFF99"/>
            <w:noWrap/>
            <w:vAlign w:val="center"/>
          </w:tcPr>
          <w:p w14:paraId="742D152B" w14:textId="77777777" w:rsidR="00906D49" w:rsidRPr="009B04C6" w:rsidRDefault="00906D49" w:rsidP="00906D49">
            <w:pPr>
              <w:suppressAutoHyphens/>
              <w:jc w:val="center"/>
              <w:rPr>
                <w:rFonts w:ascii="Arial" w:eastAsia="SimSun" w:hAnsi="Arial" w:cs="Arial"/>
                <w:sz w:val="16"/>
                <w:szCs w:val="16"/>
                <w:lang w:eastAsia="zh-CN"/>
              </w:rPr>
            </w:pPr>
          </w:p>
        </w:tc>
        <w:tc>
          <w:tcPr>
            <w:tcW w:w="720" w:type="dxa"/>
            <w:shd w:val="clear" w:color="auto" w:fill="auto"/>
            <w:noWrap/>
            <w:vAlign w:val="center"/>
          </w:tcPr>
          <w:p w14:paraId="00921646" w14:textId="77777777" w:rsidR="00906D49" w:rsidRPr="009B04C6" w:rsidRDefault="00906D49" w:rsidP="00906D49">
            <w:pPr>
              <w:suppressAutoHyphens/>
              <w:jc w:val="center"/>
              <w:rPr>
                <w:rFonts w:ascii="Arial" w:eastAsia="SimSun" w:hAnsi="Arial" w:cs="Arial"/>
                <w:sz w:val="16"/>
                <w:szCs w:val="16"/>
                <w:lang w:eastAsia="zh-CN"/>
              </w:rPr>
            </w:pPr>
          </w:p>
        </w:tc>
        <w:tc>
          <w:tcPr>
            <w:tcW w:w="720" w:type="dxa"/>
            <w:shd w:val="clear" w:color="auto" w:fill="FFFF99"/>
            <w:vAlign w:val="center"/>
          </w:tcPr>
          <w:p w14:paraId="7F6D3472" w14:textId="77777777" w:rsidR="00906D49" w:rsidRPr="009B04C6" w:rsidRDefault="00906D49" w:rsidP="00906D49">
            <w:pPr>
              <w:suppressAutoHyphens/>
              <w:jc w:val="center"/>
              <w:rPr>
                <w:rFonts w:ascii="Arial" w:eastAsia="SimSun" w:hAnsi="Arial" w:cs="Arial"/>
                <w:sz w:val="16"/>
                <w:szCs w:val="16"/>
                <w:lang w:eastAsia="zh-CN"/>
              </w:rPr>
            </w:pPr>
          </w:p>
        </w:tc>
        <w:tc>
          <w:tcPr>
            <w:tcW w:w="900" w:type="dxa"/>
            <w:shd w:val="clear" w:color="auto" w:fill="auto"/>
            <w:vAlign w:val="center"/>
          </w:tcPr>
          <w:p w14:paraId="1B820263" w14:textId="77777777" w:rsidR="00906D49" w:rsidRPr="009B04C6" w:rsidRDefault="00906D49" w:rsidP="00906D49">
            <w:pPr>
              <w:suppressAutoHyphens/>
              <w:jc w:val="center"/>
              <w:rPr>
                <w:rFonts w:ascii="Arial" w:eastAsia="SimSun" w:hAnsi="Arial" w:cs="Arial"/>
                <w:sz w:val="16"/>
                <w:szCs w:val="16"/>
                <w:lang w:eastAsia="zh-CN"/>
              </w:rPr>
            </w:pPr>
          </w:p>
        </w:tc>
        <w:tc>
          <w:tcPr>
            <w:tcW w:w="980" w:type="dxa"/>
            <w:shd w:val="clear" w:color="auto" w:fill="FFFF99"/>
            <w:vAlign w:val="center"/>
          </w:tcPr>
          <w:p w14:paraId="65A2507A" w14:textId="77777777" w:rsidR="00906D49" w:rsidRPr="009B04C6" w:rsidRDefault="00906D49" w:rsidP="00906D49">
            <w:pPr>
              <w:suppressAutoHyphens/>
              <w:jc w:val="center"/>
              <w:rPr>
                <w:rFonts w:ascii="Arial" w:eastAsia="SimSun" w:hAnsi="Arial" w:cs="Arial"/>
                <w:bCs/>
                <w:sz w:val="16"/>
                <w:szCs w:val="16"/>
                <w:lang w:eastAsia="zh-CN"/>
              </w:rPr>
            </w:pPr>
          </w:p>
        </w:tc>
        <w:tc>
          <w:tcPr>
            <w:tcW w:w="1170" w:type="dxa"/>
            <w:vAlign w:val="center"/>
          </w:tcPr>
          <w:p w14:paraId="1EF64139" w14:textId="77777777" w:rsidR="00906D49" w:rsidRPr="009B04C6" w:rsidRDefault="00906D49" w:rsidP="00906D49">
            <w:pPr>
              <w:suppressAutoHyphens/>
              <w:jc w:val="center"/>
              <w:rPr>
                <w:rFonts w:ascii="Arial" w:eastAsia="SimSun" w:hAnsi="Arial" w:cs="Arial"/>
                <w:sz w:val="16"/>
                <w:szCs w:val="16"/>
                <w:lang w:eastAsia="zh-CN"/>
              </w:rPr>
            </w:pPr>
          </w:p>
        </w:tc>
      </w:tr>
      <w:tr w:rsidR="00762A1A" w:rsidRPr="009B04C6" w14:paraId="112B5413" w14:textId="77777777" w:rsidTr="00557CAC">
        <w:trPr>
          <w:trHeight w:val="420"/>
        </w:trPr>
        <w:tc>
          <w:tcPr>
            <w:tcW w:w="7380" w:type="dxa"/>
            <w:gridSpan w:val="7"/>
            <w:shd w:val="clear" w:color="auto" w:fill="auto"/>
          </w:tcPr>
          <w:p w14:paraId="5EB91187" w14:textId="5AF32224" w:rsidR="00762A1A" w:rsidRPr="00D54234" w:rsidRDefault="00D54234" w:rsidP="00762A1A">
            <w:pPr>
              <w:suppressAutoHyphens/>
              <w:jc w:val="center"/>
              <w:rPr>
                <w:rFonts w:ascii="Arial" w:eastAsia="SimSun" w:hAnsi="Arial" w:cs="Arial"/>
                <w:b/>
                <w:sz w:val="40"/>
                <w:szCs w:val="40"/>
                <w:lang w:eastAsia="zh-CN"/>
              </w:rPr>
            </w:pPr>
            <w:r w:rsidRPr="00D54234">
              <w:rPr>
                <w:rFonts w:ascii="Arial" w:eastAsia="SimSun" w:hAnsi="Arial" w:cs="Arial"/>
                <w:b/>
                <w:sz w:val="40"/>
                <w:szCs w:val="40"/>
                <w:lang w:eastAsia="zh-CN"/>
              </w:rPr>
              <w:t>TI Fields</w:t>
            </w:r>
          </w:p>
        </w:tc>
      </w:tr>
      <w:tr w:rsidR="00762A1A" w:rsidRPr="009B04C6" w14:paraId="35C4798F" w14:textId="77777777" w:rsidTr="00557CAC">
        <w:trPr>
          <w:trHeight w:val="420"/>
        </w:trPr>
        <w:tc>
          <w:tcPr>
            <w:tcW w:w="2260" w:type="dxa"/>
            <w:shd w:val="clear" w:color="auto" w:fill="auto"/>
          </w:tcPr>
          <w:p w14:paraId="46452283" w14:textId="79E8829E" w:rsidR="00762A1A" w:rsidRPr="009B04C6" w:rsidRDefault="00B0546B" w:rsidP="00906D49">
            <w:pPr>
              <w:pStyle w:val="Table-Text"/>
              <w:suppressAutoHyphens/>
              <w:rPr>
                <w:rFonts w:ascii="Arial" w:hAnsi="Arial" w:cs="Arial"/>
                <w:lang w:val="en-GB" w:eastAsia="nl-NL"/>
              </w:rPr>
            </w:pPr>
            <w:r>
              <w:rPr>
                <w:color w:val="FF0000"/>
              </w:rPr>
              <w:t>EDT OR Image Ext</w:t>
            </w:r>
            <w:r w:rsidR="00D54234">
              <w:rPr>
                <w:color w:val="FF0000"/>
              </w:rPr>
              <w:t>ension</w:t>
            </w:r>
          </w:p>
        </w:tc>
        <w:tc>
          <w:tcPr>
            <w:tcW w:w="630" w:type="dxa"/>
            <w:shd w:val="clear" w:color="auto" w:fill="FFFF99"/>
            <w:noWrap/>
          </w:tcPr>
          <w:p w14:paraId="6549CB9C" w14:textId="0EBCA33B" w:rsidR="00762A1A" w:rsidRPr="009B04C6" w:rsidRDefault="00941162" w:rsidP="00906D49">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shd w:val="clear" w:color="auto" w:fill="auto"/>
            <w:noWrap/>
          </w:tcPr>
          <w:p w14:paraId="5B151F93" w14:textId="77777777" w:rsidR="00762A1A" w:rsidRPr="009B04C6" w:rsidRDefault="00762A1A" w:rsidP="00906D49">
            <w:pPr>
              <w:suppressAutoHyphens/>
              <w:jc w:val="center"/>
              <w:rPr>
                <w:rFonts w:ascii="Arial" w:eastAsia="SimSun" w:hAnsi="Arial" w:cs="Arial"/>
                <w:sz w:val="16"/>
                <w:szCs w:val="16"/>
                <w:lang w:eastAsia="zh-CN"/>
              </w:rPr>
            </w:pPr>
          </w:p>
        </w:tc>
        <w:tc>
          <w:tcPr>
            <w:tcW w:w="720" w:type="dxa"/>
            <w:shd w:val="clear" w:color="auto" w:fill="FFFF99"/>
          </w:tcPr>
          <w:p w14:paraId="56EC9A2A" w14:textId="77777777" w:rsidR="00762A1A" w:rsidRPr="009B04C6" w:rsidRDefault="00762A1A" w:rsidP="00906D49">
            <w:pPr>
              <w:suppressAutoHyphens/>
              <w:jc w:val="center"/>
              <w:rPr>
                <w:rFonts w:ascii="Arial" w:eastAsia="SimSun" w:hAnsi="Arial" w:cs="Arial"/>
                <w:sz w:val="16"/>
                <w:szCs w:val="16"/>
                <w:lang w:eastAsia="zh-CN"/>
              </w:rPr>
            </w:pPr>
          </w:p>
        </w:tc>
        <w:tc>
          <w:tcPr>
            <w:tcW w:w="900" w:type="dxa"/>
            <w:shd w:val="clear" w:color="auto" w:fill="auto"/>
          </w:tcPr>
          <w:p w14:paraId="4DE31719" w14:textId="6A856A0C" w:rsidR="00762A1A" w:rsidRPr="009B04C6" w:rsidRDefault="00762A1A" w:rsidP="00906D49">
            <w:pPr>
              <w:suppressAutoHyphens/>
              <w:jc w:val="center"/>
              <w:rPr>
                <w:rFonts w:ascii="Arial" w:eastAsia="SimSun" w:hAnsi="Arial" w:cs="Arial"/>
                <w:sz w:val="16"/>
                <w:szCs w:val="16"/>
                <w:lang w:eastAsia="zh-CN"/>
              </w:rPr>
            </w:pPr>
            <w:r w:rsidRPr="008720EF">
              <w:t>X</w:t>
            </w:r>
          </w:p>
        </w:tc>
        <w:tc>
          <w:tcPr>
            <w:tcW w:w="980" w:type="dxa"/>
            <w:shd w:val="clear" w:color="auto" w:fill="FFFF99"/>
          </w:tcPr>
          <w:p w14:paraId="7B433716" w14:textId="77777777" w:rsidR="00762A1A" w:rsidRPr="009B04C6" w:rsidRDefault="00762A1A" w:rsidP="00906D49">
            <w:pPr>
              <w:suppressAutoHyphens/>
              <w:jc w:val="center"/>
              <w:rPr>
                <w:rFonts w:ascii="Arial" w:eastAsia="SimSun" w:hAnsi="Arial" w:cs="Arial"/>
                <w:bCs/>
                <w:sz w:val="16"/>
                <w:szCs w:val="16"/>
                <w:lang w:eastAsia="zh-CN"/>
              </w:rPr>
            </w:pPr>
          </w:p>
        </w:tc>
        <w:tc>
          <w:tcPr>
            <w:tcW w:w="1170" w:type="dxa"/>
          </w:tcPr>
          <w:p w14:paraId="5CA5391B" w14:textId="77777777" w:rsidR="00762A1A" w:rsidRPr="009B04C6" w:rsidRDefault="00762A1A" w:rsidP="00906D49">
            <w:pPr>
              <w:suppressAutoHyphens/>
              <w:jc w:val="center"/>
              <w:rPr>
                <w:rFonts w:ascii="Arial" w:eastAsia="SimSun" w:hAnsi="Arial" w:cs="Arial"/>
                <w:sz w:val="16"/>
                <w:szCs w:val="16"/>
                <w:lang w:eastAsia="zh-CN"/>
              </w:rPr>
            </w:pPr>
          </w:p>
        </w:tc>
      </w:tr>
      <w:tr w:rsidR="00EE384F" w:rsidRPr="009B04C6" w14:paraId="64541D27" w14:textId="77777777" w:rsidTr="004955EB">
        <w:trPr>
          <w:trHeight w:val="420"/>
        </w:trPr>
        <w:tc>
          <w:tcPr>
            <w:tcW w:w="2260" w:type="dxa"/>
            <w:shd w:val="clear" w:color="auto" w:fill="auto"/>
          </w:tcPr>
          <w:p w14:paraId="65BDBB2E" w14:textId="6FDE1FD9" w:rsidR="00EE384F" w:rsidRDefault="00EE384F" w:rsidP="00EE384F">
            <w:pPr>
              <w:pStyle w:val="Table-Text"/>
              <w:suppressAutoHyphens/>
              <w:rPr>
                <w:rFonts w:ascii="Arial" w:hAnsi="Arial" w:cs="Arial"/>
                <w:b/>
                <w:bCs/>
                <w:lang w:eastAsia="nl-NL"/>
              </w:rPr>
            </w:pPr>
            <w:r>
              <w:rPr>
                <w:rFonts w:ascii="Arial" w:hAnsi="Arial" w:cs="Arial"/>
                <w:b/>
                <w:bCs/>
                <w:lang w:eastAsia="nl-NL"/>
              </w:rPr>
              <w:t>Marketing Reviewer</w:t>
            </w:r>
          </w:p>
          <w:p w14:paraId="45C82447" w14:textId="3AC2AF80" w:rsidR="00EE384F" w:rsidRPr="009B04C6" w:rsidRDefault="00EE384F" w:rsidP="00906D49">
            <w:pPr>
              <w:pStyle w:val="Table-Text"/>
              <w:suppressAutoHyphens/>
              <w:rPr>
                <w:rFonts w:ascii="Arial" w:hAnsi="Arial" w:cs="Arial"/>
                <w:lang w:val="en-GB" w:eastAsia="nl-NL"/>
              </w:rPr>
            </w:pPr>
            <w:r>
              <w:rPr>
                <w:rFonts w:ascii="Arial" w:hAnsi="Arial" w:cs="Arial"/>
                <w:b/>
                <w:bCs/>
                <w:lang w:eastAsia="nl-NL"/>
              </w:rPr>
              <w:t>FTIMARKETINGREVIEWER</w:t>
            </w:r>
          </w:p>
        </w:tc>
        <w:tc>
          <w:tcPr>
            <w:tcW w:w="630" w:type="dxa"/>
            <w:shd w:val="clear" w:color="auto" w:fill="FFFF99"/>
            <w:noWrap/>
            <w:vAlign w:val="center"/>
          </w:tcPr>
          <w:p w14:paraId="2A24880B" w14:textId="564B2C34" w:rsidR="00EE384F" w:rsidRPr="009B04C6" w:rsidRDefault="00EE384F" w:rsidP="00906D49">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shd w:val="clear" w:color="auto" w:fill="auto"/>
            <w:noWrap/>
            <w:vAlign w:val="center"/>
          </w:tcPr>
          <w:p w14:paraId="5683D613" w14:textId="3E6EAA40" w:rsidR="00EE384F" w:rsidRPr="009B04C6" w:rsidRDefault="00EE384F" w:rsidP="00906D49">
            <w:pPr>
              <w:suppressAutoHyphens/>
              <w:jc w:val="center"/>
              <w:rPr>
                <w:rFonts w:ascii="Arial" w:eastAsia="SimSun" w:hAnsi="Arial" w:cs="Arial"/>
                <w:sz w:val="16"/>
                <w:szCs w:val="16"/>
                <w:lang w:eastAsia="zh-CN"/>
              </w:rPr>
            </w:pPr>
          </w:p>
        </w:tc>
        <w:tc>
          <w:tcPr>
            <w:tcW w:w="720" w:type="dxa"/>
            <w:shd w:val="clear" w:color="auto" w:fill="FFFF99"/>
            <w:vAlign w:val="center"/>
          </w:tcPr>
          <w:p w14:paraId="239BB2BA" w14:textId="535D540F" w:rsidR="00EE384F" w:rsidRPr="009B04C6" w:rsidRDefault="00EE384F" w:rsidP="00906D49">
            <w:pPr>
              <w:suppressAutoHyphens/>
              <w:jc w:val="center"/>
              <w:rPr>
                <w:rFonts w:ascii="Arial" w:eastAsia="SimSun" w:hAnsi="Arial" w:cs="Arial"/>
                <w:sz w:val="16"/>
                <w:szCs w:val="16"/>
                <w:lang w:eastAsia="zh-CN"/>
              </w:rPr>
            </w:pPr>
          </w:p>
        </w:tc>
        <w:tc>
          <w:tcPr>
            <w:tcW w:w="900" w:type="dxa"/>
            <w:shd w:val="clear" w:color="auto" w:fill="auto"/>
            <w:vAlign w:val="center"/>
          </w:tcPr>
          <w:p w14:paraId="27244BF5" w14:textId="2DF2B6D8" w:rsidR="00EE384F" w:rsidRPr="009B04C6" w:rsidRDefault="00EE384F" w:rsidP="00906D49">
            <w:pPr>
              <w:suppressAutoHyphens/>
              <w:jc w:val="center"/>
              <w:rPr>
                <w:rFonts w:ascii="Arial" w:eastAsia="SimSun" w:hAnsi="Arial" w:cs="Arial"/>
                <w:sz w:val="16"/>
                <w:szCs w:val="16"/>
                <w:lang w:eastAsia="zh-CN"/>
              </w:rPr>
            </w:pPr>
          </w:p>
        </w:tc>
        <w:tc>
          <w:tcPr>
            <w:tcW w:w="980" w:type="dxa"/>
            <w:shd w:val="clear" w:color="auto" w:fill="FFFF99"/>
            <w:vAlign w:val="center"/>
          </w:tcPr>
          <w:p w14:paraId="5ACA252F" w14:textId="7098B8B4" w:rsidR="00EE384F" w:rsidRPr="009B04C6" w:rsidRDefault="00EE384F" w:rsidP="00906D49">
            <w:pPr>
              <w:suppressAutoHyphens/>
              <w:jc w:val="center"/>
              <w:rPr>
                <w:rFonts w:ascii="Arial" w:eastAsia="SimSun" w:hAnsi="Arial" w:cs="Arial"/>
                <w:bCs/>
                <w:sz w:val="16"/>
                <w:szCs w:val="16"/>
                <w:lang w:eastAsia="zh-CN"/>
              </w:rPr>
            </w:pPr>
          </w:p>
        </w:tc>
        <w:tc>
          <w:tcPr>
            <w:tcW w:w="1170" w:type="dxa"/>
            <w:vAlign w:val="center"/>
          </w:tcPr>
          <w:p w14:paraId="180163ED" w14:textId="68BE88F3" w:rsidR="00EE384F" w:rsidRPr="009B04C6" w:rsidRDefault="00EE384F" w:rsidP="00906D49">
            <w:pPr>
              <w:suppressAutoHyphens/>
              <w:jc w:val="center"/>
              <w:rPr>
                <w:rFonts w:ascii="Arial" w:eastAsia="SimSun" w:hAnsi="Arial" w:cs="Arial"/>
                <w:sz w:val="16"/>
                <w:szCs w:val="16"/>
                <w:lang w:eastAsia="zh-CN"/>
              </w:rPr>
            </w:pPr>
          </w:p>
        </w:tc>
      </w:tr>
      <w:tr w:rsidR="00EE384F" w:rsidRPr="009B04C6" w14:paraId="3DD04418" w14:textId="77777777" w:rsidTr="004955EB">
        <w:trPr>
          <w:trHeight w:val="420"/>
        </w:trPr>
        <w:tc>
          <w:tcPr>
            <w:tcW w:w="2260" w:type="dxa"/>
            <w:tcBorders>
              <w:bottom w:val="single" w:sz="4" w:space="0" w:color="auto"/>
            </w:tcBorders>
            <w:shd w:val="clear" w:color="auto" w:fill="auto"/>
          </w:tcPr>
          <w:p w14:paraId="1087ECA1" w14:textId="3778BD8C" w:rsidR="00EE384F" w:rsidRDefault="00EE384F" w:rsidP="00EE384F">
            <w:pPr>
              <w:pStyle w:val="Table-Text"/>
              <w:suppressAutoHyphens/>
              <w:rPr>
                <w:rFonts w:ascii="Arial" w:hAnsi="Arial" w:cs="Arial"/>
                <w:b/>
                <w:bCs/>
                <w:lang w:eastAsia="nl-NL"/>
              </w:rPr>
            </w:pPr>
            <w:r>
              <w:rPr>
                <w:rFonts w:ascii="Arial" w:hAnsi="Arial" w:cs="Arial"/>
                <w:b/>
                <w:bCs/>
                <w:lang w:eastAsia="nl-NL"/>
              </w:rPr>
              <w:t xml:space="preserve">Technical Writer </w:t>
            </w:r>
          </w:p>
          <w:p w14:paraId="777F4C0E" w14:textId="1CC81D32" w:rsidR="00EE384F" w:rsidRPr="009B04C6" w:rsidRDefault="00D65800" w:rsidP="00906D49">
            <w:pPr>
              <w:pStyle w:val="Table-Text"/>
              <w:suppressAutoHyphens/>
              <w:rPr>
                <w:rFonts w:ascii="Arial" w:hAnsi="Arial" w:cs="Arial"/>
                <w:lang w:val="en-GB" w:eastAsia="nl-NL"/>
              </w:rPr>
            </w:pPr>
            <w:r w:rsidRPr="00D65800">
              <w:rPr>
                <w:rFonts w:ascii="Arial" w:hAnsi="Arial" w:cs="Arial"/>
                <w:b/>
                <w:bCs/>
                <w:lang w:eastAsia="nl-NL"/>
              </w:rPr>
              <w:t>FTITECH</w:t>
            </w:r>
            <w:ins w:id="156" w:author="Breeding, Todd" w:date="2019-08-27T09:38:00Z">
              <w:r w:rsidR="00E670E3">
                <w:rPr>
                  <w:rFonts w:ascii="Arial" w:hAnsi="Arial" w:cs="Arial"/>
                  <w:b/>
                  <w:bCs/>
                  <w:lang w:eastAsia="nl-NL"/>
                </w:rPr>
                <w:t>NICAL</w:t>
              </w:r>
            </w:ins>
            <w:r w:rsidRPr="00D65800">
              <w:rPr>
                <w:rFonts w:ascii="Arial" w:hAnsi="Arial" w:cs="Arial"/>
                <w:b/>
                <w:bCs/>
                <w:lang w:eastAsia="nl-NL"/>
              </w:rPr>
              <w:t>WRITER</w:t>
            </w:r>
          </w:p>
        </w:tc>
        <w:tc>
          <w:tcPr>
            <w:tcW w:w="630" w:type="dxa"/>
            <w:tcBorders>
              <w:bottom w:val="single" w:sz="4" w:space="0" w:color="auto"/>
            </w:tcBorders>
            <w:shd w:val="clear" w:color="auto" w:fill="FFFF99"/>
            <w:noWrap/>
            <w:vAlign w:val="center"/>
          </w:tcPr>
          <w:p w14:paraId="6995B1FD" w14:textId="05A988B3" w:rsidR="00EE384F" w:rsidRPr="009B04C6" w:rsidRDefault="00EE384F" w:rsidP="00906D49">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tcBorders>
              <w:bottom w:val="single" w:sz="4" w:space="0" w:color="auto"/>
            </w:tcBorders>
            <w:shd w:val="clear" w:color="auto" w:fill="auto"/>
            <w:noWrap/>
            <w:vAlign w:val="center"/>
          </w:tcPr>
          <w:p w14:paraId="2EDA2F52" w14:textId="416F1924" w:rsidR="00EE384F" w:rsidRPr="009B04C6" w:rsidRDefault="00EE384F" w:rsidP="00906D49">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tcBorders>
              <w:bottom w:val="single" w:sz="4" w:space="0" w:color="auto"/>
            </w:tcBorders>
            <w:shd w:val="clear" w:color="auto" w:fill="FFFF99"/>
            <w:vAlign w:val="center"/>
          </w:tcPr>
          <w:p w14:paraId="2D656215" w14:textId="15E3DEB9" w:rsidR="00EE384F" w:rsidRPr="009B04C6" w:rsidRDefault="00EE384F" w:rsidP="00906D49">
            <w:pPr>
              <w:suppressAutoHyphens/>
              <w:jc w:val="center"/>
              <w:rPr>
                <w:rFonts w:ascii="Arial" w:eastAsia="SimSun" w:hAnsi="Arial" w:cs="Arial"/>
                <w:sz w:val="16"/>
                <w:szCs w:val="16"/>
                <w:lang w:eastAsia="zh-CN"/>
              </w:rPr>
            </w:pPr>
          </w:p>
        </w:tc>
        <w:tc>
          <w:tcPr>
            <w:tcW w:w="900" w:type="dxa"/>
            <w:tcBorders>
              <w:bottom w:val="single" w:sz="4" w:space="0" w:color="auto"/>
            </w:tcBorders>
            <w:shd w:val="clear" w:color="auto" w:fill="auto"/>
            <w:vAlign w:val="center"/>
          </w:tcPr>
          <w:p w14:paraId="25707A00" w14:textId="25EE0036" w:rsidR="00EE384F" w:rsidRPr="009B04C6" w:rsidRDefault="00EE384F" w:rsidP="00906D49">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980" w:type="dxa"/>
            <w:tcBorders>
              <w:bottom w:val="single" w:sz="4" w:space="0" w:color="auto"/>
            </w:tcBorders>
            <w:shd w:val="clear" w:color="auto" w:fill="FFFF99"/>
            <w:vAlign w:val="center"/>
          </w:tcPr>
          <w:p w14:paraId="3DFA65C8" w14:textId="297D1B88" w:rsidR="00EE384F" w:rsidRPr="009B04C6" w:rsidRDefault="00EE384F" w:rsidP="00906D49">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tcBorders>
              <w:bottom w:val="single" w:sz="4" w:space="0" w:color="auto"/>
            </w:tcBorders>
            <w:vAlign w:val="center"/>
          </w:tcPr>
          <w:p w14:paraId="4A1F8AB0" w14:textId="77DA2115" w:rsidR="00EE384F" w:rsidRPr="009B04C6" w:rsidRDefault="00EE384F" w:rsidP="00906D49">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r>
      <w:tr w:rsidR="00EE384F" w:rsidRPr="009B04C6" w14:paraId="69A244E9" w14:textId="77777777" w:rsidTr="004955EB">
        <w:trPr>
          <w:trHeight w:val="420"/>
        </w:trPr>
        <w:tc>
          <w:tcPr>
            <w:tcW w:w="2260" w:type="dxa"/>
            <w:tcBorders>
              <w:bottom w:val="single" w:sz="4" w:space="0" w:color="auto"/>
            </w:tcBorders>
            <w:shd w:val="clear" w:color="auto" w:fill="auto"/>
          </w:tcPr>
          <w:p w14:paraId="113A897F" w14:textId="2E0C6520" w:rsidR="00EE384F" w:rsidRDefault="00EE384F" w:rsidP="00EE384F">
            <w:pPr>
              <w:pStyle w:val="Table-Text"/>
              <w:suppressAutoHyphens/>
              <w:rPr>
                <w:rFonts w:ascii="Arial" w:hAnsi="Arial" w:cs="Arial"/>
                <w:b/>
                <w:bCs/>
                <w:lang w:eastAsia="nl-NL"/>
              </w:rPr>
            </w:pPr>
            <w:r>
              <w:rPr>
                <w:rFonts w:ascii="Arial" w:hAnsi="Arial" w:cs="Arial"/>
                <w:b/>
                <w:bCs/>
                <w:lang w:eastAsia="nl-NL"/>
              </w:rPr>
              <w:t>Technical Illustrator</w:t>
            </w:r>
          </w:p>
          <w:p w14:paraId="5253680A" w14:textId="0DB9815D" w:rsidR="00EE384F" w:rsidRDefault="00EE384F" w:rsidP="00EE384F">
            <w:pPr>
              <w:pStyle w:val="Table-Text"/>
              <w:suppressAutoHyphens/>
              <w:rPr>
                <w:rFonts w:ascii="Arial" w:hAnsi="Arial" w:cs="Arial"/>
                <w:b/>
                <w:bCs/>
                <w:lang w:eastAsia="nl-NL"/>
              </w:rPr>
            </w:pPr>
            <w:r>
              <w:rPr>
                <w:rFonts w:ascii="Arial" w:hAnsi="Arial" w:cs="Arial"/>
                <w:b/>
                <w:bCs/>
                <w:lang w:eastAsia="nl-NL"/>
              </w:rPr>
              <w:t>FTITECHNICALILLUSTRATOR</w:t>
            </w:r>
          </w:p>
        </w:tc>
        <w:tc>
          <w:tcPr>
            <w:tcW w:w="630" w:type="dxa"/>
            <w:tcBorders>
              <w:bottom w:val="single" w:sz="4" w:space="0" w:color="auto"/>
            </w:tcBorders>
            <w:shd w:val="clear" w:color="auto" w:fill="FFFF99"/>
            <w:noWrap/>
            <w:vAlign w:val="center"/>
          </w:tcPr>
          <w:p w14:paraId="64CB34CD" w14:textId="328642DD" w:rsidR="00EE384F" w:rsidRPr="009B04C6" w:rsidRDefault="00EE384F" w:rsidP="00906D49">
            <w:pPr>
              <w:suppressAutoHyphens/>
              <w:jc w:val="center"/>
              <w:rPr>
                <w:rFonts w:ascii="Arial" w:eastAsia="SimSun" w:hAnsi="Arial" w:cs="Arial"/>
                <w:sz w:val="16"/>
                <w:szCs w:val="16"/>
                <w:lang w:eastAsia="zh-CN"/>
              </w:rPr>
            </w:pPr>
            <w:r>
              <w:rPr>
                <w:rFonts w:ascii="Arial" w:eastAsia="SimSun" w:hAnsi="Arial" w:cs="Arial"/>
                <w:sz w:val="16"/>
                <w:szCs w:val="16"/>
                <w:lang w:eastAsia="zh-CN"/>
              </w:rPr>
              <w:t>x</w:t>
            </w:r>
          </w:p>
        </w:tc>
        <w:tc>
          <w:tcPr>
            <w:tcW w:w="720" w:type="dxa"/>
            <w:tcBorders>
              <w:bottom w:val="single" w:sz="4" w:space="0" w:color="auto"/>
            </w:tcBorders>
            <w:shd w:val="clear" w:color="auto" w:fill="auto"/>
            <w:noWrap/>
            <w:vAlign w:val="center"/>
          </w:tcPr>
          <w:p w14:paraId="62B58F43" w14:textId="6A9215B9" w:rsidR="00EE384F" w:rsidRPr="009B04C6" w:rsidRDefault="00EE384F" w:rsidP="00906D49">
            <w:pPr>
              <w:suppressAutoHyphens/>
              <w:jc w:val="center"/>
              <w:rPr>
                <w:rFonts w:ascii="Arial" w:eastAsia="SimSun" w:hAnsi="Arial" w:cs="Arial"/>
                <w:sz w:val="16"/>
                <w:szCs w:val="16"/>
                <w:lang w:eastAsia="zh-CN"/>
              </w:rPr>
            </w:pPr>
          </w:p>
        </w:tc>
        <w:tc>
          <w:tcPr>
            <w:tcW w:w="720" w:type="dxa"/>
            <w:tcBorders>
              <w:bottom w:val="single" w:sz="4" w:space="0" w:color="auto"/>
            </w:tcBorders>
            <w:shd w:val="clear" w:color="auto" w:fill="FFFF99"/>
            <w:vAlign w:val="center"/>
          </w:tcPr>
          <w:p w14:paraId="6A45E1AB" w14:textId="1A2DD005" w:rsidR="00EE384F" w:rsidRPr="009B04C6" w:rsidRDefault="00EE384F" w:rsidP="00906D49">
            <w:pPr>
              <w:suppressAutoHyphens/>
              <w:jc w:val="center"/>
              <w:rPr>
                <w:rFonts w:ascii="Arial" w:eastAsia="SimSun" w:hAnsi="Arial" w:cs="Arial"/>
                <w:sz w:val="16"/>
                <w:szCs w:val="16"/>
                <w:lang w:eastAsia="zh-CN"/>
              </w:rPr>
            </w:pPr>
          </w:p>
        </w:tc>
        <w:tc>
          <w:tcPr>
            <w:tcW w:w="900" w:type="dxa"/>
            <w:tcBorders>
              <w:bottom w:val="single" w:sz="4" w:space="0" w:color="auto"/>
            </w:tcBorders>
            <w:shd w:val="clear" w:color="auto" w:fill="auto"/>
            <w:vAlign w:val="center"/>
          </w:tcPr>
          <w:p w14:paraId="15EF3F48" w14:textId="56C68D76" w:rsidR="00EE384F" w:rsidRPr="009B04C6" w:rsidRDefault="00EE384F" w:rsidP="00906D49">
            <w:pPr>
              <w:suppressAutoHyphens/>
              <w:jc w:val="center"/>
              <w:rPr>
                <w:rFonts w:ascii="Arial" w:eastAsia="SimSun" w:hAnsi="Arial" w:cs="Arial"/>
                <w:sz w:val="16"/>
                <w:szCs w:val="16"/>
                <w:lang w:eastAsia="zh-CN"/>
              </w:rPr>
            </w:pPr>
          </w:p>
        </w:tc>
        <w:tc>
          <w:tcPr>
            <w:tcW w:w="980" w:type="dxa"/>
            <w:tcBorders>
              <w:bottom w:val="single" w:sz="4" w:space="0" w:color="auto"/>
            </w:tcBorders>
            <w:shd w:val="clear" w:color="auto" w:fill="FFFF99"/>
            <w:vAlign w:val="center"/>
          </w:tcPr>
          <w:p w14:paraId="165B5EB0" w14:textId="05153C1B" w:rsidR="00EE384F" w:rsidRPr="009B04C6" w:rsidRDefault="00EE384F" w:rsidP="00906D49">
            <w:pPr>
              <w:suppressAutoHyphens/>
              <w:jc w:val="center"/>
              <w:rPr>
                <w:rFonts w:ascii="Arial" w:eastAsia="SimSun" w:hAnsi="Arial" w:cs="Arial"/>
                <w:bCs/>
                <w:sz w:val="16"/>
                <w:szCs w:val="16"/>
                <w:lang w:eastAsia="zh-CN"/>
              </w:rPr>
            </w:pPr>
            <w:r>
              <w:rPr>
                <w:rFonts w:ascii="Arial" w:eastAsia="SimSun" w:hAnsi="Arial" w:cs="Arial"/>
                <w:bCs/>
                <w:sz w:val="16"/>
                <w:szCs w:val="16"/>
                <w:lang w:eastAsia="zh-CN"/>
              </w:rPr>
              <w:t>x</w:t>
            </w:r>
          </w:p>
        </w:tc>
        <w:tc>
          <w:tcPr>
            <w:tcW w:w="1170" w:type="dxa"/>
            <w:tcBorders>
              <w:bottom w:val="single" w:sz="4" w:space="0" w:color="auto"/>
            </w:tcBorders>
            <w:vAlign w:val="center"/>
          </w:tcPr>
          <w:p w14:paraId="4A4C3BE3" w14:textId="2AB5C0B4" w:rsidR="00EE384F" w:rsidRPr="009B04C6" w:rsidRDefault="00EE384F" w:rsidP="00906D49">
            <w:pPr>
              <w:suppressAutoHyphens/>
              <w:jc w:val="center"/>
              <w:rPr>
                <w:rFonts w:ascii="Arial" w:eastAsia="SimSun" w:hAnsi="Arial" w:cs="Arial"/>
                <w:sz w:val="16"/>
                <w:szCs w:val="16"/>
                <w:lang w:eastAsia="zh-CN"/>
              </w:rPr>
            </w:pPr>
          </w:p>
        </w:tc>
      </w:tr>
    </w:tbl>
    <w:p w14:paraId="79D1188B" w14:textId="77777777" w:rsidR="004955EB" w:rsidRDefault="004955EB" w:rsidP="004C4DC0">
      <w:pPr>
        <w:pStyle w:val="Body"/>
      </w:pPr>
    </w:p>
    <w:p w14:paraId="66C50CAC" w14:textId="35062565" w:rsidR="004955EB" w:rsidRDefault="004955EB" w:rsidP="004C4DC0">
      <w:pPr>
        <w:pStyle w:val="Body"/>
        <w:numPr>
          <w:ilvl w:val="0"/>
          <w:numId w:val="33"/>
        </w:numPr>
      </w:pPr>
      <w:r w:rsidRPr="00FD1344">
        <w:t>Show MODIFIED-ON for publications and FISHLASTMODIFIEDON for other object types.</w:t>
      </w:r>
    </w:p>
    <w:p w14:paraId="3083FE59" w14:textId="77777777" w:rsidR="004955EB" w:rsidRPr="00AA3373" w:rsidRDefault="004955EB" w:rsidP="004C4DC0">
      <w:pPr>
        <w:pStyle w:val="Body"/>
      </w:pPr>
      <w:r w:rsidRPr="00AA3373">
        <w:t>Where these lists appear:</w:t>
      </w:r>
    </w:p>
    <w:p w14:paraId="52C16A55" w14:textId="22C276A5" w:rsidR="004955EB" w:rsidRPr="00AA3373" w:rsidRDefault="004955EB" w:rsidP="004955EB">
      <w:pPr>
        <w:pStyle w:val="ListParagraph"/>
        <w:numPr>
          <w:ilvl w:val="1"/>
          <w:numId w:val="32"/>
        </w:numPr>
        <w:suppressAutoHyphens/>
        <w:spacing w:before="120"/>
        <w:ind w:left="924" w:hanging="357"/>
        <w:contextualSpacing w:val="0"/>
        <w:rPr>
          <w:rFonts w:ascii="Arial" w:hAnsi="Arial" w:cs="Arial"/>
        </w:rPr>
      </w:pPr>
      <w:r w:rsidRPr="00AA3373">
        <w:rPr>
          <w:rFonts w:ascii="Arial" w:hAnsi="Arial" w:cs="Arial"/>
          <w:b/>
        </w:rPr>
        <w:t>Inbox</w:t>
      </w:r>
      <w:r w:rsidRPr="00AA3373">
        <w:rPr>
          <w:rFonts w:ascii="Arial" w:hAnsi="Arial" w:cs="Arial"/>
        </w:rPr>
        <w:t xml:space="preserve">: </w:t>
      </w:r>
      <w:r w:rsidR="00A57121">
        <w:rPr>
          <w:rFonts w:ascii="Arial" w:hAnsi="Arial" w:cs="Arial"/>
        </w:rPr>
        <w:t>O</w:t>
      </w:r>
      <w:r w:rsidR="00D07174">
        <w:rPr>
          <w:rFonts w:ascii="Arial" w:hAnsi="Arial" w:cs="Arial"/>
        </w:rPr>
        <w:t>pen the web client, select the Inbox tab</w:t>
      </w:r>
    </w:p>
    <w:p w14:paraId="61191C17" w14:textId="1F735886" w:rsidR="004955EB" w:rsidRPr="00AA3373" w:rsidRDefault="004955EB" w:rsidP="004955EB">
      <w:pPr>
        <w:pStyle w:val="ListParagraph"/>
        <w:numPr>
          <w:ilvl w:val="1"/>
          <w:numId w:val="32"/>
        </w:numPr>
        <w:suppressAutoHyphens/>
        <w:spacing w:before="120"/>
        <w:ind w:left="924" w:hanging="357"/>
        <w:contextualSpacing w:val="0"/>
        <w:rPr>
          <w:rFonts w:ascii="Arial" w:hAnsi="Arial" w:cs="Arial"/>
        </w:rPr>
      </w:pPr>
      <w:r w:rsidRPr="00AA3373">
        <w:rPr>
          <w:rFonts w:ascii="Arial" w:hAnsi="Arial" w:cs="Arial"/>
          <w:b/>
        </w:rPr>
        <w:lastRenderedPageBreak/>
        <w:t>Search</w:t>
      </w:r>
      <w:r w:rsidR="00D07174">
        <w:rPr>
          <w:rFonts w:ascii="Arial" w:hAnsi="Arial" w:cs="Arial"/>
          <w:b/>
        </w:rPr>
        <w:t xml:space="preserve"> Results</w:t>
      </w:r>
      <w:r w:rsidRPr="00AA3373">
        <w:rPr>
          <w:rFonts w:ascii="Arial" w:hAnsi="Arial" w:cs="Arial"/>
        </w:rPr>
        <w:t xml:space="preserve">: </w:t>
      </w:r>
      <w:r w:rsidR="00D07174">
        <w:rPr>
          <w:rFonts w:ascii="Arial" w:hAnsi="Arial" w:cs="Arial"/>
        </w:rPr>
        <w:t xml:space="preserve">Open the web client, select the Search tab, </w:t>
      </w:r>
      <w:r w:rsidR="00D4654E">
        <w:rPr>
          <w:rFonts w:ascii="Arial" w:hAnsi="Arial" w:cs="Arial"/>
        </w:rPr>
        <w:t>and conduct</w:t>
      </w:r>
      <w:r w:rsidR="00D07174">
        <w:rPr>
          <w:rFonts w:ascii="Arial" w:hAnsi="Arial" w:cs="Arial"/>
        </w:rPr>
        <w:t xml:space="preserve"> a search.</w:t>
      </w:r>
    </w:p>
    <w:p w14:paraId="1B5776B3" w14:textId="7A75B3C1" w:rsidR="004955EB" w:rsidRPr="00AA3373" w:rsidRDefault="00A57121" w:rsidP="004955EB">
      <w:pPr>
        <w:pStyle w:val="ListParagraph"/>
        <w:numPr>
          <w:ilvl w:val="1"/>
          <w:numId w:val="32"/>
        </w:numPr>
        <w:suppressAutoHyphens/>
        <w:spacing w:before="120"/>
        <w:ind w:left="924" w:hanging="357"/>
        <w:contextualSpacing w:val="0"/>
        <w:rPr>
          <w:rFonts w:ascii="Arial" w:hAnsi="Arial" w:cs="Arial"/>
        </w:rPr>
      </w:pPr>
      <w:r>
        <w:rPr>
          <w:rFonts w:ascii="Arial" w:hAnsi="Arial" w:cs="Arial"/>
          <w:b/>
        </w:rPr>
        <w:t>Global View</w:t>
      </w:r>
      <w:r w:rsidR="004955EB">
        <w:rPr>
          <w:rFonts w:ascii="Arial" w:hAnsi="Arial" w:cs="Arial"/>
        </w:rPr>
        <w:t xml:space="preserve">: </w:t>
      </w:r>
      <w:r w:rsidR="00D4654E">
        <w:rPr>
          <w:rFonts w:ascii="Arial" w:hAnsi="Arial" w:cs="Arial"/>
        </w:rPr>
        <w:t xml:space="preserve">Open the web client, select the Repository tab, and click a </w:t>
      </w:r>
      <w:r w:rsidR="00F1014C">
        <w:rPr>
          <w:rFonts w:ascii="Arial" w:hAnsi="Arial" w:cs="Arial"/>
        </w:rPr>
        <w:t>folder</w:t>
      </w:r>
      <w:r w:rsidR="00D4654E">
        <w:rPr>
          <w:rFonts w:ascii="Arial" w:hAnsi="Arial" w:cs="Arial"/>
        </w:rPr>
        <w:t>.</w:t>
      </w:r>
    </w:p>
    <w:p w14:paraId="05716A6D" w14:textId="7B5AA3BF" w:rsidR="004955EB" w:rsidRPr="00AA3373" w:rsidRDefault="00A57121" w:rsidP="004955EB">
      <w:pPr>
        <w:pStyle w:val="ListParagraph"/>
        <w:numPr>
          <w:ilvl w:val="1"/>
          <w:numId w:val="32"/>
        </w:numPr>
        <w:suppressAutoHyphens/>
        <w:spacing w:before="120"/>
        <w:ind w:left="924" w:hanging="357"/>
        <w:contextualSpacing w:val="0"/>
        <w:rPr>
          <w:rFonts w:ascii="Arial" w:hAnsi="Arial" w:cs="Arial"/>
        </w:rPr>
      </w:pPr>
      <w:r>
        <w:rPr>
          <w:rFonts w:ascii="Arial" w:hAnsi="Arial" w:cs="Arial"/>
          <w:b/>
        </w:rPr>
        <w:t>Version View</w:t>
      </w:r>
      <w:r w:rsidR="004955EB" w:rsidRPr="00AA3373">
        <w:rPr>
          <w:rFonts w:ascii="Arial" w:hAnsi="Arial" w:cs="Arial"/>
        </w:rPr>
        <w:t xml:space="preserve">: </w:t>
      </w:r>
      <w:r w:rsidR="00D4654E">
        <w:rPr>
          <w:rFonts w:ascii="Arial" w:hAnsi="Arial" w:cs="Arial"/>
        </w:rPr>
        <w:t>Open the web client, select</w:t>
      </w:r>
      <w:r w:rsidR="00F1014C">
        <w:rPr>
          <w:rFonts w:ascii="Arial" w:hAnsi="Arial" w:cs="Arial"/>
        </w:rPr>
        <w:t xml:space="preserve"> the Repository tab, select a folder, and then select an object</w:t>
      </w:r>
      <w:r w:rsidR="004955EB" w:rsidRPr="00AA3373">
        <w:rPr>
          <w:rFonts w:ascii="Arial" w:hAnsi="Arial" w:cs="Arial"/>
        </w:rPr>
        <w:t>.</w:t>
      </w:r>
    </w:p>
    <w:p w14:paraId="3A246BB2" w14:textId="4DD6456D" w:rsidR="004955EB" w:rsidRDefault="004955EB" w:rsidP="004955EB">
      <w:pPr>
        <w:pStyle w:val="ListParagraph"/>
        <w:numPr>
          <w:ilvl w:val="1"/>
          <w:numId w:val="32"/>
        </w:numPr>
        <w:suppressAutoHyphens/>
        <w:spacing w:before="120"/>
        <w:ind w:left="924" w:right="93" w:hanging="357"/>
        <w:contextualSpacing w:val="0"/>
        <w:rPr>
          <w:rFonts w:ascii="Arial" w:hAnsi="Arial" w:cs="Arial"/>
        </w:rPr>
      </w:pPr>
      <w:r w:rsidRPr="00AA3373">
        <w:rPr>
          <w:rFonts w:ascii="Arial" w:hAnsi="Arial" w:cs="Arial"/>
          <w:b/>
        </w:rPr>
        <w:t>Workflow report</w:t>
      </w:r>
      <w:r w:rsidR="00F1014C">
        <w:rPr>
          <w:rFonts w:ascii="Arial" w:hAnsi="Arial" w:cs="Arial"/>
        </w:rPr>
        <w:t>: O</w:t>
      </w:r>
      <w:r w:rsidRPr="00AA3373">
        <w:rPr>
          <w:rFonts w:ascii="Arial" w:hAnsi="Arial" w:cs="Arial"/>
        </w:rPr>
        <w:t xml:space="preserve">pen the web client, select a publication object version and start the </w:t>
      </w:r>
      <w:r w:rsidR="00F622C1">
        <w:rPr>
          <w:rFonts w:ascii="Arial" w:hAnsi="Arial" w:cs="Arial"/>
        </w:rPr>
        <w:t>Workflow</w:t>
      </w:r>
      <w:r w:rsidRPr="00AA3373">
        <w:rPr>
          <w:rFonts w:ascii="Arial" w:hAnsi="Arial" w:cs="Arial"/>
        </w:rPr>
        <w:t xml:space="preserve"> report</w:t>
      </w:r>
    </w:p>
    <w:p w14:paraId="50F63DC4" w14:textId="7AFACE70" w:rsidR="00A57121" w:rsidRPr="00AA3373" w:rsidRDefault="00A57121" w:rsidP="004955EB">
      <w:pPr>
        <w:pStyle w:val="ListParagraph"/>
        <w:numPr>
          <w:ilvl w:val="1"/>
          <w:numId w:val="32"/>
        </w:numPr>
        <w:suppressAutoHyphens/>
        <w:spacing w:before="120"/>
        <w:ind w:left="924" w:right="93" w:hanging="357"/>
        <w:contextualSpacing w:val="0"/>
        <w:rPr>
          <w:rFonts w:ascii="Arial" w:hAnsi="Arial" w:cs="Arial"/>
        </w:rPr>
      </w:pPr>
      <w:r w:rsidRPr="00AA3373">
        <w:rPr>
          <w:rFonts w:ascii="Arial" w:hAnsi="Arial" w:cs="Arial"/>
          <w:b/>
        </w:rPr>
        <w:t>Translation report</w:t>
      </w:r>
      <w:r w:rsidR="00F1014C">
        <w:rPr>
          <w:rFonts w:ascii="Arial" w:hAnsi="Arial" w:cs="Arial"/>
        </w:rPr>
        <w:t>: O</w:t>
      </w:r>
      <w:r w:rsidRPr="00AA3373">
        <w:rPr>
          <w:rFonts w:ascii="Arial" w:hAnsi="Arial" w:cs="Arial"/>
        </w:rPr>
        <w:t>pen the web client, select a publication object version and start the Translation report</w:t>
      </w:r>
    </w:p>
    <w:p w14:paraId="7E286C5F" w14:textId="3CF164F0" w:rsidR="009C7DDC" w:rsidRPr="009B04C6" w:rsidRDefault="009C7DDC" w:rsidP="001F07CA">
      <w:pPr>
        <w:pStyle w:val="Heading1"/>
      </w:pPr>
      <w:bookmarkStart w:id="157" w:name="_Toc17440647"/>
      <w:r w:rsidRPr="009B04C6">
        <w:lastRenderedPageBreak/>
        <w:t>Search</w:t>
      </w:r>
      <w:bookmarkEnd w:id="144"/>
      <w:bookmarkEnd w:id="145"/>
      <w:bookmarkEnd w:id="146"/>
      <w:bookmarkEnd w:id="147"/>
      <w:bookmarkEnd w:id="148"/>
      <w:bookmarkEnd w:id="157"/>
    </w:p>
    <w:p w14:paraId="6FD266F4" w14:textId="77777777" w:rsidR="009C7DDC" w:rsidRPr="009B04C6" w:rsidRDefault="009C7DDC" w:rsidP="001F07CA">
      <w:pPr>
        <w:pStyle w:val="Heading2"/>
      </w:pPr>
      <w:bookmarkStart w:id="158" w:name="_Toc440563025"/>
      <w:bookmarkStart w:id="159" w:name="_Toc17440648"/>
      <w:r w:rsidRPr="009B04C6">
        <w:t xml:space="preserve">Client </w:t>
      </w:r>
      <w:r w:rsidRPr="001F07CA">
        <w:t>Tools</w:t>
      </w:r>
      <w:r w:rsidRPr="009B04C6">
        <w:t xml:space="preserve"> Search</w:t>
      </w:r>
      <w:bookmarkEnd w:id="158"/>
      <w:bookmarkEnd w:id="159"/>
    </w:p>
    <w:p w14:paraId="75C494F3" w14:textId="6A96BFFC" w:rsidR="009C7DDC" w:rsidRPr="009B04C6" w:rsidRDefault="009C7DDC" w:rsidP="004C4DC0">
      <w:pPr>
        <w:pStyle w:val="Body"/>
      </w:pPr>
      <w:r w:rsidRPr="009B04C6">
        <w:t xml:space="preserve">In the </w:t>
      </w:r>
      <w:r>
        <w:t xml:space="preserve">SDL </w:t>
      </w:r>
      <w:proofErr w:type="spellStart"/>
      <w:r w:rsidR="00641024">
        <w:t>Tridion</w:t>
      </w:r>
      <w:proofErr w:type="spellEnd"/>
      <w:r w:rsidR="00641024">
        <w:t xml:space="preserve"> Docs</w:t>
      </w:r>
      <w:r>
        <w:t xml:space="preserve"> Content Manager</w:t>
      </w:r>
      <w:r w:rsidRPr="009B04C6">
        <w:t xml:space="preserve"> Publication Manager and Authoring Bridge, a user can search for objects in the repository using a combination of metadata and full-text search (the “Find </w:t>
      </w:r>
      <w:proofErr w:type="gramStart"/>
      <w:r w:rsidRPr="009B04C6">
        <w:t>What</w:t>
      </w:r>
      <w:proofErr w:type="gramEnd"/>
      <w:r w:rsidRPr="009B04C6">
        <w:t>” field).  There are two sections presented to the user:</w:t>
      </w:r>
    </w:p>
    <w:p w14:paraId="1193274A" w14:textId="77777777" w:rsidR="009C7DDC" w:rsidRPr="009B04C6" w:rsidRDefault="009C7DDC" w:rsidP="004C4DC0">
      <w:pPr>
        <w:pStyle w:val="Body"/>
        <w:numPr>
          <w:ilvl w:val="0"/>
          <w:numId w:val="28"/>
        </w:numPr>
      </w:pPr>
      <w:r w:rsidRPr="009B04C6">
        <w:t>Search Options</w:t>
      </w:r>
    </w:p>
    <w:p w14:paraId="555702D8" w14:textId="77777777" w:rsidR="009C7DDC" w:rsidRPr="009B04C6" w:rsidRDefault="009C7DDC" w:rsidP="004C4DC0">
      <w:pPr>
        <w:pStyle w:val="Body"/>
        <w:numPr>
          <w:ilvl w:val="0"/>
          <w:numId w:val="28"/>
        </w:numPr>
      </w:pPr>
      <w:r w:rsidRPr="009B04C6">
        <w:t>Advanced Options</w:t>
      </w:r>
    </w:p>
    <w:p w14:paraId="061504D2" w14:textId="77777777" w:rsidR="009C7DDC" w:rsidRPr="009B04C6" w:rsidRDefault="009C7DDC" w:rsidP="004C4DC0">
      <w:pPr>
        <w:pStyle w:val="Body"/>
      </w:pPr>
      <w:r w:rsidRPr="009B04C6">
        <w:t>In the “Search Options” section the user can indicate:</w:t>
      </w:r>
    </w:p>
    <w:p w14:paraId="6F66926D" w14:textId="77777777" w:rsidR="009C7DDC" w:rsidRPr="009B04C6" w:rsidRDefault="009C7DDC" w:rsidP="004C4DC0">
      <w:pPr>
        <w:pStyle w:val="Body"/>
        <w:numPr>
          <w:ilvl w:val="0"/>
          <w:numId w:val="29"/>
        </w:numPr>
      </w:pPr>
      <w:r w:rsidRPr="009B04C6">
        <w:t xml:space="preserve">an object type </w:t>
      </w:r>
    </w:p>
    <w:p w14:paraId="4D0C4AE5" w14:textId="77777777" w:rsidR="009C7DDC" w:rsidRPr="009B04C6" w:rsidRDefault="009C7DDC" w:rsidP="004C4DC0">
      <w:pPr>
        <w:pStyle w:val="Body"/>
        <w:numPr>
          <w:ilvl w:val="0"/>
          <w:numId w:val="29"/>
        </w:numPr>
      </w:pPr>
      <w:r w:rsidRPr="009B04C6">
        <w:t xml:space="preserve">whether to retrieve the Latest version or All versions of objects </w:t>
      </w:r>
    </w:p>
    <w:p w14:paraId="6BA21139" w14:textId="77777777" w:rsidR="009C7DDC" w:rsidRPr="009B04C6" w:rsidRDefault="009C7DDC" w:rsidP="004C4DC0">
      <w:pPr>
        <w:pStyle w:val="Body"/>
      </w:pPr>
      <w:r w:rsidRPr="009B04C6">
        <w:t>Note that you cannot search for Publication Objects from the Publication Manager or Authoring Bridge; this is only possible using the Web Client.</w:t>
      </w:r>
    </w:p>
    <w:p w14:paraId="437BB656" w14:textId="632F78C5" w:rsidR="009C7DDC" w:rsidRPr="009B04C6" w:rsidRDefault="009C7DDC" w:rsidP="004C4DC0">
      <w:pPr>
        <w:pStyle w:val="Body"/>
      </w:pPr>
      <w:r w:rsidRPr="009B04C6">
        <w:t xml:space="preserve">Client search settings cannot be changed post-implementation by </w:t>
      </w:r>
      <w:r w:rsidR="00283277">
        <w:rPr>
          <w:color w:val="FF0000"/>
        </w:rPr>
        <w:t>Texas Instruments</w:t>
      </w:r>
      <w:r w:rsidRPr="009B04C6">
        <w:t xml:space="preserve">. SDL Professional Services will be needed to make changes post-implementation. </w:t>
      </w:r>
    </w:p>
    <w:p w14:paraId="60D507DA" w14:textId="77777777" w:rsidR="009C7DDC" w:rsidRPr="00022127" w:rsidRDefault="009C7DDC" w:rsidP="001F07CA">
      <w:pPr>
        <w:pStyle w:val="Heading3"/>
      </w:pPr>
      <w:bookmarkStart w:id="160" w:name="_Toc440563026"/>
      <w:bookmarkStart w:id="161" w:name="_Toc17440649"/>
      <w:r w:rsidRPr="00022127">
        <w:t>Advanced Options</w:t>
      </w:r>
      <w:bookmarkStart w:id="162" w:name="_Ref86227036"/>
      <w:bookmarkStart w:id="163" w:name="_Ref86227047"/>
      <w:bookmarkStart w:id="164" w:name="_Toc118169710"/>
      <w:bookmarkStart w:id="165" w:name="_Toc172454459"/>
      <w:bookmarkEnd w:id="160"/>
      <w:bookmarkEnd w:id="161"/>
    </w:p>
    <w:p w14:paraId="679B1AD2" w14:textId="77777777" w:rsidR="009C7DDC" w:rsidRPr="001F07CA" w:rsidRDefault="009C7DDC" w:rsidP="001F07CA">
      <w:pPr>
        <w:suppressAutoHyphens/>
        <w:ind w:left="720"/>
        <w:rPr>
          <w:rFonts w:ascii="Arial" w:hAnsi="Arial" w:cs="Arial"/>
          <w:sz w:val="20"/>
          <w:szCs w:val="20"/>
        </w:rPr>
      </w:pPr>
      <w:r w:rsidRPr="001F07CA">
        <w:rPr>
          <w:rFonts w:ascii="Arial" w:hAnsi="Arial" w:cs="Arial"/>
          <w:sz w:val="20"/>
          <w:szCs w:val="20"/>
        </w:rPr>
        <w:t>The Advanced Options provides additional metadata fields where a user can further constrain a search.  The fields available in the Advanced Option section can be extended.  The table below lists the fields that will be configured in the Advanced Options section of the Search Tab.</w:t>
      </w:r>
    </w:p>
    <w:p w14:paraId="4871000C" w14:textId="77777777" w:rsidR="001F07CA" w:rsidRPr="001F07CA" w:rsidRDefault="001F07CA" w:rsidP="001F07CA">
      <w:pPr>
        <w:suppressAutoHyphens/>
        <w:ind w:left="720"/>
        <w:rPr>
          <w:rFonts w:ascii="Arial" w:hAnsi="Arial" w:cs="Arial"/>
          <w:sz w:val="20"/>
          <w:szCs w:val="20"/>
        </w:rPr>
      </w:pPr>
    </w:p>
    <w:tbl>
      <w:tblPr>
        <w:tblW w:w="9551"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1471"/>
        <w:gridCol w:w="1260"/>
        <w:gridCol w:w="630"/>
        <w:gridCol w:w="630"/>
        <w:gridCol w:w="900"/>
        <w:gridCol w:w="2250"/>
      </w:tblGrid>
      <w:tr w:rsidR="009C7DDC" w:rsidRPr="00BB198E" w14:paraId="7F13B0F9" w14:textId="77777777" w:rsidTr="00CD7DD1">
        <w:trPr>
          <w:tblHeader/>
        </w:trPr>
        <w:tc>
          <w:tcPr>
            <w:tcW w:w="2410" w:type="dxa"/>
            <w:shd w:val="clear" w:color="auto" w:fill="E6E6E6"/>
          </w:tcPr>
          <w:p w14:paraId="4460E852" w14:textId="77777777" w:rsidR="009C7DDC" w:rsidRPr="00BB198E" w:rsidRDefault="009C7DDC" w:rsidP="00F21283">
            <w:pPr>
              <w:pStyle w:val="Table-ColHead"/>
              <w:rPr>
                <w:rFonts w:cs="Arial"/>
                <w:sz w:val="16"/>
                <w:szCs w:val="16"/>
              </w:rPr>
            </w:pPr>
            <w:r w:rsidRPr="00BB198E">
              <w:rPr>
                <w:rFonts w:cs="Arial"/>
                <w:sz w:val="16"/>
                <w:szCs w:val="16"/>
              </w:rPr>
              <w:t>Name</w:t>
            </w:r>
          </w:p>
        </w:tc>
        <w:tc>
          <w:tcPr>
            <w:tcW w:w="7141" w:type="dxa"/>
            <w:gridSpan w:val="6"/>
          </w:tcPr>
          <w:p w14:paraId="54BD5932"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Advanced Options</w:t>
            </w:r>
          </w:p>
        </w:tc>
      </w:tr>
      <w:tr w:rsidR="009C7DDC" w:rsidRPr="00BB198E" w14:paraId="035ADF3E" w14:textId="77777777" w:rsidTr="00CD7DD1">
        <w:trPr>
          <w:tblHeader/>
        </w:trPr>
        <w:tc>
          <w:tcPr>
            <w:tcW w:w="2410" w:type="dxa"/>
            <w:shd w:val="clear" w:color="auto" w:fill="E6E6E6"/>
          </w:tcPr>
          <w:p w14:paraId="31792A2F" w14:textId="77777777" w:rsidR="009C7DDC" w:rsidRPr="00BB198E" w:rsidRDefault="009C7DDC" w:rsidP="00F21283">
            <w:pPr>
              <w:pStyle w:val="Table-ColHead"/>
              <w:rPr>
                <w:rFonts w:cs="Arial"/>
                <w:sz w:val="16"/>
                <w:szCs w:val="16"/>
              </w:rPr>
            </w:pPr>
            <w:r w:rsidRPr="00BB198E">
              <w:rPr>
                <w:rFonts w:cs="Arial"/>
                <w:sz w:val="16"/>
                <w:szCs w:val="16"/>
              </w:rPr>
              <w:t>User Roles</w:t>
            </w:r>
          </w:p>
        </w:tc>
        <w:tc>
          <w:tcPr>
            <w:tcW w:w="7141" w:type="dxa"/>
            <w:gridSpan w:val="6"/>
          </w:tcPr>
          <w:p w14:paraId="10540BF1"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All</w:t>
            </w:r>
          </w:p>
        </w:tc>
      </w:tr>
      <w:tr w:rsidR="009C7DDC" w:rsidRPr="00BB198E" w14:paraId="4E83865F" w14:textId="77777777" w:rsidTr="00CD7DD1">
        <w:trPr>
          <w:tblHeader/>
        </w:trPr>
        <w:tc>
          <w:tcPr>
            <w:tcW w:w="2410" w:type="dxa"/>
            <w:shd w:val="clear" w:color="auto" w:fill="E6E6E6"/>
          </w:tcPr>
          <w:p w14:paraId="5032F3F6" w14:textId="77777777" w:rsidR="009C7DDC" w:rsidRPr="00BB198E" w:rsidRDefault="009C7DDC" w:rsidP="00F21283">
            <w:pPr>
              <w:pStyle w:val="Table-ColHead"/>
              <w:rPr>
                <w:rFonts w:cs="Arial"/>
                <w:sz w:val="16"/>
                <w:szCs w:val="16"/>
              </w:rPr>
            </w:pPr>
            <w:r w:rsidRPr="00BB198E">
              <w:rPr>
                <w:rFonts w:cs="Arial"/>
                <w:sz w:val="16"/>
                <w:szCs w:val="16"/>
              </w:rPr>
              <w:t>Object Types</w:t>
            </w:r>
          </w:p>
        </w:tc>
        <w:tc>
          <w:tcPr>
            <w:tcW w:w="7141" w:type="dxa"/>
            <w:gridSpan w:val="6"/>
          </w:tcPr>
          <w:p w14:paraId="4DC6052D"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Map</w:t>
            </w:r>
          </w:p>
          <w:p w14:paraId="40C15CE6"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Topic</w:t>
            </w:r>
          </w:p>
          <w:p w14:paraId="5515BD51"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Library topic</w:t>
            </w:r>
          </w:p>
          <w:p w14:paraId="3E0CBD7E"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Image</w:t>
            </w:r>
          </w:p>
          <w:p w14:paraId="09CE684A"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Template</w:t>
            </w:r>
          </w:p>
        </w:tc>
      </w:tr>
      <w:tr w:rsidR="009C7DDC" w:rsidRPr="00BB198E" w14:paraId="1E33D0A2" w14:textId="77777777" w:rsidTr="00CD7DD1">
        <w:trPr>
          <w:tblHeader/>
        </w:trPr>
        <w:tc>
          <w:tcPr>
            <w:tcW w:w="2410" w:type="dxa"/>
            <w:tcBorders>
              <w:bottom w:val="single" w:sz="4" w:space="0" w:color="auto"/>
            </w:tcBorders>
            <w:shd w:val="clear" w:color="auto" w:fill="E6E6E6"/>
          </w:tcPr>
          <w:p w14:paraId="26C6B9CA" w14:textId="77777777" w:rsidR="009C7DDC" w:rsidRPr="00BB198E" w:rsidRDefault="009C7DDC" w:rsidP="00F21283">
            <w:pPr>
              <w:pStyle w:val="Table-ColHead"/>
              <w:rPr>
                <w:rFonts w:cs="Arial"/>
                <w:sz w:val="16"/>
                <w:szCs w:val="16"/>
              </w:rPr>
            </w:pPr>
            <w:r w:rsidRPr="00BB198E">
              <w:rPr>
                <w:rFonts w:cs="Arial"/>
                <w:sz w:val="16"/>
                <w:szCs w:val="16"/>
              </w:rPr>
              <w:t>Element Name Field</w:t>
            </w:r>
          </w:p>
        </w:tc>
        <w:tc>
          <w:tcPr>
            <w:tcW w:w="1471" w:type="dxa"/>
            <w:tcBorders>
              <w:bottom w:val="single" w:sz="4" w:space="0" w:color="auto"/>
            </w:tcBorders>
            <w:shd w:val="clear" w:color="auto" w:fill="E6E6E6"/>
          </w:tcPr>
          <w:p w14:paraId="30D2349A" w14:textId="77777777" w:rsidR="009C7DDC" w:rsidRPr="00BB198E" w:rsidRDefault="009C7DDC" w:rsidP="00F21283">
            <w:pPr>
              <w:pStyle w:val="Table-ColHead"/>
              <w:rPr>
                <w:rFonts w:cs="Arial"/>
                <w:sz w:val="16"/>
                <w:szCs w:val="16"/>
              </w:rPr>
            </w:pPr>
            <w:r w:rsidRPr="00BB198E">
              <w:rPr>
                <w:rFonts w:cs="Arial"/>
                <w:sz w:val="16"/>
                <w:szCs w:val="16"/>
              </w:rPr>
              <w:t>Label</w:t>
            </w:r>
          </w:p>
        </w:tc>
        <w:tc>
          <w:tcPr>
            <w:tcW w:w="1260" w:type="dxa"/>
            <w:tcBorders>
              <w:bottom w:val="single" w:sz="4" w:space="0" w:color="auto"/>
            </w:tcBorders>
            <w:shd w:val="clear" w:color="auto" w:fill="E6E6E6"/>
          </w:tcPr>
          <w:p w14:paraId="0B38D6F5" w14:textId="77777777" w:rsidR="009C7DDC" w:rsidRPr="00BB198E" w:rsidRDefault="009C7DDC" w:rsidP="00F21283">
            <w:pPr>
              <w:pStyle w:val="Table-ColHead"/>
              <w:rPr>
                <w:rFonts w:cs="Arial"/>
                <w:sz w:val="16"/>
                <w:szCs w:val="16"/>
              </w:rPr>
            </w:pPr>
            <w:r w:rsidRPr="00BB198E">
              <w:rPr>
                <w:rFonts w:cs="Arial"/>
                <w:sz w:val="16"/>
                <w:szCs w:val="16"/>
              </w:rPr>
              <w:t>Object type filter</w:t>
            </w:r>
          </w:p>
        </w:tc>
        <w:tc>
          <w:tcPr>
            <w:tcW w:w="630" w:type="dxa"/>
            <w:tcBorders>
              <w:bottom w:val="single" w:sz="4" w:space="0" w:color="auto"/>
            </w:tcBorders>
            <w:shd w:val="clear" w:color="auto" w:fill="E6E6E6"/>
          </w:tcPr>
          <w:p w14:paraId="1E9B34C5" w14:textId="77777777" w:rsidR="009C7DDC" w:rsidRPr="00BB198E" w:rsidRDefault="009C7DDC" w:rsidP="00F21283">
            <w:pPr>
              <w:pStyle w:val="Table-ColHead"/>
              <w:rPr>
                <w:rFonts w:cs="Arial"/>
                <w:sz w:val="16"/>
                <w:szCs w:val="16"/>
              </w:rPr>
            </w:pPr>
            <w:r w:rsidRPr="00BB198E">
              <w:rPr>
                <w:rFonts w:cs="Arial"/>
                <w:sz w:val="16"/>
                <w:szCs w:val="16"/>
              </w:rPr>
              <w:t>Sort</w:t>
            </w:r>
          </w:p>
        </w:tc>
        <w:tc>
          <w:tcPr>
            <w:tcW w:w="630" w:type="dxa"/>
            <w:tcBorders>
              <w:bottom w:val="single" w:sz="4" w:space="0" w:color="auto"/>
            </w:tcBorders>
            <w:shd w:val="clear" w:color="auto" w:fill="E6E6E6"/>
          </w:tcPr>
          <w:p w14:paraId="43443325" w14:textId="77777777" w:rsidR="009C7DDC" w:rsidRPr="00BB198E" w:rsidRDefault="009C7DDC" w:rsidP="00F21283">
            <w:pPr>
              <w:pStyle w:val="Table-ColHead"/>
              <w:rPr>
                <w:rFonts w:cs="Arial"/>
                <w:sz w:val="16"/>
                <w:szCs w:val="16"/>
              </w:rPr>
            </w:pPr>
            <w:r w:rsidRPr="00BB198E">
              <w:rPr>
                <w:rFonts w:cs="Arial"/>
                <w:sz w:val="16"/>
                <w:szCs w:val="16"/>
              </w:rPr>
              <w:t>Hid-den</w:t>
            </w:r>
          </w:p>
        </w:tc>
        <w:tc>
          <w:tcPr>
            <w:tcW w:w="900" w:type="dxa"/>
            <w:tcBorders>
              <w:bottom w:val="single" w:sz="4" w:space="0" w:color="auto"/>
            </w:tcBorders>
            <w:shd w:val="clear" w:color="auto" w:fill="E6E6E6"/>
          </w:tcPr>
          <w:p w14:paraId="2A6AFA85" w14:textId="77777777" w:rsidR="009C7DDC" w:rsidRPr="00BB198E" w:rsidRDefault="009C7DDC" w:rsidP="00F21283">
            <w:pPr>
              <w:pStyle w:val="Table-ColHead"/>
              <w:rPr>
                <w:rFonts w:cs="Arial"/>
                <w:sz w:val="16"/>
                <w:szCs w:val="16"/>
              </w:rPr>
            </w:pPr>
            <w:r w:rsidRPr="00BB198E">
              <w:rPr>
                <w:rFonts w:cs="Arial"/>
                <w:sz w:val="16"/>
                <w:szCs w:val="16"/>
              </w:rPr>
              <w:t>Assist</w:t>
            </w:r>
          </w:p>
        </w:tc>
        <w:tc>
          <w:tcPr>
            <w:tcW w:w="2250" w:type="dxa"/>
            <w:tcBorders>
              <w:bottom w:val="single" w:sz="4" w:space="0" w:color="auto"/>
            </w:tcBorders>
            <w:shd w:val="clear" w:color="auto" w:fill="E6E6E6"/>
          </w:tcPr>
          <w:p w14:paraId="65197F41" w14:textId="77777777" w:rsidR="009C7DDC" w:rsidRPr="00BB198E" w:rsidRDefault="009C7DDC" w:rsidP="00F21283">
            <w:pPr>
              <w:pStyle w:val="Table-ColHead"/>
              <w:rPr>
                <w:rFonts w:cs="Arial"/>
                <w:sz w:val="16"/>
                <w:szCs w:val="16"/>
              </w:rPr>
            </w:pPr>
            <w:r w:rsidRPr="00BB198E">
              <w:rPr>
                <w:rFonts w:cs="Arial"/>
                <w:sz w:val="16"/>
                <w:szCs w:val="16"/>
              </w:rPr>
              <w:t>Description</w:t>
            </w:r>
          </w:p>
        </w:tc>
      </w:tr>
      <w:tr w:rsidR="009C7DDC" w:rsidRPr="009B04C6" w14:paraId="1BA29B8A" w14:textId="77777777" w:rsidTr="00CD7DD1">
        <w:tc>
          <w:tcPr>
            <w:tcW w:w="2410" w:type="dxa"/>
            <w:shd w:val="clear" w:color="auto" w:fill="A6A6A6" w:themeFill="background1" w:themeFillShade="A6"/>
          </w:tcPr>
          <w:p w14:paraId="44D79F88"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FMAPID</w:t>
            </w:r>
          </w:p>
        </w:tc>
        <w:tc>
          <w:tcPr>
            <w:tcW w:w="1471" w:type="dxa"/>
            <w:shd w:val="clear" w:color="auto" w:fill="A6A6A6" w:themeFill="background1" w:themeFillShade="A6"/>
          </w:tcPr>
          <w:p w14:paraId="1F100597"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ID</w:t>
            </w:r>
          </w:p>
        </w:tc>
        <w:tc>
          <w:tcPr>
            <w:tcW w:w="1260" w:type="dxa"/>
            <w:shd w:val="clear" w:color="auto" w:fill="A6A6A6" w:themeFill="background1" w:themeFillShade="A6"/>
          </w:tcPr>
          <w:p w14:paraId="44B33BE2" w14:textId="77777777" w:rsidR="009C7DDC" w:rsidRPr="009B04C6" w:rsidRDefault="009C7DDC" w:rsidP="00F21283">
            <w:pPr>
              <w:suppressAutoHyphens/>
              <w:rPr>
                <w:rFonts w:ascii="Arial" w:hAnsi="Arial" w:cs="Arial"/>
                <w:sz w:val="16"/>
                <w:szCs w:val="16"/>
                <w:lang w:eastAsia="nl-NL"/>
              </w:rPr>
            </w:pPr>
          </w:p>
        </w:tc>
        <w:tc>
          <w:tcPr>
            <w:tcW w:w="630" w:type="dxa"/>
            <w:shd w:val="clear" w:color="auto" w:fill="A6A6A6" w:themeFill="background1" w:themeFillShade="A6"/>
          </w:tcPr>
          <w:p w14:paraId="2B0D38A0" w14:textId="686487F5" w:rsidR="009C7DDC" w:rsidRPr="009B04C6" w:rsidRDefault="008E1423" w:rsidP="00F21283">
            <w:pPr>
              <w:suppressAutoHyphens/>
              <w:rPr>
                <w:rFonts w:ascii="Arial" w:hAnsi="Arial" w:cs="Arial"/>
                <w:sz w:val="16"/>
                <w:szCs w:val="16"/>
                <w:lang w:eastAsia="nl-NL"/>
              </w:rPr>
            </w:pPr>
            <w:ins w:id="166" w:author="Breeding, Todd" w:date="2019-09-05T10:35:00Z">
              <w:r>
                <w:rPr>
                  <w:rFonts w:ascii="Arial" w:hAnsi="Arial" w:cs="Arial"/>
                  <w:sz w:val="16"/>
                  <w:szCs w:val="16"/>
                  <w:lang w:eastAsia="nl-NL"/>
                </w:rPr>
                <w:t>Y</w:t>
              </w:r>
            </w:ins>
          </w:p>
        </w:tc>
        <w:tc>
          <w:tcPr>
            <w:tcW w:w="630" w:type="dxa"/>
            <w:shd w:val="clear" w:color="auto" w:fill="A6A6A6" w:themeFill="background1" w:themeFillShade="A6"/>
          </w:tcPr>
          <w:p w14:paraId="35421EB4" w14:textId="77777777" w:rsidR="009C7DDC" w:rsidRPr="009B04C6" w:rsidRDefault="009C7DDC" w:rsidP="00F21283">
            <w:pPr>
              <w:suppressAutoHyphens/>
              <w:rPr>
                <w:rFonts w:ascii="Arial" w:hAnsi="Arial" w:cs="Arial"/>
                <w:sz w:val="16"/>
                <w:szCs w:val="16"/>
                <w:lang w:eastAsia="nl-NL"/>
              </w:rPr>
            </w:pPr>
          </w:p>
        </w:tc>
        <w:tc>
          <w:tcPr>
            <w:tcW w:w="900" w:type="dxa"/>
            <w:shd w:val="clear" w:color="auto" w:fill="A6A6A6" w:themeFill="background1" w:themeFillShade="A6"/>
          </w:tcPr>
          <w:p w14:paraId="44A0AB4B" w14:textId="77777777" w:rsidR="009C7DDC" w:rsidRPr="009B04C6" w:rsidRDefault="009C7DDC" w:rsidP="00F21283">
            <w:pPr>
              <w:suppressAutoHyphens/>
              <w:rPr>
                <w:rFonts w:ascii="Arial" w:hAnsi="Arial" w:cs="Arial"/>
                <w:sz w:val="16"/>
                <w:szCs w:val="16"/>
                <w:lang w:eastAsia="nl-NL"/>
              </w:rPr>
            </w:pPr>
          </w:p>
        </w:tc>
        <w:tc>
          <w:tcPr>
            <w:tcW w:w="2250" w:type="dxa"/>
            <w:shd w:val="clear" w:color="auto" w:fill="A6A6A6" w:themeFill="background1" w:themeFillShade="A6"/>
          </w:tcPr>
          <w:p w14:paraId="62D83629"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Identifier</w:t>
            </w:r>
          </w:p>
        </w:tc>
      </w:tr>
      <w:tr w:rsidR="008E1423" w:rsidRPr="009B04C6" w14:paraId="3F1B99E5" w14:textId="77777777" w:rsidTr="00CD7DD1">
        <w:tc>
          <w:tcPr>
            <w:tcW w:w="2410" w:type="dxa"/>
            <w:shd w:val="clear" w:color="auto" w:fill="A6A6A6" w:themeFill="background1" w:themeFillShade="A6"/>
          </w:tcPr>
          <w:p w14:paraId="4835AC0A"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FTITLE</w:t>
            </w:r>
          </w:p>
        </w:tc>
        <w:tc>
          <w:tcPr>
            <w:tcW w:w="1471" w:type="dxa"/>
            <w:shd w:val="clear" w:color="auto" w:fill="A6A6A6" w:themeFill="background1" w:themeFillShade="A6"/>
          </w:tcPr>
          <w:p w14:paraId="4E15CA3B"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Title</w:t>
            </w:r>
          </w:p>
        </w:tc>
        <w:tc>
          <w:tcPr>
            <w:tcW w:w="1260" w:type="dxa"/>
            <w:shd w:val="clear" w:color="auto" w:fill="A6A6A6" w:themeFill="background1" w:themeFillShade="A6"/>
          </w:tcPr>
          <w:p w14:paraId="34FC2807"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48987247" w14:textId="0074CF5E" w:rsidR="008E1423" w:rsidRPr="009B04C6" w:rsidRDefault="008E1423" w:rsidP="00F21283">
            <w:pPr>
              <w:suppressAutoHyphens/>
              <w:rPr>
                <w:rFonts w:ascii="Arial" w:hAnsi="Arial" w:cs="Arial"/>
                <w:sz w:val="16"/>
                <w:szCs w:val="16"/>
                <w:lang w:eastAsia="nl-NL"/>
              </w:rPr>
            </w:pPr>
            <w:ins w:id="167" w:author="Breeding, Todd" w:date="2019-09-05T10:35:00Z">
              <w:r w:rsidRPr="00D17FAB">
                <w:t>Y</w:t>
              </w:r>
            </w:ins>
          </w:p>
        </w:tc>
        <w:tc>
          <w:tcPr>
            <w:tcW w:w="630" w:type="dxa"/>
            <w:shd w:val="clear" w:color="auto" w:fill="A6A6A6" w:themeFill="background1" w:themeFillShade="A6"/>
          </w:tcPr>
          <w:p w14:paraId="1B64F08D"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0A6D1423" w14:textId="77777777" w:rsidR="008E1423" w:rsidRPr="009B04C6" w:rsidRDefault="008E1423" w:rsidP="00F21283">
            <w:pPr>
              <w:suppressAutoHyphens/>
              <w:rPr>
                <w:rFonts w:ascii="Arial" w:hAnsi="Arial" w:cs="Arial"/>
                <w:sz w:val="16"/>
                <w:szCs w:val="16"/>
                <w:lang w:eastAsia="nl-NL"/>
              </w:rPr>
            </w:pPr>
          </w:p>
        </w:tc>
        <w:tc>
          <w:tcPr>
            <w:tcW w:w="2250" w:type="dxa"/>
            <w:shd w:val="clear" w:color="auto" w:fill="A6A6A6" w:themeFill="background1" w:themeFillShade="A6"/>
          </w:tcPr>
          <w:p w14:paraId="15AA3E10"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Title</w:t>
            </w:r>
          </w:p>
        </w:tc>
      </w:tr>
      <w:tr w:rsidR="008E1423" w:rsidRPr="009B04C6" w14:paraId="6CB610B8" w14:textId="77777777" w:rsidTr="00CD7DD1">
        <w:tc>
          <w:tcPr>
            <w:tcW w:w="2410" w:type="dxa"/>
            <w:shd w:val="clear" w:color="auto" w:fill="A6A6A6" w:themeFill="background1" w:themeFillShade="A6"/>
          </w:tcPr>
          <w:p w14:paraId="20EBB4DE"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c>
          <w:tcPr>
            <w:tcW w:w="1471" w:type="dxa"/>
            <w:shd w:val="clear" w:color="auto" w:fill="A6A6A6" w:themeFill="background1" w:themeFillShade="A6"/>
          </w:tcPr>
          <w:p w14:paraId="0D8677DA"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c>
          <w:tcPr>
            <w:tcW w:w="1260" w:type="dxa"/>
            <w:shd w:val="clear" w:color="auto" w:fill="A6A6A6" w:themeFill="background1" w:themeFillShade="A6"/>
          </w:tcPr>
          <w:p w14:paraId="7AB09971"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63FB8D8B" w14:textId="1C43EB18" w:rsidR="008E1423" w:rsidRPr="009B04C6" w:rsidRDefault="008E1423" w:rsidP="00F21283">
            <w:pPr>
              <w:suppressAutoHyphens/>
              <w:rPr>
                <w:rFonts w:ascii="Arial" w:hAnsi="Arial" w:cs="Arial"/>
                <w:sz w:val="16"/>
                <w:szCs w:val="16"/>
                <w:lang w:eastAsia="nl-NL"/>
              </w:rPr>
            </w:pPr>
            <w:ins w:id="168" w:author="Breeding, Todd" w:date="2019-09-05T10:35:00Z">
              <w:r w:rsidRPr="00D17FAB">
                <w:t>Y</w:t>
              </w:r>
            </w:ins>
          </w:p>
        </w:tc>
        <w:tc>
          <w:tcPr>
            <w:tcW w:w="630" w:type="dxa"/>
            <w:shd w:val="clear" w:color="auto" w:fill="A6A6A6" w:themeFill="background1" w:themeFillShade="A6"/>
          </w:tcPr>
          <w:p w14:paraId="4471F353"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62908B38" w14:textId="77777777" w:rsidR="008E1423" w:rsidRPr="009B04C6" w:rsidRDefault="008E1423" w:rsidP="00F21283">
            <w:pPr>
              <w:suppressAutoHyphens/>
              <w:rPr>
                <w:rFonts w:ascii="Arial" w:hAnsi="Arial" w:cs="Arial"/>
                <w:sz w:val="16"/>
                <w:szCs w:val="16"/>
                <w:lang w:eastAsia="nl-NL"/>
              </w:rPr>
            </w:pPr>
          </w:p>
        </w:tc>
        <w:tc>
          <w:tcPr>
            <w:tcW w:w="2250" w:type="dxa"/>
            <w:shd w:val="clear" w:color="auto" w:fill="A6A6A6" w:themeFill="background1" w:themeFillShade="A6"/>
          </w:tcPr>
          <w:p w14:paraId="5E39DBE7"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r>
      <w:tr w:rsidR="008E1423" w:rsidRPr="009B04C6" w14:paraId="5D02D7B2" w14:textId="77777777" w:rsidTr="00CD7DD1">
        <w:tc>
          <w:tcPr>
            <w:tcW w:w="2410" w:type="dxa"/>
            <w:shd w:val="clear" w:color="auto" w:fill="A6A6A6" w:themeFill="background1" w:themeFillShade="A6"/>
          </w:tcPr>
          <w:p w14:paraId="1FAC60F3"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DOC-LANGUAGE</w:t>
            </w:r>
          </w:p>
        </w:tc>
        <w:tc>
          <w:tcPr>
            <w:tcW w:w="1471" w:type="dxa"/>
            <w:shd w:val="clear" w:color="auto" w:fill="A6A6A6" w:themeFill="background1" w:themeFillShade="A6"/>
          </w:tcPr>
          <w:p w14:paraId="331018BA"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Language</w:t>
            </w:r>
          </w:p>
        </w:tc>
        <w:tc>
          <w:tcPr>
            <w:tcW w:w="1260" w:type="dxa"/>
            <w:shd w:val="clear" w:color="auto" w:fill="A6A6A6" w:themeFill="background1" w:themeFillShade="A6"/>
          </w:tcPr>
          <w:p w14:paraId="0B91783B"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66BE2F0C" w14:textId="749EB60F" w:rsidR="008E1423" w:rsidRPr="009B04C6" w:rsidRDefault="008E1423" w:rsidP="00F21283">
            <w:pPr>
              <w:suppressAutoHyphens/>
              <w:rPr>
                <w:rFonts w:ascii="Arial" w:hAnsi="Arial" w:cs="Arial"/>
                <w:sz w:val="16"/>
                <w:szCs w:val="16"/>
                <w:lang w:eastAsia="nl-NL"/>
              </w:rPr>
            </w:pPr>
            <w:ins w:id="169" w:author="Breeding, Todd" w:date="2019-09-05T10:35:00Z">
              <w:r w:rsidRPr="00D17FAB">
                <w:t>Y</w:t>
              </w:r>
            </w:ins>
          </w:p>
        </w:tc>
        <w:tc>
          <w:tcPr>
            <w:tcW w:w="630" w:type="dxa"/>
            <w:shd w:val="clear" w:color="auto" w:fill="A6A6A6" w:themeFill="background1" w:themeFillShade="A6"/>
          </w:tcPr>
          <w:p w14:paraId="291FC15E"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4249FD1A"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2250" w:type="dxa"/>
            <w:shd w:val="clear" w:color="auto" w:fill="A6A6A6" w:themeFill="background1" w:themeFillShade="A6"/>
          </w:tcPr>
          <w:p w14:paraId="2B7FB300"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The language of the object</w:t>
            </w:r>
          </w:p>
        </w:tc>
      </w:tr>
      <w:tr w:rsidR="008E1423" w:rsidRPr="009B04C6" w14:paraId="720BF02C" w14:textId="77777777" w:rsidTr="00CD7DD1">
        <w:tc>
          <w:tcPr>
            <w:tcW w:w="2410" w:type="dxa"/>
            <w:shd w:val="clear" w:color="auto" w:fill="A6A6A6" w:themeFill="background1" w:themeFillShade="A6"/>
          </w:tcPr>
          <w:p w14:paraId="5119B98E" w14:textId="59AAB645"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w:t>
            </w:r>
            <w:r w:rsidRPr="009B04C6">
              <w:rPr>
                <w:rFonts w:ascii="Arial" w:hAnsi="Arial" w:cs="Arial"/>
                <w:sz w:val="16"/>
                <w:szCs w:val="16"/>
                <w:lang w:eastAsia="nl-NL"/>
              </w:rPr>
              <w:t>FSTATUS</w:t>
            </w:r>
          </w:p>
        </w:tc>
        <w:tc>
          <w:tcPr>
            <w:tcW w:w="1471" w:type="dxa"/>
            <w:shd w:val="clear" w:color="auto" w:fill="A6A6A6" w:themeFill="background1" w:themeFillShade="A6"/>
          </w:tcPr>
          <w:p w14:paraId="62F05A05"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Status</w:t>
            </w:r>
          </w:p>
        </w:tc>
        <w:tc>
          <w:tcPr>
            <w:tcW w:w="1260" w:type="dxa"/>
            <w:shd w:val="clear" w:color="auto" w:fill="A6A6A6" w:themeFill="background1" w:themeFillShade="A6"/>
          </w:tcPr>
          <w:p w14:paraId="39BA5F10"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3DDDBC35" w14:textId="07BB4797" w:rsidR="008E1423" w:rsidRPr="009B04C6" w:rsidRDefault="008E1423" w:rsidP="00F21283">
            <w:pPr>
              <w:suppressAutoHyphens/>
              <w:rPr>
                <w:rFonts w:ascii="Arial" w:hAnsi="Arial" w:cs="Arial"/>
                <w:sz w:val="16"/>
                <w:szCs w:val="16"/>
                <w:lang w:eastAsia="nl-NL"/>
              </w:rPr>
            </w:pPr>
            <w:ins w:id="170" w:author="Breeding, Todd" w:date="2019-09-05T10:35:00Z">
              <w:r w:rsidRPr="00D17FAB">
                <w:t>Y</w:t>
              </w:r>
            </w:ins>
          </w:p>
        </w:tc>
        <w:tc>
          <w:tcPr>
            <w:tcW w:w="630" w:type="dxa"/>
            <w:shd w:val="clear" w:color="auto" w:fill="A6A6A6" w:themeFill="background1" w:themeFillShade="A6"/>
          </w:tcPr>
          <w:p w14:paraId="7E8A1D75"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13991A67"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2250" w:type="dxa"/>
            <w:shd w:val="clear" w:color="auto" w:fill="A6A6A6" w:themeFill="background1" w:themeFillShade="A6"/>
          </w:tcPr>
          <w:p w14:paraId="73968F7F"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The status of the object</w:t>
            </w:r>
          </w:p>
        </w:tc>
      </w:tr>
      <w:tr w:rsidR="008E1423" w:rsidRPr="009B04C6" w14:paraId="11069844" w14:textId="77777777" w:rsidTr="00CD7DD1">
        <w:tc>
          <w:tcPr>
            <w:tcW w:w="2410" w:type="dxa"/>
            <w:shd w:val="clear" w:color="auto" w:fill="A6A6A6" w:themeFill="background1" w:themeFillShade="A6"/>
          </w:tcPr>
          <w:p w14:paraId="4F09BDB2" w14:textId="051F6204"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w:t>
            </w:r>
            <w:r w:rsidRPr="009B04C6">
              <w:rPr>
                <w:rFonts w:ascii="Arial" w:hAnsi="Arial" w:cs="Arial"/>
                <w:sz w:val="16"/>
                <w:szCs w:val="16"/>
                <w:lang w:eastAsia="nl-NL"/>
              </w:rPr>
              <w:t>FAUTHOR</w:t>
            </w:r>
          </w:p>
        </w:tc>
        <w:tc>
          <w:tcPr>
            <w:tcW w:w="1471" w:type="dxa"/>
            <w:shd w:val="clear" w:color="auto" w:fill="A6A6A6" w:themeFill="background1" w:themeFillShade="A6"/>
          </w:tcPr>
          <w:p w14:paraId="43BF3D4A"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Author</w:t>
            </w:r>
          </w:p>
        </w:tc>
        <w:tc>
          <w:tcPr>
            <w:tcW w:w="1260" w:type="dxa"/>
            <w:shd w:val="clear" w:color="auto" w:fill="A6A6A6" w:themeFill="background1" w:themeFillShade="A6"/>
          </w:tcPr>
          <w:p w14:paraId="1A9F21BE"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65DE320A" w14:textId="36B61764" w:rsidR="008E1423" w:rsidRPr="009B04C6" w:rsidRDefault="008E1423" w:rsidP="00F21283">
            <w:pPr>
              <w:suppressAutoHyphens/>
              <w:rPr>
                <w:rFonts w:ascii="Arial" w:hAnsi="Arial" w:cs="Arial"/>
                <w:sz w:val="16"/>
                <w:szCs w:val="16"/>
                <w:lang w:eastAsia="nl-NL"/>
              </w:rPr>
            </w:pPr>
            <w:ins w:id="171" w:author="Breeding, Todd" w:date="2019-09-05T10:35:00Z">
              <w:r w:rsidRPr="00D17FAB">
                <w:t>Y</w:t>
              </w:r>
            </w:ins>
          </w:p>
        </w:tc>
        <w:tc>
          <w:tcPr>
            <w:tcW w:w="630" w:type="dxa"/>
            <w:shd w:val="clear" w:color="auto" w:fill="A6A6A6" w:themeFill="background1" w:themeFillShade="A6"/>
          </w:tcPr>
          <w:p w14:paraId="1832966E"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67C1C9E8"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2250" w:type="dxa"/>
            <w:shd w:val="clear" w:color="auto" w:fill="A6A6A6" w:themeFill="background1" w:themeFillShade="A6"/>
          </w:tcPr>
          <w:p w14:paraId="106BC238"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The user responsible for creating the object</w:t>
            </w:r>
          </w:p>
        </w:tc>
      </w:tr>
      <w:tr w:rsidR="008E1423" w:rsidRPr="009B04C6" w14:paraId="0DFADB20" w14:textId="77777777" w:rsidTr="00CD7DD1">
        <w:tc>
          <w:tcPr>
            <w:tcW w:w="2410" w:type="dxa"/>
            <w:shd w:val="clear" w:color="auto" w:fill="A6A6A6" w:themeFill="background1" w:themeFillShade="A6"/>
          </w:tcPr>
          <w:p w14:paraId="450C2BD7" w14:textId="77777777"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FISHLASTMODIFIEDBY</w:t>
            </w:r>
          </w:p>
        </w:tc>
        <w:tc>
          <w:tcPr>
            <w:tcW w:w="1471" w:type="dxa"/>
            <w:shd w:val="clear" w:color="auto" w:fill="A6A6A6" w:themeFill="background1" w:themeFillShade="A6"/>
          </w:tcPr>
          <w:p w14:paraId="7EFAA75A" w14:textId="77777777"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Last modified by</w:t>
            </w:r>
          </w:p>
        </w:tc>
        <w:tc>
          <w:tcPr>
            <w:tcW w:w="1260" w:type="dxa"/>
            <w:shd w:val="clear" w:color="auto" w:fill="A6A6A6" w:themeFill="background1" w:themeFillShade="A6"/>
          </w:tcPr>
          <w:p w14:paraId="70F31623"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38A53307" w14:textId="02AC1F43" w:rsidR="008E1423" w:rsidRPr="009B04C6" w:rsidRDefault="008E1423" w:rsidP="00F21283">
            <w:pPr>
              <w:suppressAutoHyphens/>
              <w:rPr>
                <w:rFonts w:ascii="Arial" w:hAnsi="Arial" w:cs="Arial"/>
                <w:sz w:val="16"/>
                <w:szCs w:val="16"/>
                <w:lang w:eastAsia="nl-NL"/>
              </w:rPr>
            </w:pPr>
            <w:ins w:id="172" w:author="Breeding, Todd" w:date="2019-09-05T10:35:00Z">
              <w:r w:rsidRPr="00D17FAB">
                <w:t>Y</w:t>
              </w:r>
            </w:ins>
          </w:p>
        </w:tc>
        <w:tc>
          <w:tcPr>
            <w:tcW w:w="630" w:type="dxa"/>
            <w:shd w:val="clear" w:color="auto" w:fill="A6A6A6" w:themeFill="background1" w:themeFillShade="A6"/>
          </w:tcPr>
          <w:p w14:paraId="34A36631"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7B9426AF" w14:textId="77777777"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Y</w:t>
            </w:r>
          </w:p>
        </w:tc>
        <w:tc>
          <w:tcPr>
            <w:tcW w:w="2250" w:type="dxa"/>
            <w:shd w:val="clear" w:color="auto" w:fill="A6A6A6" w:themeFill="background1" w:themeFillShade="A6"/>
          </w:tcPr>
          <w:p w14:paraId="7D9D1350" w14:textId="77777777"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The user that made the last modification</w:t>
            </w:r>
          </w:p>
        </w:tc>
      </w:tr>
      <w:tr w:rsidR="008E1423" w:rsidRPr="009B04C6" w14:paraId="2FDBDCC7" w14:textId="77777777" w:rsidTr="00CD7DD1">
        <w:tc>
          <w:tcPr>
            <w:tcW w:w="2410" w:type="dxa"/>
            <w:shd w:val="clear" w:color="auto" w:fill="A6A6A6" w:themeFill="background1" w:themeFillShade="A6"/>
          </w:tcPr>
          <w:p w14:paraId="6BB5263A"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FRESOLUTION</w:t>
            </w:r>
          </w:p>
        </w:tc>
        <w:tc>
          <w:tcPr>
            <w:tcW w:w="1471" w:type="dxa"/>
            <w:shd w:val="clear" w:color="auto" w:fill="A6A6A6" w:themeFill="background1" w:themeFillShade="A6"/>
          </w:tcPr>
          <w:p w14:paraId="1F88637A"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Resolution</w:t>
            </w:r>
          </w:p>
        </w:tc>
        <w:tc>
          <w:tcPr>
            <w:tcW w:w="1260" w:type="dxa"/>
            <w:shd w:val="clear" w:color="auto" w:fill="A6A6A6" w:themeFill="background1" w:themeFillShade="A6"/>
          </w:tcPr>
          <w:p w14:paraId="4E5D0215"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6125B366" w14:textId="20380F34" w:rsidR="008E1423" w:rsidRPr="009B04C6" w:rsidRDefault="008E1423" w:rsidP="00F21283">
            <w:pPr>
              <w:suppressAutoHyphens/>
              <w:rPr>
                <w:rFonts w:ascii="Arial" w:hAnsi="Arial" w:cs="Arial"/>
                <w:sz w:val="16"/>
                <w:szCs w:val="16"/>
                <w:lang w:eastAsia="nl-NL"/>
              </w:rPr>
            </w:pPr>
            <w:ins w:id="173" w:author="Breeding, Todd" w:date="2019-09-05T10:35:00Z">
              <w:r w:rsidRPr="00D17FAB">
                <w:t>Y</w:t>
              </w:r>
            </w:ins>
          </w:p>
        </w:tc>
        <w:tc>
          <w:tcPr>
            <w:tcW w:w="630" w:type="dxa"/>
            <w:shd w:val="clear" w:color="auto" w:fill="A6A6A6" w:themeFill="background1" w:themeFillShade="A6"/>
          </w:tcPr>
          <w:p w14:paraId="7E602CBD"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4AA142F3"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2250" w:type="dxa"/>
            <w:shd w:val="clear" w:color="auto" w:fill="A6A6A6" w:themeFill="background1" w:themeFillShade="A6"/>
          </w:tcPr>
          <w:p w14:paraId="27923A86"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Resolution of the illustration.</w:t>
            </w:r>
          </w:p>
        </w:tc>
      </w:tr>
      <w:tr w:rsidR="008E1423" w:rsidRPr="009B04C6" w14:paraId="0BFC2282" w14:textId="77777777" w:rsidTr="00CD7DD1">
        <w:tc>
          <w:tcPr>
            <w:tcW w:w="2410" w:type="dxa"/>
            <w:shd w:val="clear" w:color="auto" w:fill="A6A6A6" w:themeFill="background1" w:themeFillShade="A6"/>
          </w:tcPr>
          <w:p w14:paraId="20B19DAE" w14:textId="77777777"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USERGROUP</w:t>
            </w:r>
          </w:p>
        </w:tc>
        <w:tc>
          <w:tcPr>
            <w:tcW w:w="1471" w:type="dxa"/>
            <w:shd w:val="clear" w:color="auto" w:fill="A6A6A6" w:themeFill="background1" w:themeFillShade="A6"/>
          </w:tcPr>
          <w:p w14:paraId="58FAD874" w14:textId="77777777"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User group</w:t>
            </w:r>
          </w:p>
        </w:tc>
        <w:tc>
          <w:tcPr>
            <w:tcW w:w="1260" w:type="dxa"/>
            <w:shd w:val="clear" w:color="auto" w:fill="A6A6A6" w:themeFill="background1" w:themeFillShade="A6"/>
          </w:tcPr>
          <w:p w14:paraId="2A4EB57B"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2894F345" w14:textId="21AC0AC6" w:rsidR="008E1423" w:rsidRPr="009B04C6" w:rsidRDefault="008E1423" w:rsidP="00F21283">
            <w:pPr>
              <w:suppressAutoHyphens/>
              <w:rPr>
                <w:rFonts w:ascii="Arial" w:hAnsi="Arial" w:cs="Arial"/>
                <w:sz w:val="16"/>
                <w:szCs w:val="16"/>
                <w:lang w:eastAsia="nl-NL"/>
              </w:rPr>
            </w:pPr>
            <w:ins w:id="174" w:author="Breeding, Todd" w:date="2019-09-05T10:35:00Z">
              <w:r w:rsidRPr="00D17FAB">
                <w:t>Y</w:t>
              </w:r>
            </w:ins>
          </w:p>
        </w:tc>
        <w:tc>
          <w:tcPr>
            <w:tcW w:w="630" w:type="dxa"/>
            <w:shd w:val="clear" w:color="auto" w:fill="A6A6A6" w:themeFill="background1" w:themeFillShade="A6"/>
          </w:tcPr>
          <w:p w14:paraId="754571C2"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042A1B90" w14:textId="77777777" w:rsidR="008E1423" w:rsidRPr="009B04C6" w:rsidRDefault="008E1423" w:rsidP="00F21283">
            <w:pPr>
              <w:suppressAutoHyphens/>
              <w:rPr>
                <w:rFonts w:ascii="Arial" w:hAnsi="Arial" w:cs="Arial"/>
                <w:sz w:val="16"/>
                <w:szCs w:val="16"/>
                <w:lang w:eastAsia="nl-NL"/>
              </w:rPr>
            </w:pPr>
            <w:r>
              <w:rPr>
                <w:rFonts w:ascii="Arial" w:hAnsi="Arial" w:cs="Arial"/>
                <w:sz w:val="16"/>
                <w:szCs w:val="16"/>
                <w:lang w:eastAsia="nl-NL"/>
              </w:rPr>
              <w:t>Y</w:t>
            </w:r>
          </w:p>
        </w:tc>
        <w:tc>
          <w:tcPr>
            <w:tcW w:w="2250" w:type="dxa"/>
            <w:shd w:val="clear" w:color="auto" w:fill="A6A6A6" w:themeFill="background1" w:themeFillShade="A6"/>
          </w:tcPr>
          <w:p w14:paraId="5E700EFF" w14:textId="77777777" w:rsidR="008E1423" w:rsidRPr="009B04C6" w:rsidRDefault="008E1423" w:rsidP="00F21283">
            <w:pPr>
              <w:suppressAutoHyphens/>
              <w:rPr>
                <w:rFonts w:ascii="Arial" w:hAnsi="Arial" w:cs="Arial"/>
                <w:sz w:val="16"/>
                <w:szCs w:val="16"/>
                <w:lang w:eastAsia="nl-NL"/>
              </w:rPr>
            </w:pPr>
            <w:r w:rsidRPr="009E11A6">
              <w:rPr>
                <w:rFonts w:ascii="Arial" w:hAnsi="Arial" w:cs="Arial"/>
                <w:sz w:val="16"/>
                <w:szCs w:val="16"/>
                <w:lang w:eastAsia="nl-NL"/>
              </w:rPr>
              <w:t>As configured  OOB</w:t>
            </w:r>
          </w:p>
        </w:tc>
      </w:tr>
      <w:tr w:rsidR="008E1423" w:rsidRPr="009B04C6" w14:paraId="418ABDC2" w14:textId="77777777" w:rsidTr="00CD7DD1">
        <w:tc>
          <w:tcPr>
            <w:tcW w:w="2410" w:type="dxa"/>
            <w:shd w:val="clear" w:color="auto" w:fill="A6A6A6" w:themeFill="background1" w:themeFillShade="A6"/>
          </w:tcPr>
          <w:p w14:paraId="62C48ED8"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CHECKED-OUT-BY</w:t>
            </w:r>
          </w:p>
        </w:tc>
        <w:tc>
          <w:tcPr>
            <w:tcW w:w="1471" w:type="dxa"/>
            <w:shd w:val="clear" w:color="auto" w:fill="A6A6A6" w:themeFill="background1" w:themeFillShade="A6"/>
          </w:tcPr>
          <w:p w14:paraId="29A8E876"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Checked out by</w:t>
            </w:r>
          </w:p>
        </w:tc>
        <w:tc>
          <w:tcPr>
            <w:tcW w:w="1260" w:type="dxa"/>
            <w:shd w:val="clear" w:color="auto" w:fill="A6A6A6" w:themeFill="background1" w:themeFillShade="A6"/>
          </w:tcPr>
          <w:p w14:paraId="4FEAB13C"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799E37BD" w14:textId="6025FFFB" w:rsidR="008E1423" w:rsidRPr="009B04C6" w:rsidRDefault="008E1423" w:rsidP="00F21283">
            <w:pPr>
              <w:suppressAutoHyphens/>
              <w:rPr>
                <w:rFonts w:ascii="Arial" w:hAnsi="Arial" w:cs="Arial"/>
                <w:sz w:val="16"/>
                <w:szCs w:val="16"/>
                <w:lang w:eastAsia="nl-NL"/>
              </w:rPr>
            </w:pPr>
            <w:ins w:id="175" w:author="Breeding, Todd" w:date="2019-09-05T10:35:00Z">
              <w:r w:rsidRPr="00D17FAB">
                <w:t>Y</w:t>
              </w:r>
            </w:ins>
          </w:p>
        </w:tc>
        <w:tc>
          <w:tcPr>
            <w:tcW w:w="630" w:type="dxa"/>
            <w:shd w:val="clear" w:color="auto" w:fill="A6A6A6" w:themeFill="background1" w:themeFillShade="A6"/>
          </w:tcPr>
          <w:p w14:paraId="45CD51E9"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70CC220C"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2250" w:type="dxa"/>
            <w:shd w:val="clear" w:color="auto" w:fill="A6A6A6" w:themeFill="background1" w:themeFillShade="A6"/>
          </w:tcPr>
          <w:p w14:paraId="62430E5C"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The user that has checked out an object</w:t>
            </w:r>
          </w:p>
        </w:tc>
      </w:tr>
      <w:tr w:rsidR="008E1423" w:rsidRPr="009B04C6" w14:paraId="608CF1B6" w14:textId="77777777" w:rsidTr="00CD7DD1">
        <w:tc>
          <w:tcPr>
            <w:tcW w:w="2410" w:type="dxa"/>
            <w:shd w:val="clear" w:color="auto" w:fill="A6A6A6" w:themeFill="background1" w:themeFillShade="A6"/>
          </w:tcPr>
          <w:p w14:paraId="029E8942"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CREATED-ON</w:t>
            </w:r>
          </w:p>
        </w:tc>
        <w:tc>
          <w:tcPr>
            <w:tcW w:w="1471" w:type="dxa"/>
            <w:shd w:val="clear" w:color="auto" w:fill="A6A6A6" w:themeFill="background1" w:themeFillShade="A6"/>
          </w:tcPr>
          <w:p w14:paraId="17044AEC"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Created on/before/after</w:t>
            </w:r>
          </w:p>
        </w:tc>
        <w:tc>
          <w:tcPr>
            <w:tcW w:w="1260" w:type="dxa"/>
            <w:shd w:val="clear" w:color="auto" w:fill="A6A6A6" w:themeFill="background1" w:themeFillShade="A6"/>
          </w:tcPr>
          <w:p w14:paraId="1ABAFE14"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12B2148B" w14:textId="2CDA26E9" w:rsidR="008E1423" w:rsidRPr="009B04C6" w:rsidRDefault="008E1423" w:rsidP="00F21283">
            <w:pPr>
              <w:suppressAutoHyphens/>
              <w:rPr>
                <w:rFonts w:ascii="Arial" w:hAnsi="Arial" w:cs="Arial"/>
                <w:sz w:val="16"/>
                <w:szCs w:val="16"/>
                <w:lang w:eastAsia="nl-NL"/>
              </w:rPr>
            </w:pPr>
            <w:ins w:id="176" w:author="Breeding, Todd" w:date="2019-09-05T10:35:00Z">
              <w:r w:rsidRPr="00D17FAB">
                <w:t>Y</w:t>
              </w:r>
            </w:ins>
          </w:p>
        </w:tc>
        <w:tc>
          <w:tcPr>
            <w:tcW w:w="630" w:type="dxa"/>
            <w:shd w:val="clear" w:color="auto" w:fill="A6A6A6" w:themeFill="background1" w:themeFillShade="A6"/>
          </w:tcPr>
          <w:p w14:paraId="54CAD2B7"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0402957E"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2250" w:type="dxa"/>
            <w:shd w:val="clear" w:color="auto" w:fill="A6A6A6" w:themeFill="background1" w:themeFillShade="A6"/>
          </w:tcPr>
          <w:p w14:paraId="722DC289"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 xml:space="preserve">Date on which the </w:t>
            </w:r>
            <w:r>
              <w:rPr>
                <w:rFonts w:ascii="Arial" w:hAnsi="Arial" w:cs="Arial"/>
                <w:sz w:val="16"/>
                <w:szCs w:val="16"/>
                <w:lang w:eastAsia="nl-NL"/>
              </w:rPr>
              <w:t xml:space="preserve">language </w:t>
            </w:r>
            <w:r w:rsidRPr="009B04C6">
              <w:rPr>
                <w:rFonts w:ascii="Arial" w:hAnsi="Arial" w:cs="Arial"/>
                <w:sz w:val="16"/>
                <w:szCs w:val="16"/>
                <w:lang w:eastAsia="nl-NL"/>
              </w:rPr>
              <w:t>object was created</w:t>
            </w:r>
          </w:p>
        </w:tc>
      </w:tr>
      <w:tr w:rsidR="008E1423" w:rsidRPr="009B04C6" w14:paraId="6654A9BD" w14:textId="77777777" w:rsidTr="00CD7DD1">
        <w:tc>
          <w:tcPr>
            <w:tcW w:w="2410" w:type="dxa"/>
            <w:shd w:val="clear" w:color="auto" w:fill="A6A6A6" w:themeFill="background1" w:themeFillShade="A6"/>
          </w:tcPr>
          <w:p w14:paraId="1A21BB58" w14:textId="77777777" w:rsidR="008E1423" w:rsidRPr="009B04C6" w:rsidRDefault="008E1423" w:rsidP="00F21283">
            <w:pPr>
              <w:suppressAutoHyphens/>
              <w:rPr>
                <w:rFonts w:ascii="Arial" w:hAnsi="Arial" w:cs="Arial"/>
                <w:sz w:val="16"/>
                <w:szCs w:val="16"/>
                <w:lang w:eastAsia="nl-NL"/>
              </w:rPr>
            </w:pPr>
            <w:r w:rsidRPr="00080FB8">
              <w:rPr>
                <w:rFonts w:ascii="Arial" w:hAnsi="Arial" w:cs="Arial"/>
                <w:sz w:val="16"/>
                <w:szCs w:val="16"/>
                <w:lang w:eastAsia="nl-NL"/>
              </w:rPr>
              <w:lastRenderedPageBreak/>
              <w:t>FISHLASTMODIFIEDON</w:t>
            </w:r>
          </w:p>
        </w:tc>
        <w:tc>
          <w:tcPr>
            <w:tcW w:w="1471" w:type="dxa"/>
            <w:shd w:val="clear" w:color="auto" w:fill="A6A6A6" w:themeFill="background1" w:themeFillShade="A6"/>
          </w:tcPr>
          <w:p w14:paraId="1B1CEBD9"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Modified on/before/after</w:t>
            </w:r>
          </w:p>
        </w:tc>
        <w:tc>
          <w:tcPr>
            <w:tcW w:w="1260" w:type="dxa"/>
            <w:shd w:val="clear" w:color="auto" w:fill="A6A6A6" w:themeFill="background1" w:themeFillShade="A6"/>
          </w:tcPr>
          <w:p w14:paraId="3F90A53F"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6A6A6" w:themeFill="background1" w:themeFillShade="A6"/>
          </w:tcPr>
          <w:p w14:paraId="2B202B51" w14:textId="4813939B" w:rsidR="008E1423" w:rsidRPr="009B04C6" w:rsidRDefault="008E1423" w:rsidP="00F21283">
            <w:pPr>
              <w:suppressAutoHyphens/>
              <w:rPr>
                <w:rFonts w:ascii="Arial" w:hAnsi="Arial" w:cs="Arial"/>
                <w:sz w:val="16"/>
                <w:szCs w:val="16"/>
                <w:lang w:eastAsia="nl-NL"/>
              </w:rPr>
            </w:pPr>
            <w:ins w:id="177" w:author="Breeding, Todd" w:date="2019-09-05T10:35:00Z">
              <w:r w:rsidRPr="00D17FAB">
                <w:t>Y</w:t>
              </w:r>
            </w:ins>
          </w:p>
        </w:tc>
        <w:tc>
          <w:tcPr>
            <w:tcW w:w="630" w:type="dxa"/>
            <w:shd w:val="clear" w:color="auto" w:fill="A6A6A6" w:themeFill="background1" w:themeFillShade="A6"/>
          </w:tcPr>
          <w:p w14:paraId="0C2A9C91"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6A6A6" w:themeFill="background1" w:themeFillShade="A6"/>
          </w:tcPr>
          <w:p w14:paraId="59C52DDB"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2250" w:type="dxa"/>
            <w:shd w:val="clear" w:color="auto" w:fill="A6A6A6" w:themeFill="background1" w:themeFillShade="A6"/>
          </w:tcPr>
          <w:p w14:paraId="7C7D19D3" w14:textId="77777777" w:rsidR="008E1423" w:rsidRPr="009B04C6" w:rsidRDefault="008E1423" w:rsidP="00F21283">
            <w:pPr>
              <w:suppressAutoHyphens/>
              <w:rPr>
                <w:rFonts w:ascii="Arial" w:hAnsi="Arial" w:cs="Arial"/>
                <w:sz w:val="16"/>
                <w:szCs w:val="16"/>
                <w:lang w:eastAsia="nl-NL"/>
              </w:rPr>
            </w:pPr>
            <w:r w:rsidRPr="009B04C6">
              <w:rPr>
                <w:rFonts w:ascii="Arial" w:hAnsi="Arial" w:cs="Arial"/>
                <w:sz w:val="16"/>
                <w:szCs w:val="16"/>
                <w:lang w:eastAsia="nl-NL"/>
              </w:rPr>
              <w:t>Date on which the object was modified</w:t>
            </w:r>
          </w:p>
        </w:tc>
      </w:tr>
      <w:tr w:rsidR="001F4119" w:rsidRPr="009B04C6" w14:paraId="3703450F" w14:textId="77777777" w:rsidTr="005B65C4">
        <w:tc>
          <w:tcPr>
            <w:tcW w:w="9551" w:type="dxa"/>
            <w:gridSpan w:val="7"/>
            <w:shd w:val="clear" w:color="auto" w:fill="auto"/>
          </w:tcPr>
          <w:p w14:paraId="4110A7D4" w14:textId="128CF805" w:rsidR="001F4119" w:rsidRPr="00D54234" w:rsidRDefault="00D54234" w:rsidP="00D54234">
            <w:pPr>
              <w:suppressAutoHyphens/>
              <w:jc w:val="center"/>
              <w:rPr>
                <w:rFonts w:ascii="Arial" w:hAnsi="Arial" w:cs="Arial"/>
                <w:b/>
                <w:sz w:val="28"/>
                <w:szCs w:val="28"/>
                <w:lang w:eastAsia="nl-NL"/>
              </w:rPr>
            </w:pPr>
            <w:r w:rsidRPr="00D54234">
              <w:rPr>
                <w:rFonts w:ascii="Arial" w:hAnsi="Arial" w:cs="Arial"/>
                <w:b/>
                <w:sz w:val="28"/>
                <w:szCs w:val="28"/>
                <w:lang w:eastAsia="nl-NL"/>
              </w:rPr>
              <w:t>TI Fields</w:t>
            </w:r>
          </w:p>
        </w:tc>
      </w:tr>
      <w:tr w:rsidR="001F4119" w:rsidRPr="009B04C6" w14:paraId="6C69893F" w14:textId="77777777" w:rsidTr="001F4119">
        <w:tc>
          <w:tcPr>
            <w:tcW w:w="2410" w:type="dxa"/>
            <w:shd w:val="clear" w:color="auto" w:fill="auto"/>
          </w:tcPr>
          <w:p w14:paraId="6D05B5BC" w14:textId="0350B2AD" w:rsidR="001F4119" w:rsidRPr="00080FB8" w:rsidRDefault="001F4119" w:rsidP="00F21283">
            <w:pPr>
              <w:suppressAutoHyphens/>
              <w:rPr>
                <w:rFonts w:ascii="Arial" w:hAnsi="Arial" w:cs="Arial"/>
                <w:sz w:val="16"/>
                <w:szCs w:val="16"/>
                <w:lang w:eastAsia="nl-NL"/>
              </w:rPr>
            </w:pPr>
            <w:r w:rsidRPr="001F4119">
              <w:rPr>
                <w:rFonts w:ascii="Arial" w:hAnsi="Arial" w:cs="Arial"/>
                <w:sz w:val="16"/>
                <w:szCs w:val="16"/>
                <w:lang w:eastAsia="nl-NL"/>
              </w:rPr>
              <w:t>FILLUSTRATIONTYPE</w:t>
            </w:r>
          </w:p>
        </w:tc>
        <w:tc>
          <w:tcPr>
            <w:tcW w:w="1471" w:type="dxa"/>
            <w:shd w:val="clear" w:color="auto" w:fill="auto"/>
          </w:tcPr>
          <w:p w14:paraId="0F19CFD5" w14:textId="7069AF61" w:rsidR="001F4119" w:rsidRPr="009B04C6" w:rsidRDefault="008D2FD5" w:rsidP="008D2FD5">
            <w:pPr>
              <w:suppressAutoHyphens/>
              <w:rPr>
                <w:rFonts w:ascii="Arial" w:hAnsi="Arial" w:cs="Arial"/>
                <w:sz w:val="16"/>
                <w:szCs w:val="16"/>
                <w:lang w:eastAsia="nl-NL"/>
              </w:rPr>
            </w:pPr>
            <w:ins w:id="178" w:author="Breeding, Todd" w:date="2019-09-05T10:23:00Z">
              <w:r>
                <w:rPr>
                  <w:rFonts w:ascii="Arial" w:hAnsi="Arial" w:cs="Arial"/>
                  <w:sz w:val="16"/>
                  <w:szCs w:val="16"/>
                  <w:lang w:eastAsia="nl-NL"/>
                </w:rPr>
                <w:t>Illustration type</w:t>
              </w:r>
            </w:ins>
          </w:p>
        </w:tc>
        <w:tc>
          <w:tcPr>
            <w:tcW w:w="1260" w:type="dxa"/>
            <w:shd w:val="clear" w:color="auto" w:fill="auto"/>
          </w:tcPr>
          <w:p w14:paraId="6C46CC75" w14:textId="77777777" w:rsidR="001F4119" w:rsidRPr="009B04C6" w:rsidRDefault="001F4119" w:rsidP="00F21283">
            <w:pPr>
              <w:suppressAutoHyphens/>
              <w:rPr>
                <w:rFonts w:ascii="Arial" w:hAnsi="Arial" w:cs="Arial"/>
                <w:sz w:val="16"/>
                <w:szCs w:val="16"/>
                <w:lang w:eastAsia="nl-NL"/>
              </w:rPr>
            </w:pPr>
          </w:p>
        </w:tc>
        <w:tc>
          <w:tcPr>
            <w:tcW w:w="630" w:type="dxa"/>
            <w:shd w:val="clear" w:color="auto" w:fill="auto"/>
          </w:tcPr>
          <w:p w14:paraId="731E998A" w14:textId="32128EC8" w:rsidR="001F4119" w:rsidRPr="009B04C6" w:rsidRDefault="008E1423" w:rsidP="00F21283">
            <w:pPr>
              <w:suppressAutoHyphens/>
              <w:rPr>
                <w:rFonts w:ascii="Arial" w:hAnsi="Arial" w:cs="Arial"/>
                <w:sz w:val="16"/>
                <w:szCs w:val="16"/>
                <w:lang w:eastAsia="nl-NL"/>
              </w:rPr>
            </w:pPr>
            <w:ins w:id="179" w:author="Breeding, Todd" w:date="2019-09-05T10:35:00Z">
              <w:r>
                <w:rPr>
                  <w:rFonts w:ascii="Arial" w:hAnsi="Arial" w:cs="Arial"/>
                  <w:sz w:val="16"/>
                  <w:szCs w:val="16"/>
                  <w:lang w:eastAsia="nl-NL"/>
                </w:rPr>
                <w:t>Y</w:t>
              </w:r>
            </w:ins>
          </w:p>
        </w:tc>
        <w:tc>
          <w:tcPr>
            <w:tcW w:w="630" w:type="dxa"/>
            <w:shd w:val="clear" w:color="auto" w:fill="auto"/>
          </w:tcPr>
          <w:p w14:paraId="77F538B1" w14:textId="77777777" w:rsidR="001F4119" w:rsidRPr="009B04C6" w:rsidRDefault="001F4119" w:rsidP="00F21283">
            <w:pPr>
              <w:suppressAutoHyphens/>
              <w:rPr>
                <w:rFonts w:ascii="Arial" w:hAnsi="Arial" w:cs="Arial"/>
                <w:sz w:val="16"/>
                <w:szCs w:val="16"/>
                <w:lang w:eastAsia="nl-NL"/>
              </w:rPr>
            </w:pPr>
          </w:p>
        </w:tc>
        <w:tc>
          <w:tcPr>
            <w:tcW w:w="900" w:type="dxa"/>
            <w:shd w:val="clear" w:color="auto" w:fill="auto"/>
          </w:tcPr>
          <w:p w14:paraId="158CDE5B" w14:textId="1718CB39" w:rsidR="001F4119" w:rsidRPr="009B04C6" w:rsidRDefault="008D2FD5" w:rsidP="00F21283">
            <w:pPr>
              <w:suppressAutoHyphens/>
              <w:rPr>
                <w:rFonts w:ascii="Arial" w:hAnsi="Arial" w:cs="Arial"/>
                <w:sz w:val="16"/>
                <w:szCs w:val="16"/>
                <w:lang w:eastAsia="nl-NL"/>
              </w:rPr>
            </w:pPr>
            <w:ins w:id="180" w:author="Breeding, Todd" w:date="2019-09-05T10:24:00Z">
              <w:r>
                <w:rPr>
                  <w:rFonts w:ascii="Arial" w:hAnsi="Arial" w:cs="Arial"/>
                  <w:sz w:val="16"/>
                  <w:szCs w:val="16"/>
                  <w:lang w:eastAsia="nl-NL"/>
                </w:rPr>
                <w:t>Y</w:t>
              </w:r>
            </w:ins>
          </w:p>
        </w:tc>
        <w:tc>
          <w:tcPr>
            <w:tcW w:w="2250" w:type="dxa"/>
            <w:shd w:val="clear" w:color="auto" w:fill="auto"/>
          </w:tcPr>
          <w:p w14:paraId="583B0CDE" w14:textId="7777889C" w:rsidR="001F4119" w:rsidRPr="009B04C6" w:rsidRDefault="008D2FD5" w:rsidP="00F21283">
            <w:pPr>
              <w:suppressAutoHyphens/>
              <w:rPr>
                <w:rFonts w:ascii="Arial" w:hAnsi="Arial" w:cs="Arial"/>
                <w:sz w:val="16"/>
                <w:szCs w:val="16"/>
                <w:lang w:eastAsia="nl-NL"/>
              </w:rPr>
            </w:pPr>
            <w:ins w:id="181" w:author="Breeding, Todd" w:date="2019-09-05T10:25:00Z">
              <w:r>
                <w:rPr>
                  <w:rFonts w:ascii="Arial" w:hAnsi="Arial" w:cs="Arial"/>
                  <w:sz w:val="16"/>
                  <w:szCs w:val="16"/>
                  <w:lang w:eastAsia="nl-NL"/>
                </w:rPr>
                <w:t>Indicates the illustration type</w:t>
              </w:r>
            </w:ins>
          </w:p>
        </w:tc>
      </w:tr>
      <w:tr w:rsidR="008E1423" w:rsidRPr="009B04C6" w14:paraId="02B32371" w14:textId="77777777" w:rsidTr="001F4119">
        <w:tc>
          <w:tcPr>
            <w:tcW w:w="2410" w:type="dxa"/>
            <w:shd w:val="clear" w:color="auto" w:fill="auto"/>
          </w:tcPr>
          <w:p w14:paraId="68568C17" w14:textId="2E1B336C" w:rsidR="008E1423" w:rsidRPr="00080FB8" w:rsidRDefault="008E1423" w:rsidP="001F4119">
            <w:pPr>
              <w:suppressAutoHyphens/>
              <w:rPr>
                <w:rFonts w:ascii="Arial" w:hAnsi="Arial" w:cs="Arial"/>
                <w:sz w:val="16"/>
                <w:szCs w:val="16"/>
                <w:lang w:eastAsia="nl-NL"/>
              </w:rPr>
            </w:pPr>
            <w:r w:rsidRPr="001F4119">
              <w:rPr>
                <w:rFonts w:ascii="Arial" w:hAnsi="Arial" w:cs="Arial"/>
                <w:sz w:val="16"/>
                <w:szCs w:val="16"/>
                <w:lang w:eastAsia="nl-NL"/>
              </w:rPr>
              <w:t>F</w:t>
            </w:r>
            <w:r>
              <w:rPr>
                <w:rFonts w:ascii="Arial" w:hAnsi="Arial" w:cs="Arial"/>
                <w:sz w:val="16"/>
                <w:szCs w:val="16"/>
                <w:lang w:eastAsia="nl-NL"/>
              </w:rPr>
              <w:t>MODULE</w:t>
            </w:r>
            <w:r w:rsidRPr="001F4119">
              <w:rPr>
                <w:rFonts w:ascii="Arial" w:hAnsi="Arial" w:cs="Arial"/>
                <w:sz w:val="16"/>
                <w:szCs w:val="16"/>
                <w:lang w:eastAsia="nl-NL"/>
              </w:rPr>
              <w:t>TYPE</w:t>
            </w:r>
          </w:p>
        </w:tc>
        <w:tc>
          <w:tcPr>
            <w:tcW w:w="1471" w:type="dxa"/>
            <w:shd w:val="clear" w:color="auto" w:fill="auto"/>
          </w:tcPr>
          <w:p w14:paraId="5B494E2F" w14:textId="64A7AC89" w:rsidR="008E1423" w:rsidRPr="009B04C6" w:rsidRDefault="008E1423" w:rsidP="008D2FD5">
            <w:pPr>
              <w:suppressAutoHyphens/>
              <w:rPr>
                <w:rFonts w:ascii="Arial" w:hAnsi="Arial" w:cs="Arial"/>
                <w:sz w:val="16"/>
                <w:szCs w:val="16"/>
                <w:lang w:eastAsia="nl-NL"/>
              </w:rPr>
            </w:pPr>
            <w:ins w:id="182" w:author="Breeding, Todd" w:date="2019-09-05T10:23:00Z">
              <w:r>
                <w:rPr>
                  <w:rFonts w:ascii="Arial" w:hAnsi="Arial" w:cs="Arial"/>
                  <w:sz w:val="16"/>
                  <w:szCs w:val="16"/>
                  <w:lang w:eastAsia="nl-NL"/>
                </w:rPr>
                <w:t xml:space="preserve">Topic </w:t>
              </w:r>
            </w:ins>
            <w:ins w:id="183" w:author="Breeding, Todd" w:date="2019-09-05T10:24:00Z">
              <w:r>
                <w:rPr>
                  <w:rFonts w:ascii="Arial" w:hAnsi="Arial" w:cs="Arial"/>
                  <w:sz w:val="16"/>
                  <w:szCs w:val="16"/>
                  <w:lang w:eastAsia="nl-NL"/>
                </w:rPr>
                <w:t>t</w:t>
              </w:r>
            </w:ins>
            <w:ins w:id="184" w:author="Breeding, Todd" w:date="2019-09-05T10:23:00Z">
              <w:r>
                <w:rPr>
                  <w:rFonts w:ascii="Arial" w:hAnsi="Arial" w:cs="Arial"/>
                  <w:sz w:val="16"/>
                  <w:szCs w:val="16"/>
                  <w:lang w:eastAsia="nl-NL"/>
                </w:rPr>
                <w:t>ype</w:t>
              </w:r>
            </w:ins>
          </w:p>
        </w:tc>
        <w:tc>
          <w:tcPr>
            <w:tcW w:w="1260" w:type="dxa"/>
            <w:shd w:val="clear" w:color="auto" w:fill="auto"/>
          </w:tcPr>
          <w:p w14:paraId="26493645"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uto"/>
          </w:tcPr>
          <w:p w14:paraId="61B3BCB2" w14:textId="19215380" w:rsidR="008E1423" w:rsidRPr="009B04C6" w:rsidRDefault="008E1423" w:rsidP="00F21283">
            <w:pPr>
              <w:suppressAutoHyphens/>
              <w:rPr>
                <w:rFonts w:ascii="Arial" w:hAnsi="Arial" w:cs="Arial"/>
                <w:sz w:val="16"/>
                <w:szCs w:val="16"/>
                <w:lang w:eastAsia="nl-NL"/>
              </w:rPr>
            </w:pPr>
            <w:ins w:id="185" w:author="Breeding, Todd" w:date="2019-09-05T10:35:00Z">
              <w:r w:rsidRPr="00644DB3">
                <w:t>Y</w:t>
              </w:r>
            </w:ins>
          </w:p>
        </w:tc>
        <w:tc>
          <w:tcPr>
            <w:tcW w:w="630" w:type="dxa"/>
            <w:shd w:val="clear" w:color="auto" w:fill="auto"/>
          </w:tcPr>
          <w:p w14:paraId="475AEB61"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uto"/>
          </w:tcPr>
          <w:p w14:paraId="0604C59A" w14:textId="2D391576" w:rsidR="008E1423" w:rsidRPr="009B04C6" w:rsidRDefault="008E1423" w:rsidP="00F21283">
            <w:pPr>
              <w:suppressAutoHyphens/>
              <w:rPr>
                <w:rFonts w:ascii="Arial" w:hAnsi="Arial" w:cs="Arial"/>
                <w:sz w:val="16"/>
                <w:szCs w:val="16"/>
                <w:lang w:eastAsia="nl-NL"/>
              </w:rPr>
            </w:pPr>
            <w:ins w:id="186" w:author="Breeding, Todd" w:date="2019-09-05T10:24:00Z">
              <w:r>
                <w:rPr>
                  <w:rFonts w:ascii="Arial" w:hAnsi="Arial" w:cs="Arial"/>
                  <w:sz w:val="16"/>
                  <w:szCs w:val="16"/>
                  <w:lang w:eastAsia="nl-NL"/>
                </w:rPr>
                <w:t>Y</w:t>
              </w:r>
            </w:ins>
          </w:p>
        </w:tc>
        <w:tc>
          <w:tcPr>
            <w:tcW w:w="2250" w:type="dxa"/>
            <w:shd w:val="clear" w:color="auto" w:fill="auto"/>
          </w:tcPr>
          <w:p w14:paraId="001D64DD" w14:textId="260D554E" w:rsidR="008E1423" w:rsidRPr="009B04C6" w:rsidRDefault="008E1423" w:rsidP="00F21283">
            <w:pPr>
              <w:suppressAutoHyphens/>
              <w:rPr>
                <w:rFonts w:ascii="Arial" w:hAnsi="Arial" w:cs="Arial"/>
                <w:sz w:val="16"/>
                <w:szCs w:val="16"/>
                <w:lang w:eastAsia="nl-NL"/>
              </w:rPr>
            </w:pPr>
            <w:ins w:id="187" w:author="Breeding, Todd" w:date="2019-09-05T10:25:00Z">
              <w:r>
                <w:rPr>
                  <w:rFonts w:ascii="Arial" w:hAnsi="Arial" w:cs="Arial"/>
                  <w:sz w:val="16"/>
                  <w:szCs w:val="16"/>
                  <w:lang w:eastAsia="nl-NL"/>
                </w:rPr>
                <w:t>Indicates the topic type.</w:t>
              </w:r>
            </w:ins>
          </w:p>
        </w:tc>
      </w:tr>
      <w:tr w:rsidR="008E1423" w:rsidRPr="009B04C6" w14:paraId="7662AC32" w14:textId="77777777" w:rsidTr="001F4119">
        <w:tc>
          <w:tcPr>
            <w:tcW w:w="2410" w:type="dxa"/>
            <w:shd w:val="clear" w:color="auto" w:fill="auto"/>
          </w:tcPr>
          <w:p w14:paraId="17296C50" w14:textId="1AA4D1B2" w:rsidR="008E1423" w:rsidRPr="001F4119" w:rsidRDefault="008E1423" w:rsidP="001F4119">
            <w:pPr>
              <w:suppressAutoHyphens/>
              <w:rPr>
                <w:rFonts w:ascii="Arial" w:hAnsi="Arial" w:cs="Arial"/>
                <w:sz w:val="16"/>
                <w:szCs w:val="16"/>
                <w:lang w:eastAsia="nl-NL"/>
              </w:rPr>
            </w:pPr>
            <w:r>
              <w:rPr>
                <w:rFonts w:ascii="Arial" w:hAnsi="Arial" w:cs="Arial"/>
                <w:sz w:val="16"/>
                <w:szCs w:val="16"/>
                <w:lang w:eastAsia="nl-NL"/>
              </w:rPr>
              <w:t>FLIBRARYTYPES</w:t>
            </w:r>
          </w:p>
        </w:tc>
        <w:tc>
          <w:tcPr>
            <w:tcW w:w="1471" w:type="dxa"/>
            <w:shd w:val="clear" w:color="auto" w:fill="auto"/>
          </w:tcPr>
          <w:p w14:paraId="2B2D0125" w14:textId="15CA1C1B" w:rsidR="008E1423" w:rsidRPr="009B04C6" w:rsidRDefault="008E1423" w:rsidP="00F21283">
            <w:pPr>
              <w:suppressAutoHyphens/>
              <w:rPr>
                <w:rFonts w:ascii="Arial" w:hAnsi="Arial" w:cs="Arial"/>
                <w:sz w:val="16"/>
                <w:szCs w:val="16"/>
                <w:lang w:eastAsia="nl-NL"/>
              </w:rPr>
            </w:pPr>
            <w:ins w:id="188" w:author="Breeding, Todd" w:date="2019-09-05T10:24:00Z">
              <w:r>
                <w:rPr>
                  <w:rFonts w:ascii="Arial" w:hAnsi="Arial" w:cs="Arial"/>
                  <w:sz w:val="16"/>
                  <w:szCs w:val="16"/>
                  <w:lang w:eastAsia="nl-NL"/>
                </w:rPr>
                <w:t>Library type</w:t>
              </w:r>
            </w:ins>
          </w:p>
        </w:tc>
        <w:tc>
          <w:tcPr>
            <w:tcW w:w="1260" w:type="dxa"/>
            <w:shd w:val="clear" w:color="auto" w:fill="auto"/>
          </w:tcPr>
          <w:p w14:paraId="7891B83D"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uto"/>
          </w:tcPr>
          <w:p w14:paraId="0955E729" w14:textId="2E8D1E08" w:rsidR="008E1423" w:rsidRPr="009B04C6" w:rsidRDefault="008E1423" w:rsidP="00F21283">
            <w:pPr>
              <w:suppressAutoHyphens/>
              <w:rPr>
                <w:rFonts w:ascii="Arial" w:hAnsi="Arial" w:cs="Arial"/>
                <w:sz w:val="16"/>
                <w:szCs w:val="16"/>
                <w:lang w:eastAsia="nl-NL"/>
              </w:rPr>
            </w:pPr>
            <w:ins w:id="189" w:author="Breeding, Todd" w:date="2019-09-05T10:35:00Z">
              <w:r w:rsidRPr="00644DB3">
                <w:t>Y</w:t>
              </w:r>
            </w:ins>
          </w:p>
        </w:tc>
        <w:tc>
          <w:tcPr>
            <w:tcW w:w="630" w:type="dxa"/>
            <w:shd w:val="clear" w:color="auto" w:fill="auto"/>
          </w:tcPr>
          <w:p w14:paraId="3F91D20E"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uto"/>
          </w:tcPr>
          <w:p w14:paraId="58344BD6" w14:textId="01F91BD9" w:rsidR="008E1423" w:rsidRPr="009B04C6" w:rsidRDefault="008E1423" w:rsidP="00F21283">
            <w:pPr>
              <w:suppressAutoHyphens/>
              <w:rPr>
                <w:rFonts w:ascii="Arial" w:hAnsi="Arial" w:cs="Arial"/>
                <w:sz w:val="16"/>
                <w:szCs w:val="16"/>
                <w:lang w:eastAsia="nl-NL"/>
              </w:rPr>
            </w:pPr>
            <w:ins w:id="190" w:author="Breeding, Todd" w:date="2019-09-05T10:25:00Z">
              <w:r>
                <w:rPr>
                  <w:rFonts w:ascii="Arial" w:hAnsi="Arial" w:cs="Arial"/>
                  <w:sz w:val="16"/>
                  <w:szCs w:val="16"/>
                  <w:lang w:eastAsia="nl-NL"/>
                </w:rPr>
                <w:t>Y</w:t>
              </w:r>
            </w:ins>
          </w:p>
        </w:tc>
        <w:tc>
          <w:tcPr>
            <w:tcW w:w="2250" w:type="dxa"/>
            <w:shd w:val="clear" w:color="auto" w:fill="auto"/>
          </w:tcPr>
          <w:p w14:paraId="694E2808" w14:textId="42C242AD" w:rsidR="008E1423" w:rsidRPr="009B04C6" w:rsidRDefault="008E1423" w:rsidP="00F21283">
            <w:pPr>
              <w:suppressAutoHyphens/>
              <w:rPr>
                <w:rFonts w:ascii="Arial" w:hAnsi="Arial" w:cs="Arial"/>
                <w:sz w:val="16"/>
                <w:szCs w:val="16"/>
                <w:lang w:eastAsia="nl-NL"/>
              </w:rPr>
            </w:pPr>
            <w:ins w:id="191" w:author="Breeding, Todd" w:date="2019-09-05T10:26:00Z">
              <w:r>
                <w:rPr>
                  <w:rFonts w:ascii="Arial" w:hAnsi="Arial" w:cs="Arial"/>
                  <w:sz w:val="16"/>
                  <w:szCs w:val="16"/>
                  <w:lang w:eastAsia="nl-NL"/>
                </w:rPr>
                <w:t>Indicates the library type</w:t>
              </w:r>
            </w:ins>
          </w:p>
        </w:tc>
      </w:tr>
      <w:tr w:rsidR="008E1423" w:rsidRPr="009B04C6" w14:paraId="5871E1B8" w14:textId="77777777" w:rsidTr="001F4119">
        <w:tc>
          <w:tcPr>
            <w:tcW w:w="2410" w:type="dxa"/>
            <w:shd w:val="clear" w:color="auto" w:fill="auto"/>
          </w:tcPr>
          <w:p w14:paraId="621CAE99" w14:textId="6E484935" w:rsidR="008E1423" w:rsidRDefault="008E1423" w:rsidP="001F4119">
            <w:pPr>
              <w:suppressAutoHyphens/>
              <w:rPr>
                <w:rFonts w:ascii="Arial" w:hAnsi="Arial" w:cs="Arial"/>
                <w:sz w:val="16"/>
                <w:szCs w:val="16"/>
                <w:lang w:eastAsia="nl-NL"/>
              </w:rPr>
            </w:pPr>
            <w:r w:rsidRPr="00D65800">
              <w:rPr>
                <w:rFonts w:ascii="Arial" w:hAnsi="Arial" w:cs="Arial"/>
                <w:sz w:val="16"/>
                <w:szCs w:val="16"/>
                <w:lang w:eastAsia="nl-NL"/>
              </w:rPr>
              <w:t>FTITECH</w:t>
            </w:r>
            <w:ins w:id="192" w:author="Breeding, Todd" w:date="2019-08-27T09:38:00Z">
              <w:r>
                <w:rPr>
                  <w:rFonts w:ascii="Arial" w:hAnsi="Arial" w:cs="Arial"/>
                  <w:sz w:val="16"/>
                  <w:szCs w:val="16"/>
                  <w:lang w:eastAsia="nl-NL"/>
                </w:rPr>
                <w:t>NICAL</w:t>
              </w:r>
            </w:ins>
            <w:r w:rsidRPr="00D65800">
              <w:rPr>
                <w:rFonts w:ascii="Arial" w:hAnsi="Arial" w:cs="Arial"/>
                <w:sz w:val="16"/>
                <w:szCs w:val="16"/>
                <w:lang w:eastAsia="nl-NL"/>
              </w:rPr>
              <w:t>WRITER</w:t>
            </w:r>
          </w:p>
        </w:tc>
        <w:tc>
          <w:tcPr>
            <w:tcW w:w="1471" w:type="dxa"/>
            <w:shd w:val="clear" w:color="auto" w:fill="auto"/>
          </w:tcPr>
          <w:p w14:paraId="01631C42" w14:textId="2586A2CD" w:rsidR="008E1423" w:rsidRPr="009B04C6" w:rsidRDefault="008E1423" w:rsidP="00F21283">
            <w:pPr>
              <w:suppressAutoHyphens/>
              <w:rPr>
                <w:rFonts w:ascii="Arial" w:hAnsi="Arial" w:cs="Arial"/>
                <w:sz w:val="16"/>
                <w:szCs w:val="16"/>
                <w:lang w:eastAsia="nl-NL"/>
              </w:rPr>
            </w:pPr>
            <w:ins w:id="193" w:author="Breeding, Todd" w:date="2019-09-05T10:24:00Z">
              <w:r>
                <w:rPr>
                  <w:rFonts w:ascii="Arial" w:hAnsi="Arial" w:cs="Arial"/>
                  <w:sz w:val="16"/>
                  <w:szCs w:val="16"/>
                  <w:lang w:eastAsia="nl-NL"/>
                </w:rPr>
                <w:t>Technical Writer</w:t>
              </w:r>
            </w:ins>
          </w:p>
        </w:tc>
        <w:tc>
          <w:tcPr>
            <w:tcW w:w="1260" w:type="dxa"/>
            <w:shd w:val="clear" w:color="auto" w:fill="auto"/>
          </w:tcPr>
          <w:p w14:paraId="523FC4BA"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uto"/>
          </w:tcPr>
          <w:p w14:paraId="736AE89D" w14:textId="76C5EC26" w:rsidR="008E1423" w:rsidRPr="009B04C6" w:rsidRDefault="008E1423" w:rsidP="00F21283">
            <w:pPr>
              <w:suppressAutoHyphens/>
              <w:rPr>
                <w:rFonts w:ascii="Arial" w:hAnsi="Arial" w:cs="Arial"/>
                <w:sz w:val="16"/>
                <w:szCs w:val="16"/>
                <w:lang w:eastAsia="nl-NL"/>
              </w:rPr>
            </w:pPr>
            <w:ins w:id="194" w:author="Breeding, Todd" w:date="2019-09-05T10:35:00Z">
              <w:r w:rsidRPr="00644DB3">
                <w:t>Y</w:t>
              </w:r>
            </w:ins>
          </w:p>
        </w:tc>
        <w:tc>
          <w:tcPr>
            <w:tcW w:w="630" w:type="dxa"/>
            <w:shd w:val="clear" w:color="auto" w:fill="auto"/>
          </w:tcPr>
          <w:p w14:paraId="676ABA8E"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uto"/>
          </w:tcPr>
          <w:p w14:paraId="0483CC9B" w14:textId="4CAE0E5A" w:rsidR="008E1423" w:rsidRPr="009B04C6" w:rsidRDefault="008E1423" w:rsidP="00F21283">
            <w:pPr>
              <w:suppressAutoHyphens/>
              <w:rPr>
                <w:rFonts w:ascii="Arial" w:hAnsi="Arial" w:cs="Arial"/>
                <w:sz w:val="16"/>
                <w:szCs w:val="16"/>
                <w:lang w:eastAsia="nl-NL"/>
              </w:rPr>
            </w:pPr>
            <w:ins w:id="195" w:author="Breeding, Todd" w:date="2019-09-05T10:25:00Z">
              <w:r>
                <w:rPr>
                  <w:rFonts w:ascii="Arial" w:hAnsi="Arial" w:cs="Arial"/>
                  <w:sz w:val="16"/>
                  <w:szCs w:val="16"/>
                  <w:lang w:eastAsia="nl-NL"/>
                </w:rPr>
                <w:t>Y</w:t>
              </w:r>
            </w:ins>
          </w:p>
        </w:tc>
        <w:tc>
          <w:tcPr>
            <w:tcW w:w="2250" w:type="dxa"/>
            <w:shd w:val="clear" w:color="auto" w:fill="auto"/>
          </w:tcPr>
          <w:p w14:paraId="4F4D02D1" w14:textId="18E7AD83" w:rsidR="008E1423" w:rsidRPr="009B04C6" w:rsidRDefault="008E1423" w:rsidP="00F21283">
            <w:pPr>
              <w:suppressAutoHyphens/>
              <w:rPr>
                <w:rFonts w:ascii="Arial" w:hAnsi="Arial" w:cs="Arial"/>
                <w:sz w:val="16"/>
                <w:szCs w:val="16"/>
                <w:lang w:eastAsia="nl-NL"/>
              </w:rPr>
            </w:pPr>
            <w:ins w:id="196" w:author="Breeding, Todd" w:date="2019-09-05T10:26:00Z">
              <w:r>
                <w:rPr>
                  <w:rFonts w:ascii="Arial" w:hAnsi="Arial" w:cs="Arial"/>
                  <w:sz w:val="16"/>
                  <w:szCs w:val="16"/>
                  <w:lang w:eastAsia="nl-NL"/>
                </w:rPr>
                <w:t>Assigned Technical Writer</w:t>
              </w:r>
            </w:ins>
          </w:p>
        </w:tc>
      </w:tr>
      <w:tr w:rsidR="008E1423" w:rsidRPr="009B04C6" w14:paraId="294A7B91" w14:textId="77777777" w:rsidTr="001F4119">
        <w:trPr>
          <w:ins w:id="197" w:author="Breeding, Todd" w:date="2019-09-05T10:29:00Z"/>
        </w:trPr>
        <w:tc>
          <w:tcPr>
            <w:tcW w:w="2410" w:type="dxa"/>
            <w:shd w:val="clear" w:color="auto" w:fill="auto"/>
          </w:tcPr>
          <w:p w14:paraId="04D88112" w14:textId="02234971" w:rsidR="008E1423" w:rsidRPr="00D65800" w:rsidRDefault="008E1423" w:rsidP="001F4119">
            <w:pPr>
              <w:suppressAutoHyphens/>
              <w:rPr>
                <w:ins w:id="198" w:author="Breeding, Todd" w:date="2019-09-05T10:29:00Z"/>
                <w:rFonts w:ascii="Arial" w:hAnsi="Arial" w:cs="Arial"/>
                <w:sz w:val="16"/>
                <w:szCs w:val="16"/>
                <w:lang w:eastAsia="nl-NL"/>
              </w:rPr>
            </w:pPr>
            <w:ins w:id="199" w:author="Breeding, Todd" w:date="2019-09-05T10:29:00Z">
              <w:r>
                <w:rPr>
                  <w:rFonts w:ascii="Arial" w:hAnsi="Arial" w:cs="Arial"/>
                  <w:sz w:val="16"/>
                  <w:szCs w:val="16"/>
                  <w:lang w:eastAsia="nl-NL"/>
                </w:rPr>
                <w:t>FTITECHNICALAUTHOR</w:t>
              </w:r>
            </w:ins>
          </w:p>
        </w:tc>
        <w:tc>
          <w:tcPr>
            <w:tcW w:w="1471" w:type="dxa"/>
            <w:shd w:val="clear" w:color="auto" w:fill="auto"/>
          </w:tcPr>
          <w:p w14:paraId="00DC317C" w14:textId="0A37327E" w:rsidR="008E1423" w:rsidRDefault="008E1423" w:rsidP="00F21283">
            <w:pPr>
              <w:suppressAutoHyphens/>
              <w:rPr>
                <w:ins w:id="200" w:author="Breeding, Todd" w:date="2019-09-05T10:29:00Z"/>
                <w:rFonts w:ascii="Arial" w:hAnsi="Arial" w:cs="Arial"/>
                <w:sz w:val="16"/>
                <w:szCs w:val="16"/>
                <w:lang w:eastAsia="nl-NL"/>
              </w:rPr>
            </w:pPr>
            <w:ins w:id="201" w:author="Breeding, Todd" w:date="2019-09-05T10:29:00Z">
              <w:r>
                <w:rPr>
                  <w:rFonts w:ascii="Arial" w:hAnsi="Arial" w:cs="Arial"/>
                  <w:sz w:val="16"/>
                  <w:szCs w:val="16"/>
                  <w:lang w:eastAsia="nl-NL"/>
                </w:rPr>
                <w:t>Technical Author</w:t>
              </w:r>
            </w:ins>
          </w:p>
        </w:tc>
        <w:tc>
          <w:tcPr>
            <w:tcW w:w="1260" w:type="dxa"/>
            <w:shd w:val="clear" w:color="auto" w:fill="auto"/>
          </w:tcPr>
          <w:p w14:paraId="1A632064" w14:textId="77777777" w:rsidR="008E1423" w:rsidRPr="009B04C6" w:rsidRDefault="008E1423" w:rsidP="00F21283">
            <w:pPr>
              <w:suppressAutoHyphens/>
              <w:rPr>
                <w:ins w:id="202" w:author="Breeding, Todd" w:date="2019-09-05T10:29:00Z"/>
                <w:rFonts w:ascii="Arial" w:hAnsi="Arial" w:cs="Arial"/>
                <w:sz w:val="16"/>
                <w:szCs w:val="16"/>
                <w:lang w:eastAsia="nl-NL"/>
              </w:rPr>
            </w:pPr>
          </w:p>
        </w:tc>
        <w:tc>
          <w:tcPr>
            <w:tcW w:w="630" w:type="dxa"/>
            <w:shd w:val="clear" w:color="auto" w:fill="auto"/>
          </w:tcPr>
          <w:p w14:paraId="67DE5499" w14:textId="22016671" w:rsidR="008E1423" w:rsidRPr="009B04C6" w:rsidRDefault="008E1423" w:rsidP="00F21283">
            <w:pPr>
              <w:suppressAutoHyphens/>
              <w:rPr>
                <w:ins w:id="203" w:author="Breeding, Todd" w:date="2019-09-05T10:29:00Z"/>
                <w:rFonts w:ascii="Arial" w:hAnsi="Arial" w:cs="Arial"/>
                <w:sz w:val="16"/>
                <w:szCs w:val="16"/>
                <w:lang w:eastAsia="nl-NL"/>
              </w:rPr>
            </w:pPr>
            <w:ins w:id="204" w:author="Breeding, Todd" w:date="2019-09-05T10:35:00Z">
              <w:r w:rsidRPr="00644DB3">
                <w:t>Y</w:t>
              </w:r>
            </w:ins>
          </w:p>
        </w:tc>
        <w:tc>
          <w:tcPr>
            <w:tcW w:w="630" w:type="dxa"/>
            <w:shd w:val="clear" w:color="auto" w:fill="auto"/>
          </w:tcPr>
          <w:p w14:paraId="576066BB" w14:textId="77777777" w:rsidR="008E1423" w:rsidRPr="009B04C6" w:rsidRDefault="008E1423" w:rsidP="00F21283">
            <w:pPr>
              <w:suppressAutoHyphens/>
              <w:rPr>
                <w:ins w:id="205" w:author="Breeding, Todd" w:date="2019-09-05T10:29:00Z"/>
                <w:rFonts w:ascii="Arial" w:hAnsi="Arial" w:cs="Arial"/>
                <w:sz w:val="16"/>
                <w:szCs w:val="16"/>
                <w:lang w:eastAsia="nl-NL"/>
              </w:rPr>
            </w:pPr>
          </w:p>
        </w:tc>
        <w:tc>
          <w:tcPr>
            <w:tcW w:w="900" w:type="dxa"/>
            <w:shd w:val="clear" w:color="auto" w:fill="auto"/>
          </w:tcPr>
          <w:p w14:paraId="285200CE" w14:textId="0298B882" w:rsidR="008E1423" w:rsidRDefault="008E1423" w:rsidP="00F21283">
            <w:pPr>
              <w:suppressAutoHyphens/>
              <w:rPr>
                <w:ins w:id="206" w:author="Breeding, Todd" w:date="2019-09-05T10:29:00Z"/>
                <w:rFonts w:ascii="Arial" w:hAnsi="Arial" w:cs="Arial"/>
                <w:sz w:val="16"/>
                <w:szCs w:val="16"/>
                <w:lang w:eastAsia="nl-NL"/>
              </w:rPr>
            </w:pPr>
            <w:ins w:id="207" w:author="Breeding, Todd" w:date="2019-09-05T10:29:00Z">
              <w:r>
                <w:rPr>
                  <w:rFonts w:ascii="Arial" w:hAnsi="Arial" w:cs="Arial"/>
                  <w:sz w:val="16"/>
                  <w:szCs w:val="16"/>
                  <w:lang w:eastAsia="nl-NL"/>
                </w:rPr>
                <w:t>Y</w:t>
              </w:r>
            </w:ins>
          </w:p>
        </w:tc>
        <w:tc>
          <w:tcPr>
            <w:tcW w:w="2250" w:type="dxa"/>
            <w:shd w:val="clear" w:color="auto" w:fill="auto"/>
          </w:tcPr>
          <w:p w14:paraId="6CF5B5C0" w14:textId="50F3BBF7" w:rsidR="008E1423" w:rsidRDefault="008E1423" w:rsidP="00F21283">
            <w:pPr>
              <w:suppressAutoHyphens/>
              <w:rPr>
                <w:ins w:id="208" w:author="Breeding, Todd" w:date="2019-09-05T10:29:00Z"/>
                <w:rFonts w:ascii="Arial" w:hAnsi="Arial" w:cs="Arial"/>
                <w:sz w:val="16"/>
                <w:szCs w:val="16"/>
                <w:lang w:eastAsia="nl-NL"/>
              </w:rPr>
            </w:pPr>
            <w:ins w:id="209" w:author="Breeding, Todd" w:date="2019-09-05T10:29:00Z">
              <w:r>
                <w:rPr>
                  <w:rFonts w:ascii="Arial" w:hAnsi="Arial" w:cs="Arial"/>
                  <w:sz w:val="16"/>
                  <w:szCs w:val="16"/>
                  <w:lang w:eastAsia="nl-NL"/>
                </w:rPr>
                <w:t>Assigned Technical Author</w:t>
              </w:r>
            </w:ins>
          </w:p>
        </w:tc>
      </w:tr>
      <w:tr w:rsidR="008E1423" w:rsidRPr="009B04C6" w14:paraId="4CE4F8D8" w14:textId="77777777" w:rsidTr="001F4119">
        <w:tc>
          <w:tcPr>
            <w:tcW w:w="2410" w:type="dxa"/>
            <w:shd w:val="clear" w:color="auto" w:fill="auto"/>
          </w:tcPr>
          <w:p w14:paraId="751DA734" w14:textId="25211EDE" w:rsidR="008E1423" w:rsidRPr="00D65800" w:rsidRDefault="008E1423" w:rsidP="001F4119">
            <w:pPr>
              <w:suppressAutoHyphens/>
              <w:rPr>
                <w:rFonts w:ascii="Arial" w:hAnsi="Arial" w:cs="Arial"/>
                <w:sz w:val="16"/>
                <w:szCs w:val="16"/>
                <w:lang w:eastAsia="nl-NL"/>
              </w:rPr>
            </w:pPr>
            <w:r w:rsidRPr="00D65800">
              <w:rPr>
                <w:rFonts w:ascii="Arial" w:hAnsi="Arial" w:cs="Arial"/>
                <w:sz w:val="16"/>
                <w:szCs w:val="16"/>
                <w:lang w:eastAsia="nl-NL"/>
              </w:rPr>
              <w:t>FTITECHNICALREVIEWER</w:t>
            </w:r>
          </w:p>
        </w:tc>
        <w:tc>
          <w:tcPr>
            <w:tcW w:w="1471" w:type="dxa"/>
            <w:shd w:val="clear" w:color="auto" w:fill="auto"/>
          </w:tcPr>
          <w:p w14:paraId="0DA4787E" w14:textId="2A6F7BAD" w:rsidR="008E1423" w:rsidRPr="009B04C6" w:rsidRDefault="008E1423" w:rsidP="00F21283">
            <w:pPr>
              <w:suppressAutoHyphens/>
              <w:rPr>
                <w:rFonts w:ascii="Arial" w:hAnsi="Arial" w:cs="Arial"/>
                <w:sz w:val="16"/>
                <w:szCs w:val="16"/>
                <w:lang w:eastAsia="nl-NL"/>
              </w:rPr>
            </w:pPr>
            <w:ins w:id="210" w:author="Breeding, Todd" w:date="2019-09-05T10:24:00Z">
              <w:r>
                <w:rPr>
                  <w:rFonts w:ascii="Arial" w:hAnsi="Arial" w:cs="Arial"/>
                  <w:sz w:val="16"/>
                  <w:szCs w:val="16"/>
                  <w:lang w:eastAsia="nl-NL"/>
                </w:rPr>
                <w:t>Technical Reviewer</w:t>
              </w:r>
            </w:ins>
          </w:p>
        </w:tc>
        <w:tc>
          <w:tcPr>
            <w:tcW w:w="1260" w:type="dxa"/>
            <w:shd w:val="clear" w:color="auto" w:fill="auto"/>
          </w:tcPr>
          <w:p w14:paraId="79AF4453"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uto"/>
          </w:tcPr>
          <w:p w14:paraId="53DD1A17" w14:textId="2AC3C176" w:rsidR="008E1423" w:rsidRPr="009B04C6" w:rsidRDefault="008E1423" w:rsidP="00F21283">
            <w:pPr>
              <w:suppressAutoHyphens/>
              <w:rPr>
                <w:rFonts w:ascii="Arial" w:hAnsi="Arial" w:cs="Arial"/>
                <w:sz w:val="16"/>
                <w:szCs w:val="16"/>
                <w:lang w:eastAsia="nl-NL"/>
              </w:rPr>
            </w:pPr>
            <w:ins w:id="211" w:author="Breeding, Todd" w:date="2019-09-05T10:35:00Z">
              <w:r w:rsidRPr="00644DB3">
                <w:t>Y</w:t>
              </w:r>
            </w:ins>
          </w:p>
        </w:tc>
        <w:tc>
          <w:tcPr>
            <w:tcW w:w="630" w:type="dxa"/>
            <w:shd w:val="clear" w:color="auto" w:fill="auto"/>
          </w:tcPr>
          <w:p w14:paraId="643EBA99"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uto"/>
          </w:tcPr>
          <w:p w14:paraId="55895C0B" w14:textId="4C696737" w:rsidR="008E1423" w:rsidRPr="009B04C6" w:rsidRDefault="008E1423" w:rsidP="00F21283">
            <w:pPr>
              <w:suppressAutoHyphens/>
              <w:rPr>
                <w:rFonts w:ascii="Arial" w:hAnsi="Arial" w:cs="Arial"/>
                <w:sz w:val="16"/>
                <w:szCs w:val="16"/>
                <w:lang w:eastAsia="nl-NL"/>
              </w:rPr>
            </w:pPr>
            <w:ins w:id="212" w:author="Breeding, Todd" w:date="2019-09-05T10:25:00Z">
              <w:r>
                <w:rPr>
                  <w:rFonts w:ascii="Arial" w:hAnsi="Arial" w:cs="Arial"/>
                  <w:sz w:val="16"/>
                  <w:szCs w:val="16"/>
                  <w:lang w:eastAsia="nl-NL"/>
                </w:rPr>
                <w:t>Y</w:t>
              </w:r>
            </w:ins>
          </w:p>
        </w:tc>
        <w:tc>
          <w:tcPr>
            <w:tcW w:w="2250" w:type="dxa"/>
            <w:shd w:val="clear" w:color="auto" w:fill="auto"/>
          </w:tcPr>
          <w:p w14:paraId="119CF162" w14:textId="1E6537D6" w:rsidR="008E1423" w:rsidRPr="009B04C6" w:rsidRDefault="008E1423" w:rsidP="00F21283">
            <w:pPr>
              <w:suppressAutoHyphens/>
              <w:rPr>
                <w:rFonts w:ascii="Arial" w:hAnsi="Arial" w:cs="Arial"/>
                <w:sz w:val="16"/>
                <w:szCs w:val="16"/>
                <w:lang w:eastAsia="nl-NL"/>
              </w:rPr>
            </w:pPr>
            <w:ins w:id="213" w:author="Breeding, Todd" w:date="2019-09-05T10:27:00Z">
              <w:r>
                <w:rPr>
                  <w:rFonts w:ascii="Arial" w:hAnsi="Arial" w:cs="Arial"/>
                  <w:sz w:val="16"/>
                  <w:szCs w:val="16"/>
                  <w:lang w:eastAsia="nl-NL"/>
                </w:rPr>
                <w:t>Assigned Technical Reviewer</w:t>
              </w:r>
            </w:ins>
          </w:p>
        </w:tc>
      </w:tr>
      <w:tr w:rsidR="008E1423" w:rsidRPr="009B04C6" w14:paraId="6016F6DF" w14:textId="77777777" w:rsidTr="001F4119">
        <w:tc>
          <w:tcPr>
            <w:tcW w:w="2410" w:type="dxa"/>
            <w:shd w:val="clear" w:color="auto" w:fill="auto"/>
          </w:tcPr>
          <w:p w14:paraId="37D3CEA8" w14:textId="5F259AC5" w:rsidR="008E1423" w:rsidRPr="00D65800" w:rsidRDefault="008E1423" w:rsidP="001F4119">
            <w:pPr>
              <w:suppressAutoHyphens/>
              <w:rPr>
                <w:rFonts w:ascii="Arial" w:hAnsi="Arial" w:cs="Arial"/>
                <w:sz w:val="16"/>
                <w:szCs w:val="16"/>
                <w:lang w:eastAsia="nl-NL"/>
              </w:rPr>
            </w:pPr>
            <w:r w:rsidRPr="00D65800">
              <w:rPr>
                <w:rFonts w:ascii="Arial" w:hAnsi="Arial" w:cs="Arial"/>
                <w:sz w:val="16"/>
                <w:szCs w:val="16"/>
                <w:lang w:eastAsia="nl-NL"/>
              </w:rPr>
              <w:t>FTIMARKETINGREVIEWER</w:t>
            </w:r>
          </w:p>
        </w:tc>
        <w:tc>
          <w:tcPr>
            <w:tcW w:w="1471" w:type="dxa"/>
            <w:shd w:val="clear" w:color="auto" w:fill="auto"/>
          </w:tcPr>
          <w:p w14:paraId="53ABCF15" w14:textId="1E50CE9A" w:rsidR="008E1423" w:rsidRPr="009B04C6" w:rsidRDefault="008E1423" w:rsidP="00F21283">
            <w:pPr>
              <w:suppressAutoHyphens/>
              <w:rPr>
                <w:rFonts w:ascii="Arial" w:hAnsi="Arial" w:cs="Arial"/>
                <w:sz w:val="16"/>
                <w:szCs w:val="16"/>
                <w:lang w:eastAsia="nl-NL"/>
              </w:rPr>
            </w:pPr>
            <w:ins w:id="214" w:author="Breeding, Todd" w:date="2019-09-05T10:24:00Z">
              <w:r>
                <w:rPr>
                  <w:rFonts w:ascii="Arial" w:hAnsi="Arial" w:cs="Arial"/>
                  <w:sz w:val="16"/>
                  <w:szCs w:val="16"/>
                  <w:lang w:eastAsia="nl-NL"/>
                </w:rPr>
                <w:t>Marketing Reviewer</w:t>
              </w:r>
            </w:ins>
          </w:p>
        </w:tc>
        <w:tc>
          <w:tcPr>
            <w:tcW w:w="1260" w:type="dxa"/>
            <w:shd w:val="clear" w:color="auto" w:fill="auto"/>
          </w:tcPr>
          <w:p w14:paraId="0134407C" w14:textId="77777777" w:rsidR="008E1423" w:rsidRPr="009B04C6" w:rsidRDefault="008E1423" w:rsidP="00F21283">
            <w:pPr>
              <w:suppressAutoHyphens/>
              <w:rPr>
                <w:rFonts w:ascii="Arial" w:hAnsi="Arial" w:cs="Arial"/>
                <w:sz w:val="16"/>
                <w:szCs w:val="16"/>
                <w:lang w:eastAsia="nl-NL"/>
              </w:rPr>
            </w:pPr>
          </w:p>
        </w:tc>
        <w:tc>
          <w:tcPr>
            <w:tcW w:w="630" w:type="dxa"/>
            <w:shd w:val="clear" w:color="auto" w:fill="auto"/>
          </w:tcPr>
          <w:p w14:paraId="4C9A7F15" w14:textId="32E19F7D" w:rsidR="008E1423" w:rsidRPr="009B04C6" w:rsidRDefault="008E1423" w:rsidP="00F21283">
            <w:pPr>
              <w:suppressAutoHyphens/>
              <w:rPr>
                <w:rFonts w:ascii="Arial" w:hAnsi="Arial" w:cs="Arial"/>
                <w:sz w:val="16"/>
                <w:szCs w:val="16"/>
                <w:lang w:eastAsia="nl-NL"/>
              </w:rPr>
            </w:pPr>
            <w:ins w:id="215" w:author="Breeding, Todd" w:date="2019-09-05T10:35:00Z">
              <w:r w:rsidRPr="00644DB3">
                <w:t>Y</w:t>
              </w:r>
            </w:ins>
          </w:p>
        </w:tc>
        <w:tc>
          <w:tcPr>
            <w:tcW w:w="630" w:type="dxa"/>
            <w:shd w:val="clear" w:color="auto" w:fill="auto"/>
          </w:tcPr>
          <w:p w14:paraId="5E0A1EA5"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uto"/>
          </w:tcPr>
          <w:p w14:paraId="45469953" w14:textId="02A995A1" w:rsidR="008E1423" w:rsidRPr="009B04C6" w:rsidRDefault="008E1423" w:rsidP="00F21283">
            <w:pPr>
              <w:suppressAutoHyphens/>
              <w:rPr>
                <w:rFonts w:ascii="Arial" w:hAnsi="Arial" w:cs="Arial"/>
                <w:sz w:val="16"/>
                <w:szCs w:val="16"/>
                <w:lang w:eastAsia="nl-NL"/>
              </w:rPr>
            </w:pPr>
            <w:ins w:id="216" w:author="Breeding, Todd" w:date="2019-09-05T10:25:00Z">
              <w:r>
                <w:rPr>
                  <w:rFonts w:ascii="Arial" w:hAnsi="Arial" w:cs="Arial"/>
                  <w:sz w:val="16"/>
                  <w:szCs w:val="16"/>
                  <w:lang w:eastAsia="nl-NL"/>
                </w:rPr>
                <w:t>Y</w:t>
              </w:r>
            </w:ins>
          </w:p>
        </w:tc>
        <w:tc>
          <w:tcPr>
            <w:tcW w:w="2250" w:type="dxa"/>
            <w:shd w:val="clear" w:color="auto" w:fill="auto"/>
          </w:tcPr>
          <w:p w14:paraId="4074E8E2" w14:textId="09F04B05" w:rsidR="008E1423" w:rsidRPr="009B04C6" w:rsidRDefault="008E1423" w:rsidP="00F21283">
            <w:pPr>
              <w:suppressAutoHyphens/>
              <w:rPr>
                <w:rFonts w:ascii="Arial" w:hAnsi="Arial" w:cs="Arial"/>
                <w:sz w:val="16"/>
                <w:szCs w:val="16"/>
                <w:lang w:eastAsia="nl-NL"/>
              </w:rPr>
            </w:pPr>
            <w:ins w:id="217" w:author="Breeding, Todd" w:date="2019-09-05T10:27:00Z">
              <w:r>
                <w:rPr>
                  <w:rFonts w:ascii="Arial" w:hAnsi="Arial" w:cs="Arial"/>
                  <w:sz w:val="16"/>
                  <w:szCs w:val="16"/>
                  <w:lang w:eastAsia="nl-NL"/>
                </w:rPr>
                <w:t xml:space="preserve">Assigned </w:t>
              </w:r>
              <w:proofErr w:type="spellStart"/>
              <w:r>
                <w:rPr>
                  <w:rFonts w:ascii="Arial" w:hAnsi="Arial" w:cs="Arial"/>
                  <w:sz w:val="16"/>
                  <w:szCs w:val="16"/>
                  <w:lang w:eastAsia="nl-NL"/>
                </w:rPr>
                <w:t>Marekting</w:t>
              </w:r>
              <w:proofErr w:type="spellEnd"/>
              <w:r>
                <w:rPr>
                  <w:rFonts w:ascii="Arial" w:hAnsi="Arial" w:cs="Arial"/>
                  <w:sz w:val="16"/>
                  <w:szCs w:val="16"/>
                  <w:lang w:eastAsia="nl-NL"/>
                </w:rPr>
                <w:t xml:space="preserve"> Reviewer</w:t>
              </w:r>
            </w:ins>
          </w:p>
        </w:tc>
      </w:tr>
      <w:tr w:rsidR="008E1423" w:rsidRPr="009B04C6" w14:paraId="3620AFD7" w14:textId="77777777" w:rsidTr="001F4119">
        <w:tc>
          <w:tcPr>
            <w:tcW w:w="2410" w:type="dxa"/>
            <w:shd w:val="clear" w:color="auto" w:fill="auto"/>
          </w:tcPr>
          <w:p w14:paraId="1B32C8BA" w14:textId="2F914DE0" w:rsidR="008E1423" w:rsidRPr="00D65800" w:rsidRDefault="008E1423" w:rsidP="001F4119">
            <w:pPr>
              <w:suppressAutoHyphens/>
              <w:rPr>
                <w:rFonts w:ascii="Arial" w:hAnsi="Arial" w:cs="Arial"/>
                <w:sz w:val="16"/>
                <w:szCs w:val="16"/>
                <w:lang w:eastAsia="nl-NL"/>
              </w:rPr>
            </w:pPr>
            <w:r w:rsidRPr="00D65800">
              <w:rPr>
                <w:rFonts w:ascii="Arial" w:hAnsi="Arial" w:cs="Arial"/>
                <w:sz w:val="16"/>
                <w:szCs w:val="16"/>
                <w:lang w:eastAsia="nl-NL"/>
              </w:rPr>
              <w:t>FTITECHNICALILLUSTRATOR</w:t>
            </w:r>
          </w:p>
        </w:tc>
        <w:tc>
          <w:tcPr>
            <w:tcW w:w="1471" w:type="dxa"/>
            <w:shd w:val="clear" w:color="auto" w:fill="auto"/>
          </w:tcPr>
          <w:p w14:paraId="064B4C5C" w14:textId="71F6BE52" w:rsidR="008E1423" w:rsidRPr="009B04C6" w:rsidRDefault="008E1423" w:rsidP="00F21283">
            <w:pPr>
              <w:suppressAutoHyphens/>
              <w:rPr>
                <w:rFonts w:ascii="Arial" w:hAnsi="Arial" w:cs="Arial"/>
                <w:sz w:val="16"/>
                <w:szCs w:val="16"/>
                <w:lang w:eastAsia="nl-NL"/>
              </w:rPr>
            </w:pPr>
            <w:ins w:id="218" w:author="Breeding, Todd" w:date="2019-09-05T10:24:00Z">
              <w:r>
                <w:rPr>
                  <w:rFonts w:ascii="Arial" w:hAnsi="Arial" w:cs="Arial"/>
                  <w:sz w:val="16"/>
                  <w:szCs w:val="16"/>
                  <w:lang w:eastAsia="nl-NL"/>
                </w:rPr>
                <w:t>Technical Illustrator</w:t>
              </w:r>
            </w:ins>
          </w:p>
        </w:tc>
        <w:tc>
          <w:tcPr>
            <w:tcW w:w="1260" w:type="dxa"/>
            <w:shd w:val="clear" w:color="auto" w:fill="auto"/>
          </w:tcPr>
          <w:p w14:paraId="11BD0F29" w14:textId="6AE1F308" w:rsidR="008E1423" w:rsidRPr="009B04C6" w:rsidRDefault="008E1423" w:rsidP="00F21283">
            <w:pPr>
              <w:suppressAutoHyphens/>
              <w:rPr>
                <w:rFonts w:ascii="Arial" w:hAnsi="Arial" w:cs="Arial"/>
                <w:sz w:val="16"/>
                <w:szCs w:val="16"/>
                <w:lang w:eastAsia="nl-NL"/>
              </w:rPr>
            </w:pPr>
          </w:p>
        </w:tc>
        <w:tc>
          <w:tcPr>
            <w:tcW w:w="630" w:type="dxa"/>
            <w:shd w:val="clear" w:color="auto" w:fill="auto"/>
          </w:tcPr>
          <w:p w14:paraId="1CFB520B" w14:textId="14B04D2A" w:rsidR="008E1423" w:rsidRPr="009B04C6" w:rsidRDefault="008E1423" w:rsidP="00F21283">
            <w:pPr>
              <w:suppressAutoHyphens/>
              <w:rPr>
                <w:rFonts w:ascii="Arial" w:hAnsi="Arial" w:cs="Arial"/>
                <w:sz w:val="16"/>
                <w:szCs w:val="16"/>
                <w:lang w:eastAsia="nl-NL"/>
              </w:rPr>
            </w:pPr>
            <w:ins w:id="219" w:author="Breeding, Todd" w:date="2019-09-05T10:35:00Z">
              <w:r w:rsidRPr="00644DB3">
                <w:t>Y</w:t>
              </w:r>
            </w:ins>
          </w:p>
        </w:tc>
        <w:tc>
          <w:tcPr>
            <w:tcW w:w="630" w:type="dxa"/>
            <w:shd w:val="clear" w:color="auto" w:fill="auto"/>
          </w:tcPr>
          <w:p w14:paraId="708721AC" w14:textId="77777777" w:rsidR="008E1423" w:rsidRPr="009B04C6" w:rsidRDefault="008E1423" w:rsidP="00F21283">
            <w:pPr>
              <w:suppressAutoHyphens/>
              <w:rPr>
                <w:rFonts w:ascii="Arial" w:hAnsi="Arial" w:cs="Arial"/>
                <w:sz w:val="16"/>
                <w:szCs w:val="16"/>
                <w:lang w:eastAsia="nl-NL"/>
              </w:rPr>
            </w:pPr>
          </w:p>
        </w:tc>
        <w:tc>
          <w:tcPr>
            <w:tcW w:w="900" w:type="dxa"/>
            <w:shd w:val="clear" w:color="auto" w:fill="auto"/>
          </w:tcPr>
          <w:p w14:paraId="0B23ADBC" w14:textId="3EDE0380" w:rsidR="008E1423" w:rsidRPr="009B04C6" w:rsidRDefault="008E1423" w:rsidP="00F21283">
            <w:pPr>
              <w:suppressAutoHyphens/>
              <w:rPr>
                <w:rFonts w:ascii="Arial" w:hAnsi="Arial" w:cs="Arial"/>
                <w:sz w:val="16"/>
                <w:szCs w:val="16"/>
                <w:lang w:eastAsia="nl-NL"/>
              </w:rPr>
            </w:pPr>
            <w:ins w:id="220" w:author="Breeding, Todd" w:date="2019-09-05T10:25:00Z">
              <w:r>
                <w:rPr>
                  <w:rFonts w:ascii="Arial" w:hAnsi="Arial" w:cs="Arial"/>
                  <w:sz w:val="16"/>
                  <w:szCs w:val="16"/>
                  <w:lang w:eastAsia="nl-NL"/>
                </w:rPr>
                <w:t>Y</w:t>
              </w:r>
            </w:ins>
          </w:p>
        </w:tc>
        <w:tc>
          <w:tcPr>
            <w:tcW w:w="2250" w:type="dxa"/>
            <w:shd w:val="clear" w:color="auto" w:fill="auto"/>
          </w:tcPr>
          <w:p w14:paraId="72CCCEA6" w14:textId="58412E93" w:rsidR="008E1423" w:rsidRPr="009B04C6" w:rsidRDefault="008E1423" w:rsidP="00F21283">
            <w:pPr>
              <w:suppressAutoHyphens/>
              <w:rPr>
                <w:rFonts w:ascii="Arial" w:hAnsi="Arial" w:cs="Arial"/>
                <w:sz w:val="16"/>
                <w:szCs w:val="16"/>
                <w:lang w:eastAsia="nl-NL"/>
              </w:rPr>
            </w:pPr>
            <w:ins w:id="221" w:author="Breeding, Todd" w:date="2019-09-05T10:27:00Z">
              <w:r>
                <w:rPr>
                  <w:rFonts w:ascii="Arial" w:hAnsi="Arial" w:cs="Arial"/>
                  <w:sz w:val="16"/>
                  <w:szCs w:val="16"/>
                  <w:lang w:eastAsia="nl-NL"/>
                </w:rPr>
                <w:t>Assigned</w:t>
              </w:r>
            </w:ins>
            <w:ins w:id="222" w:author="Breeding, Todd" w:date="2019-09-05T10:28:00Z">
              <w:r>
                <w:rPr>
                  <w:rFonts w:ascii="Arial" w:hAnsi="Arial" w:cs="Arial"/>
                  <w:sz w:val="16"/>
                  <w:szCs w:val="16"/>
                  <w:lang w:eastAsia="nl-NL"/>
                </w:rPr>
                <w:t xml:space="preserve"> Technical Illustrator</w:t>
              </w:r>
            </w:ins>
          </w:p>
        </w:tc>
      </w:tr>
    </w:tbl>
    <w:p w14:paraId="59009BB0" w14:textId="77777777" w:rsidR="009C7DDC" w:rsidRPr="009B04C6" w:rsidRDefault="009C7DDC" w:rsidP="009C7DDC">
      <w:pPr>
        <w:suppressAutoHyphens/>
        <w:rPr>
          <w:rFonts w:ascii="Arial" w:hAnsi="Arial" w:cs="Arial"/>
        </w:rPr>
      </w:pPr>
    </w:p>
    <w:p w14:paraId="07619B96" w14:textId="77777777" w:rsidR="009C7DDC" w:rsidRPr="009B04C6" w:rsidRDefault="009C7DDC" w:rsidP="001F07CA">
      <w:pPr>
        <w:pStyle w:val="Heading2"/>
      </w:pPr>
      <w:bookmarkStart w:id="223" w:name="_Toc440563027"/>
      <w:bookmarkStart w:id="224" w:name="_Toc17440650"/>
      <w:r w:rsidRPr="009B04C6">
        <w:t xml:space="preserve">Web Client </w:t>
      </w:r>
      <w:r w:rsidRPr="001F07CA">
        <w:t>Search</w:t>
      </w:r>
      <w:bookmarkEnd w:id="223"/>
      <w:bookmarkEnd w:id="224"/>
    </w:p>
    <w:p w14:paraId="469A8B81" w14:textId="006FF67F" w:rsidR="009C7DDC" w:rsidRPr="009B04C6" w:rsidRDefault="009C7DDC" w:rsidP="004C4DC0">
      <w:pPr>
        <w:pStyle w:val="Body"/>
      </w:pPr>
      <w:r w:rsidRPr="009B04C6">
        <w:t xml:space="preserve">In the </w:t>
      </w:r>
      <w:r>
        <w:t xml:space="preserve">SDL </w:t>
      </w:r>
      <w:proofErr w:type="spellStart"/>
      <w:r w:rsidR="00641024">
        <w:t>Tridion</w:t>
      </w:r>
      <w:proofErr w:type="spellEnd"/>
      <w:r w:rsidR="00641024">
        <w:t xml:space="preserve"> Docs</w:t>
      </w:r>
      <w:r>
        <w:t xml:space="preserve"> Content Manager</w:t>
      </w:r>
      <w:r w:rsidRPr="009B04C6">
        <w:t xml:space="preserve"> Web client, a user can search for objects in the repository using a combination of metadata and full-text search (the “Search Terms” field).  There are </w:t>
      </w:r>
      <w:r>
        <w:t>two</w:t>
      </w:r>
      <w:r w:rsidRPr="009B04C6">
        <w:t xml:space="preserve"> search screens from which the user can execute a search:</w:t>
      </w:r>
    </w:p>
    <w:p w14:paraId="31E6AEAD" w14:textId="77777777" w:rsidR="009C7DDC" w:rsidRPr="009B04C6" w:rsidRDefault="009C7DDC" w:rsidP="004C4DC0">
      <w:pPr>
        <w:pStyle w:val="Body"/>
        <w:numPr>
          <w:ilvl w:val="0"/>
          <w:numId w:val="28"/>
        </w:numPr>
      </w:pPr>
      <w:r w:rsidRPr="009B04C6">
        <w:t>Search (for general searches)</w:t>
      </w:r>
    </w:p>
    <w:p w14:paraId="79C80261" w14:textId="77777777" w:rsidR="009C7DDC" w:rsidRPr="009B04C6" w:rsidRDefault="009C7DDC" w:rsidP="004C4DC0">
      <w:pPr>
        <w:pStyle w:val="Body"/>
        <w:numPr>
          <w:ilvl w:val="0"/>
          <w:numId w:val="28"/>
        </w:numPr>
      </w:pPr>
      <w:r w:rsidRPr="009B04C6">
        <w:t xml:space="preserve">Publications </w:t>
      </w:r>
    </w:p>
    <w:p w14:paraId="091033C9" w14:textId="3C68E98D" w:rsidR="009C7DDC" w:rsidRPr="009B04C6" w:rsidRDefault="009C7DDC" w:rsidP="004C4DC0">
      <w:pPr>
        <w:pStyle w:val="Body"/>
      </w:pPr>
      <w:r w:rsidRPr="009B04C6">
        <w:t xml:space="preserve">Web Client search settings cannot be changed post-implementation by </w:t>
      </w:r>
      <w:r w:rsidR="00283277">
        <w:rPr>
          <w:color w:val="FF0000"/>
        </w:rPr>
        <w:t>Texas Instruments</w:t>
      </w:r>
      <w:r w:rsidRPr="009B04C6">
        <w:t>. SDL Professional Services will be needed to make changes post-implementation.</w:t>
      </w:r>
    </w:p>
    <w:p w14:paraId="4D9F52E7" w14:textId="77777777" w:rsidR="009C7DDC" w:rsidRPr="009B04C6" w:rsidRDefault="009C7DDC" w:rsidP="00CD7DD1">
      <w:pPr>
        <w:pStyle w:val="Heading3"/>
      </w:pPr>
      <w:bookmarkStart w:id="225" w:name="_Toc440563028"/>
      <w:bookmarkStart w:id="226" w:name="_Toc17440651"/>
      <w:r w:rsidRPr="00CD7DD1">
        <w:t>General</w:t>
      </w:r>
      <w:r w:rsidRPr="009B04C6">
        <w:t xml:space="preserve"> (</w:t>
      </w:r>
      <w:commentRangeStart w:id="227"/>
      <w:r w:rsidRPr="009B04C6">
        <w:t>Search</w:t>
      </w:r>
      <w:commentRangeEnd w:id="227"/>
      <w:r w:rsidR="008E1423">
        <w:rPr>
          <w:rStyle w:val="CommentReference"/>
          <w:rFonts w:eastAsiaTheme="minorEastAsia" w:cstheme="minorHAnsi"/>
          <w:b w:val="0"/>
          <w:bCs w:val="0"/>
          <w:color w:val="000000"/>
          <w14:textFill>
            <w14:solidFill>
              <w14:srgbClr w14:val="000000">
                <w14:lumMod w14:val="25000"/>
                <w14:lumMod w14:val="25000"/>
                <w14:lumMod w14:val="25000"/>
              </w14:srgbClr>
            </w14:solidFill>
          </w14:textFill>
        </w:rPr>
        <w:commentReference w:id="227"/>
      </w:r>
      <w:r w:rsidRPr="009B04C6">
        <w:t>)</w:t>
      </w:r>
      <w:bookmarkEnd w:id="225"/>
      <w:bookmarkEnd w:id="226"/>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1660"/>
        <w:gridCol w:w="728"/>
        <w:gridCol w:w="589"/>
        <w:gridCol w:w="850"/>
        <w:gridCol w:w="3119"/>
      </w:tblGrid>
      <w:tr w:rsidR="009C7DDC" w:rsidRPr="00BB198E" w14:paraId="6DA6A14F" w14:textId="77777777" w:rsidTr="00F21283">
        <w:trPr>
          <w:tblHeader/>
        </w:trPr>
        <w:tc>
          <w:tcPr>
            <w:tcW w:w="2410" w:type="dxa"/>
            <w:shd w:val="clear" w:color="auto" w:fill="E6E6E6"/>
          </w:tcPr>
          <w:p w14:paraId="743C3A30" w14:textId="77777777" w:rsidR="009C7DDC" w:rsidRPr="00BB198E" w:rsidRDefault="009C7DDC" w:rsidP="00F21283">
            <w:pPr>
              <w:pStyle w:val="Table-ColHead"/>
              <w:rPr>
                <w:rFonts w:cs="Arial"/>
                <w:sz w:val="16"/>
                <w:szCs w:val="16"/>
              </w:rPr>
            </w:pPr>
            <w:r w:rsidRPr="00BB198E">
              <w:rPr>
                <w:rFonts w:cs="Arial"/>
                <w:sz w:val="16"/>
                <w:szCs w:val="16"/>
              </w:rPr>
              <w:t>Name</w:t>
            </w:r>
          </w:p>
        </w:tc>
        <w:tc>
          <w:tcPr>
            <w:tcW w:w="6946" w:type="dxa"/>
            <w:gridSpan w:val="5"/>
            <w:shd w:val="clear" w:color="auto" w:fill="auto"/>
          </w:tcPr>
          <w:p w14:paraId="45912E36"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General</w:t>
            </w:r>
          </w:p>
        </w:tc>
      </w:tr>
      <w:tr w:rsidR="009C7DDC" w:rsidRPr="00BB198E" w14:paraId="203F3843" w14:textId="77777777" w:rsidTr="00F21283">
        <w:trPr>
          <w:tblHeader/>
        </w:trPr>
        <w:tc>
          <w:tcPr>
            <w:tcW w:w="2410" w:type="dxa"/>
            <w:shd w:val="clear" w:color="auto" w:fill="E6E6E6"/>
          </w:tcPr>
          <w:p w14:paraId="2C874FC8" w14:textId="77777777" w:rsidR="009C7DDC" w:rsidRPr="00BB198E" w:rsidRDefault="009C7DDC" w:rsidP="00F21283">
            <w:pPr>
              <w:pStyle w:val="Table-ColHead"/>
              <w:rPr>
                <w:rFonts w:cs="Arial"/>
                <w:sz w:val="16"/>
                <w:szCs w:val="16"/>
              </w:rPr>
            </w:pPr>
            <w:r w:rsidRPr="00BB198E">
              <w:rPr>
                <w:rFonts w:cs="Arial"/>
                <w:sz w:val="16"/>
                <w:szCs w:val="16"/>
              </w:rPr>
              <w:t>User Roles</w:t>
            </w:r>
          </w:p>
        </w:tc>
        <w:tc>
          <w:tcPr>
            <w:tcW w:w="6946" w:type="dxa"/>
            <w:gridSpan w:val="5"/>
            <w:shd w:val="clear" w:color="auto" w:fill="auto"/>
          </w:tcPr>
          <w:p w14:paraId="5E0C7DB4"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All</w:t>
            </w:r>
          </w:p>
        </w:tc>
      </w:tr>
      <w:tr w:rsidR="009C7DDC" w:rsidRPr="00BB198E" w14:paraId="08F78653" w14:textId="77777777" w:rsidTr="00F21283">
        <w:trPr>
          <w:tblHeader/>
        </w:trPr>
        <w:tc>
          <w:tcPr>
            <w:tcW w:w="2410" w:type="dxa"/>
            <w:shd w:val="clear" w:color="auto" w:fill="E6E6E6"/>
          </w:tcPr>
          <w:p w14:paraId="345E1BF6" w14:textId="77777777" w:rsidR="009C7DDC" w:rsidRPr="00BB198E" w:rsidRDefault="009C7DDC" w:rsidP="00F21283">
            <w:pPr>
              <w:pStyle w:val="Table-ColHead"/>
              <w:rPr>
                <w:rFonts w:cs="Arial"/>
                <w:sz w:val="16"/>
                <w:szCs w:val="16"/>
              </w:rPr>
            </w:pPr>
            <w:r w:rsidRPr="00BB198E">
              <w:rPr>
                <w:rFonts w:cs="Arial"/>
                <w:sz w:val="16"/>
                <w:szCs w:val="16"/>
              </w:rPr>
              <w:t>Object Types</w:t>
            </w:r>
          </w:p>
        </w:tc>
        <w:tc>
          <w:tcPr>
            <w:tcW w:w="6946" w:type="dxa"/>
            <w:gridSpan w:val="5"/>
            <w:shd w:val="clear" w:color="auto" w:fill="auto"/>
          </w:tcPr>
          <w:p w14:paraId="196379FF"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 xml:space="preserve">Map </w:t>
            </w:r>
          </w:p>
          <w:p w14:paraId="184BE602"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Topic</w:t>
            </w:r>
          </w:p>
          <w:p w14:paraId="32C3A14F"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Library topic</w:t>
            </w:r>
          </w:p>
          <w:p w14:paraId="16103196"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Image</w:t>
            </w:r>
          </w:p>
          <w:p w14:paraId="064B11D3"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Other (Word, PDF, …)</w:t>
            </w:r>
          </w:p>
        </w:tc>
      </w:tr>
      <w:tr w:rsidR="009C7DDC" w:rsidRPr="00BB198E" w14:paraId="64200C9F" w14:textId="77777777" w:rsidTr="00F21283">
        <w:trPr>
          <w:tblHeader/>
        </w:trPr>
        <w:tc>
          <w:tcPr>
            <w:tcW w:w="2410" w:type="dxa"/>
            <w:tcBorders>
              <w:bottom w:val="single" w:sz="4" w:space="0" w:color="auto"/>
            </w:tcBorders>
            <w:shd w:val="clear" w:color="auto" w:fill="E6E6E6"/>
          </w:tcPr>
          <w:p w14:paraId="1AE8DA3F" w14:textId="77777777" w:rsidR="009C7DDC" w:rsidRPr="00BB198E" w:rsidRDefault="009C7DDC" w:rsidP="00F21283">
            <w:pPr>
              <w:pStyle w:val="Table-ColHead"/>
              <w:rPr>
                <w:rFonts w:cs="Arial"/>
                <w:sz w:val="16"/>
                <w:szCs w:val="16"/>
              </w:rPr>
            </w:pPr>
            <w:r w:rsidRPr="00BB198E">
              <w:rPr>
                <w:rFonts w:cs="Arial"/>
                <w:sz w:val="16"/>
                <w:szCs w:val="16"/>
              </w:rPr>
              <w:t>Element Name Field</w:t>
            </w:r>
          </w:p>
        </w:tc>
        <w:tc>
          <w:tcPr>
            <w:tcW w:w="1660" w:type="dxa"/>
            <w:tcBorders>
              <w:bottom w:val="single" w:sz="4" w:space="0" w:color="auto"/>
            </w:tcBorders>
            <w:shd w:val="clear" w:color="auto" w:fill="E6E6E6"/>
          </w:tcPr>
          <w:p w14:paraId="72097049" w14:textId="77777777" w:rsidR="009C7DDC" w:rsidRPr="00BB198E" w:rsidRDefault="009C7DDC" w:rsidP="00F21283">
            <w:pPr>
              <w:pStyle w:val="Table-ColHead"/>
              <w:rPr>
                <w:rFonts w:cs="Arial"/>
                <w:sz w:val="16"/>
                <w:szCs w:val="16"/>
              </w:rPr>
            </w:pPr>
            <w:r w:rsidRPr="00BB198E">
              <w:rPr>
                <w:rFonts w:cs="Arial"/>
                <w:sz w:val="16"/>
                <w:szCs w:val="16"/>
              </w:rPr>
              <w:t>Label</w:t>
            </w:r>
          </w:p>
        </w:tc>
        <w:tc>
          <w:tcPr>
            <w:tcW w:w="728" w:type="dxa"/>
            <w:tcBorders>
              <w:bottom w:val="single" w:sz="4" w:space="0" w:color="auto"/>
            </w:tcBorders>
            <w:shd w:val="clear" w:color="auto" w:fill="E6E6E6"/>
          </w:tcPr>
          <w:p w14:paraId="6F2592B5" w14:textId="77777777" w:rsidR="009C7DDC" w:rsidRPr="00BB198E" w:rsidRDefault="009C7DDC" w:rsidP="00F21283">
            <w:pPr>
              <w:pStyle w:val="Table-ColHead"/>
              <w:rPr>
                <w:rFonts w:cs="Arial"/>
                <w:sz w:val="16"/>
                <w:szCs w:val="16"/>
              </w:rPr>
            </w:pPr>
            <w:r w:rsidRPr="00BB198E">
              <w:rPr>
                <w:rFonts w:cs="Arial"/>
                <w:sz w:val="16"/>
                <w:szCs w:val="16"/>
              </w:rPr>
              <w:t>Sort</w:t>
            </w:r>
          </w:p>
        </w:tc>
        <w:tc>
          <w:tcPr>
            <w:tcW w:w="589" w:type="dxa"/>
            <w:tcBorders>
              <w:bottom w:val="single" w:sz="4" w:space="0" w:color="auto"/>
            </w:tcBorders>
            <w:shd w:val="clear" w:color="auto" w:fill="E6E6E6"/>
          </w:tcPr>
          <w:p w14:paraId="0F7A2311" w14:textId="77777777" w:rsidR="009C7DDC" w:rsidRPr="00BB198E" w:rsidRDefault="009C7DDC" w:rsidP="00F21283">
            <w:pPr>
              <w:pStyle w:val="Table-ColHead"/>
              <w:rPr>
                <w:rFonts w:cs="Arial"/>
                <w:sz w:val="16"/>
                <w:szCs w:val="16"/>
              </w:rPr>
            </w:pPr>
            <w:r w:rsidRPr="00BB198E">
              <w:rPr>
                <w:rFonts w:cs="Arial"/>
                <w:sz w:val="16"/>
                <w:szCs w:val="16"/>
              </w:rPr>
              <w:t>Hidden</w:t>
            </w:r>
          </w:p>
        </w:tc>
        <w:tc>
          <w:tcPr>
            <w:tcW w:w="850" w:type="dxa"/>
            <w:tcBorders>
              <w:bottom w:val="single" w:sz="4" w:space="0" w:color="auto"/>
            </w:tcBorders>
            <w:shd w:val="clear" w:color="auto" w:fill="E6E6E6"/>
          </w:tcPr>
          <w:p w14:paraId="5B9FF9A6" w14:textId="77777777" w:rsidR="009C7DDC" w:rsidRPr="00BB198E" w:rsidRDefault="009C7DDC" w:rsidP="00F21283">
            <w:pPr>
              <w:pStyle w:val="Table-ColHead"/>
              <w:rPr>
                <w:rFonts w:cs="Arial"/>
                <w:sz w:val="16"/>
                <w:szCs w:val="16"/>
              </w:rPr>
            </w:pPr>
            <w:r w:rsidRPr="00BB198E">
              <w:rPr>
                <w:rFonts w:cs="Arial"/>
                <w:sz w:val="16"/>
                <w:szCs w:val="16"/>
              </w:rPr>
              <w:t>Assist</w:t>
            </w:r>
          </w:p>
        </w:tc>
        <w:tc>
          <w:tcPr>
            <w:tcW w:w="3119" w:type="dxa"/>
            <w:tcBorders>
              <w:bottom w:val="single" w:sz="4" w:space="0" w:color="auto"/>
            </w:tcBorders>
            <w:shd w:val="clear" w:color="auto" w:fill="E6E6E6"/>
          </w:tcPr>
          <w:p w14:paraId="2339312B" w14:textId="77777777" w:rsidR="009C7DDC" w:rsidRPr="00BB198E" w:rsidRDefault="009C7DDC" w:rsidP="00F21283">
            <w:pPr>
              <w:pStyle w:val="Table-ColHead"/>
              <w:rPr>
                <w:rFonts w:cs="Arial"/>
                <w:sz w:val="16"/>
                <w:szCs w:val="16"/>
              </w:rPr>
            </w:pPr>
            <w:r w:rsidRPr="00BB198E">
              <w:rPr>
                <w:rFonts w:cs="Arial"/>
                <w:sz w:val="16"/>
                <w:szCs w:val="16"/>
              </w:rPr>
              <w:t>Description</w:t>
            </w:r>
          </w:p>
        </w:tc>
      </w:tr>
      <w:tr w:rsidR="009C7DDC" w:rsidRPr="009B04C6" w14:paraId="4571DF3C" w14:textId="77777777" w:rsidTr="00F21283">
        <w:tc>
          <w:tcPr>
            <w:tcW w:w="2410" w:type="dxa"/>
            <w:shd w:val="clear" w:color="auto" w:fill="A6A6A6" w:themeFill="background1" w:themeFillShade="A6"/>
          </w:tcPr>
          <w:p w14:paraId="3C910CF9"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ISHSCORE</w:t>
            </w:r>
          </w:p>
        </w:tc>
        <w:tc>
          <w:tcPr>
            <w:tcW w:w="1660" w:type="dxa"/>
            <w:shd w:val="clear" w:color="auto" w:fill="A6A6A6" w:themeFill="background1" w:themeFillShade="A6"/>
          </w:tcPr>
          <w:p w14:paraId="23AB84C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Relevance</w:t>
            </w:r>
          </w:p>
        </w:tc>
        <w:tc>
          <w:tcPr>
            <w:tcW w:w="728" w:type="dxa"/>
            <w:shd w:val="clear" w:color="auto" w:fill="A6A6A6" w:themeFill="background1" w:themeFillShade="A6"/>
          </w:tcPr>
          <w:p w14:paraId="061265DF"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0ADAD4BC"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850" w:type="dxa"/>
            <w:shd w:val="clear" w:color="auto" w:fill="A6A6A6" w:themeFill="background1" w:themeFillShade="A6"/>
          </w:tcPr>
          <w:p w14:paraId="081FF708"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4D54B35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Relevance</w:t>
            </w:r>
          </w:p>
        </w:tc>
      </w:tr>
      <w:tr w:rsidR="009C7DDC" w:rsidRPr="009B04C6" w14:paraId="48986289" w14:textId="77777777" w:rsidTr="00F21283">
        <w:tc>
          <w:tcPr>
            <w:tcW w:w="2410" w:type="dxa"/>
            <w:shd w:val="clear" w:color="auto" w:fill="A6A6A6" w:themeFill="background1" w:themeFillShade="A6"/>
          </w:tcPr>
          <w:p w14:paraId="3C8DE294"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FMAPID</w:t>
            </w:r>
          </w:p>
        </w:tc>
        <w:tc>
          <w:tcPr>
            <w:tcW w:w="1660" w:type="dxa"/>
            <w:shd w:val="clear" w:color="auto" w:fill="A6A6A6" w:themeFill="background1" w:themeFillShade="A6"/>
          </w:tcPr>
          <w:p w14:paraId="2A3A232E"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ID</w:t>
            </w:r>
          </w:p>
        </w:tc>
        <w:tc>
          <w:tcPr>
            <w:tcW w:w="728" w:type="dxa"/>
            <w:shd w:val="clear" w:color="auto" w:fill="A6A6A6" w:themeFill="background1" w:themeFillShade="A6"/>
          </w:tcPr>
          <w:p w14:paraId="13646645"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0DB40E48"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4F948FE3"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1160C5FE"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Identifier</w:t>
            </w:r>
          </w:p>
        </w:tc>
      </w:tr>
      <w:tr w:rsidR="009C7DDC" w:rsidRPr="009B04C6" w14:paraId="522114E6" w14:textId="77777777" w:rsidTr="00F21283">
        <w:tc>
          <w:tcPr>
            <w:tcW w:w="2410" w:type="dxa"/>
            <w:shd w:val="clear" w:color="auto" w:fill="A6A6A6" w:themeFill="background1" w:themeFillShade="A6"/>
          </w:tcPr>
          <w:p w14:paraId="190903A1"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FTITLE</w:t>
            </w:r>
          </w:p>
        </w:tc>
        <w:tc>
          <w:tcPr>
            <w:tcW w:w="1660" w:type="dxa"/>
            <w:shd w:val="clear" w:color="auto" w:fill="A6A6A6" w:themeFill="background1" w:themeFillShade="A6"/>
          </w:tcPr>
          <w:p w14:paraId="09DCF382"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Title</w:t>
            </w:r>
          </w:p>
        </w:tc>
        <w:tc>
          <w:tcPr>
            <w:tcW w:w="728" w:type="dxa"/>
            <w:shd w:val="clear" w:color="auto" w:fill="A6A6A6" w:themeFill="background1" w:themeFillShade="A6"/>
          </w:tcPr>
          <w:p w14:paraId="7C7688A8"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6A658B57"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549F819D"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063C4B4A"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Title</w:t>
            </w:r>
          </w:p>
        </w:tc>
      </w:tr>
      <w:tr w:rsidR="009C7DDC" w:rsidRPr="009B04C6" w14:paraId="59F75C2F" w14:textId="77777777" w:rsidTr="00F21283">
        <w:tc>
          <w:tcPr>
            <w:tcW w:w="2410" w:type="dxa"/>
            <w:shd w:val="clear" w:color="auto" w:fill="A6A6A6" w:themeFill="background1" w:themeFillShade="A6"/>
          </w:tcPr>
          <w:p w14:paraId="5A2B8C2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c>
          <w:tcPr>
            <w:tcW w:w="1660" w:type="dxa"/>
            <w:shd w:val="clear" w:color="auto" w:fill="A6A6A6" w:themeFill="background1" w:themeFillShade="A6"/>
          </w:tcPr>
          <w:p w14:paraId="53AD8545"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c>
          <w:tcPr>
            <w:tcW w:w="728" w:type="dxa"/>
            <w:shd w:val="clear" w:color="auto" w:fill="A6A6A6" w:themeFill="background1" w:themeFillShade="A6"/>
          </w:tcPr>
          <w:p w14:paraId="42DE89A0" w14:textId="28AEBB8A" w:rsidR="009C7DDC" w:rsidRPr="009B04C6" w:rsidRDefault="008E1423" w:rsidP="00F21283">
            <w:pPr>
              <w:suppressAutoHyphens/>
              <w:rPr>
                <w:rFonts w:ascii="Arial" w:hAnsi="Arial" w:cs="Arial"/>
                <w:sz w:val="16"/>
                <w:szCs w:val="16"/>
                <w:lang w:eastAsia="nl-NL"/>
              </w:rPr>
            </w:pPr>
            <w:ins w:id="228" w:author="Breeding, Todd" w:date="2019-09-05T10:39:00Z">
              <w:r>
                <w:rPr>
                  <w:rFonts w:ascii="Arial" w:hAnsi="Arial" w:cs="Arial"/>
                  <w:sz w:val="16"/>
                  <w:szCs w:val="16"/>
                  <w:lang w:eastAsia="nl-NL"/>
                </w:rPr>
                <w:t>Y</w:t>
              </w:r>
            </w:ins>
          </w:p>
        </w:tc>
        <w:tc>
          <w:tcPr>
            <w:tcW w:w="589" w:type="dxa"/>
            <w:shd w:val="clear" w:color="auto" w:fill="A6A6A6" w:themeFill="background1" w:themeFillShade="A6"/>
          </w:tcPr>
          <w:p w14:paraId="6E5285A1"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6EDD6EC4"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3FEF4A04"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r>
      <w:tr w:rsidR="009C7DDC" w:rsidRPr="009B04C6" w14:paraId="294A6582" w14:textId="77777777" w:rsidTr="00F21283">
        <w:tc>
          <w:tcPr>
            <w:tcW w:w="2410" w:type="dxa"/>
            <w:shd w:val="clear" w:color="auto" w:fill="A6A6A6" w:themeFill="background1" w:themeFillShade="A6"/>
          </w:tcPr>
          <w:p w14:paraId="0198640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DOC-LANGUAGE</w:t>
            </w:r>
          </w:p>
        </w:tc>
        <w:tc>
          <w:tcPr>
            <w:tcW w:w="1660" w:type="dxa"/>
            <w:shd w:val="clear" w:color="auto" w:fill="A6A6A6" w:themeFill="background1" w:themeFillShade="A6"/>
          </w:tcPr>
          <w:p w14:paraId="4E41F1B3"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Language</w:t>
            </w:r>
          </w:p>
        </w:tc>
        <w:tc>
          <w:tcPr>
            <w:tcW w:w="728" w:type="dxa"/>
            <w:shd w:val="clear" w:color="auto" w:fill="A6A6A6" w:themeFill="background1" w:themeFillShade="A6"/>
          </w:tcPr>
          <w:p w14:paraId="52E250B8" w14:textId="77777777" w:rsidR="009C7DDC" w:rsidRPr="009B04C6" w:rsidRDefault="009C7DDC" w:rsidP="00F21283">
            <w:pPr>
              <w:suppressAutoHyphens/>
              <w:rPr>
                <w:rFonts w:ascii="Arial" w:hAnsi="Arial" w:cs="Arial"/>
                <w:sz w:val="16"/>
                <w:szCs w:val="16"/>
                <w:lang w:eastAsia="nl-NL"/>
              </w:rPr>
            </w:pPr>
          </w:p>
        </w:tc>
        <w:tc>
          <w:tcPr>
            <w:tcW w:w="589" w:type="dxa"/>
            <w:shd w:val="clear" w:color="auto" w:fill="A6A6A6" w:themeFill="background1" w:themeFillShade="A6"/>
          </w:tcPr>
          <w:p w14:paraId="4F3F8F57"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546AD70B"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21C8A40E"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The language of the object</w:t>
            </w:r>
          </w:p>
        </w:tc>
      </w:tr>
      <w:tr w:rsidR="009C7DDC" w:rsidRPr="009B04C6" w14:paraId="57C02870" w14:textId="77777777" w:rsidTr="00F21283">
        <w:tc>
          <w:tcPr>
            <w:tcW w:w="2410" w:type="dxa"/>
            <w:shd w:val="clear" w:color="auto" w:fill="A6A6A6" w:themeFill="background1" w:themeFillShade="A6"/>
          </w:tcPr>
          <w:p w14:paraId="2624FD73" w14:textId="1FFFEAFA" w:rsidR="009C7DDC" w:rsidRPr="009B04C6" w:rsidRDefault="00EE384F" w:rsidP="00F21283">
            <w:pPr>
              <w:suppressAutoHyphens/>
              <w:rPr>
                <w:rFonts w:ascii="Arial" w:hAnsi="Arial" w:cs="Arial"/>
                <w:sz w:val="16"/>
                <w:szCs w:val="16"/>
                <w:lang w:eastAsia="nl-NL"/>
              </w:rPr>
            </w:pPr>
            <w:r>
              <w:rPr>
                <w:rFonts w:ascii="Arial" w:hAnsi="Arial" w:cs="Arial"/>
                <w:sz w:val="16"/>
                <w:szCs w:val="16"/>
                <w:lang w:eastAsia="nl-NL"/>
              </w:rPr>
              <w:t>*</w:t>
            </w:r>
            <w:r w:rsidR="009C7DDC" w:rsidRPr="009B04C6">
              <w:rPr>
                <w:rFonts w:ascii="Arial" w:hAnsi="Arial" w:cs="Arial"/>
                <w:sz w:val="16"/>
                <w:szCs w:val="16"/>
                <w:lang w:eastAsia="nl-NL"/>
              </w:rPr>
              <w:t>FSTATUS</w:t>
            </w:r>
          </w:p>
        </w:tc>
        <w:tc>
          <w:tcPr>
            <w:tcW w:w="1660" w:type="dxa"/>
            <w:shd w:val="clear" w:color="auto" w:fill="A6A6A6" w:themeFill="background1" w:themeFillShade="A6"/>
          </w:tcPr>
          <w:p w14:paraId="741BFAB8"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Status</w:t>
            </w:r>
          </w:p>
        </w:tc>
        <w:tc>
          <w:tcPr>
            <w:tcW w:w="728" w:type="dxa"/>
            <w:shd w:val="clear" w:color="auto" w:fill="A6A6A6" w:themeFill="background1" w:themeFillShade="A6"/>
          </w:tcPr>
          <w:p w14:paraId="706E4BCB" w14:textId="77777777" w:rsidR="009C7DDC" w:rsidRPr="009B04C6" w:rsidRDefault="009C7DDC" w:rsidP="00F21283">
            <w:pPr>
              <w:suppressAutoHyphens/>
              <w:rPr>
                <w:rFonts w:ascii="Arial" w:hAnsi="Arial" w:cs="Arial"/>
                <w:sz w:val="16"/>
                <w:szCs w:val="16"/>
                <w:lang w:eastAsia="nl-NL"/>
              </w:rPr>
            </w:pPr>
          </w:p>
        </w:tc>
        <w:tc>
          <w:tcPr>
            <w:tcW w:w="589" w:type="dxa"/>
            <w:shd w:val="clear" w:color="auto" w:fill="A6A6A6" w:themeFill="background1" w:themeFillShade="A6"/>
          </w:tcPr>
          <w:p w14:paraId="525E9AC3"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126419F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2544B428"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The status of the object</w:t>
            </w:r>
          </w:p>
        </w:tc>
      </w:tr>
      <w:tr w:rsidR="009C7DDC" w:rsidRPr="009B04C6" w14:paraId="3F5D431B" w14:textId="77777777" w:rsidTr="00F21283">
        <w:tc>
          <w:tcPr>
            <w:tcW w:w="2410" w:type="dxa"/>
            <w:shd w:val="clear" w:color="auto" w:fill="A6A6A6" w:themeFill="background1" w:themeFillShade="A6"/>
          </w:tcPr>
          <w:p w14:paraId="01DC3C97" w14:textId="37E64326" w:rsidR="009C7DDC" w:rsidRPr="009B04C6" w:rsidRDefault="00EE384F" w:rsidP="00F21283">
            <w:pPr>
              <w:suppressAutoHyphens/>
              <w:rPr>
                <w:rFonts w:ascii="Arial" w:hAnsi="Arial" w:cs="Arial"/>
                <w:sz w:val="16"/>
                <w:szCs w:val="16"/>
                <w:lang w:eastAsia="nl-NL"/>
              </w:rPr>
            </w:pPr>
            <w:r>
              <w:rPr>
                <w:rFonts w:ascii="Arial" w:hAnsi="Arial" w:cs="Arial"/>
                <w:sz w:val="16"/>
                <w:szCs w:val="16"/>
                <w:lang w:eastAsia="nl-NL"/>
              </w:rPr>
              <w:t>*</w:t>
            </w:r>
            <w:r w:rsidR="009C7DDC" w:rsidRPr="009B04C6">
              <w:rPr>
                <w:rFonts w:ascii="Arial" w:hAnsi="Arial" w:cs="Arial"/>
                <w:sz w:val="16"/>
                <w:szCs w:val="16"/>
                <w:lang w:eastAsia="nl-NL"/>
              </w:rPr>
              <w:t>FAUTHOR</w:t>
            </w:r>
          </w:p>
        </w:tc>
        <w:tc>
          <w:tcPr>
            <w:tcW w:w="1660" w:type="dxa"/>
            <w:shd w:val="clear" w:color="auto" w:fill="A6A6A6" w:themeFill="background1" w:themeFillShade="A6"/>
          </w:tcPr>
          <w:p w14:paraId="790D0F8B"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Author</w:t>
            </w:r>
          </w:p>
        </w:tc>
        <w:tc>
          <w:tcPr>
            <w:tcW w:w="728" w:type="dxa"/>
            <w:shd w:val="clear" w:color="auto" w:fill="A6A6A6" w:themeFill="background1" w:themeFillShade="A6"/>
          </w:tcPr>
          <w:p w14:paraId="051A4B87"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5CD0202E"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376F7002"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4928DAC3"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The user responsible for creating the object</w:t>
            </w:r>
          </w:p>
        </w:tc>
      </w:tr>
      <w:tr w:rsidR="009C7DDC" w:rsidRPr="009B04C6" w14:paraId="3E0C263A" w14:textId="77777777" w:rsidTr="00F21283">
        <w:tc>
          <w:tcPr>
            <w:tcW w:w="2410" w:type="dxa"/>
            <w:shd w:val="clear" w:color="auto" w:fill="A6A6A6" w:themeFill="background1" w:themeFillShade="A6"/>
          </w:tcPr>
          <w:p w14:paraId="77E43B98" w14:textId="77777777" w:rsidR="009C7DDC" w:rsidRPr="009B04C6" w:rsidRDefault="009C7DDC" w:rsidP="00F21283">
            <w:pPr>
              <w:suppressAutoHyphens/>
              <w:rPr>
                <w:rFonts w:ascii="Arial" w:hAnsi="Arial" w:cs="Arial"/>
                <w:sz w:val="16"/>
                <w:szCs w:val="16"/>
                <w:lang w:eastAsia="nl-NL"/>
              </w:rPr>
            </w:pPr>
            <w:r w:rsidRPr="00080FB8">
              <w:rPr>
                <w:rFonts w:ascii="Arial" w:hAnsi="Arial" w:cs="Arial"/>
                <w:sz w:val="16"/>
                <w:szCs w:val="16"/>
                <w:lang w:eastAsia="nl-NL"/>
              </w:rPr>
              <w:t>FISHLASTMODIFIEDBY</w:t>
            </w:r>
          </w:p>
        </w:tc>
        <w:tc>
          <w:tcPr>
            <w:tcW w:w="1660" w:type="dxa"/>
            <w:shd w:val="clear" w:color="auto" w:fill="A6A6A6" w:themeFill="background1" w:themeFillShade="A6"/>
          </w:tcPr>
          <w:p w14:paraId="09CF3FCA"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Last modified by</w:t>
            </w:r>
          </w:p>
        </w:tc>
        <w:tc>
          <w:tcPr>
            <w:tcW w:w="728" w:type="dxa"/>
            <w:shd w:val="clear" w:color="auto" w:fill="A6A6A6" w:themeFill="background1" w:themeFillShade="A6"/>
          </w:tcPr>
          <w:p w14:paraId="6ECEEEBD"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Y</w:t>
            </w:r>
          </w:p>
        </w:tc>
        <w:tc>
          <w:tcPr>
            <w:tcW w:w="589" w:type="dxa"/>
            <w:shd w:val="clear" w:color="auto" w:fill="A6A6A6" w:themeFill="background1" w:themeFillShade="A6"/>
          </w:tcPr>
          <w:p w14:paraId="13A9B802"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7104D534"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Y</w:t>
            </w:r>
          </w:p>
        </w:tc>
        <w:tc>
          <w:tcPr>
            <w:tcW w:w="3119" w:type="dxa"/>
            <w:shd w:val="clear" w:color="auto" w:fill="A6A6A6" w:themeFill="background1" w:themeFillShade="A6"/>
          </w:tcPr>
          <w:p w14:paraId="617419BC"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Last modified by</w:t>
            </w:r>
          </w:p>
        </w:tc>
      </w:tr>
      <w:tr w:rsidR="009C7DDC" w:rsidRPr="009B04C6" w14:paraId="457F0444" w14:textId="77777777" w:rsidTr="00F21283">
        <w:tc>
          <w:tcPr>
            <w:tcW w:w="2410" w:type="dxa"/>
            <w:shd w:val="clear" w:color="auto" w:fill="A6A6A6" w:themeFill="background1" w:themeFillShade="A6"/>
          </w:tcPr>
          <w:p w14:paraId="73234C3E"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FRESOLUTION</w:t>
            </w:r>
          </w:p>
        </w:tc>
        <w:tc>
          <w:tcPr>
            <w:tcW w:w="1660" w:type="dxa"/>
            <w:shd w:val="clear" w:color="auto" w:fill="A6A6A6" w:themeFill="background1" w:themeFillShade="A6"/>
          </w:tcPr>
          <w:p w14:paraId="2C30EA2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Resolution</w:t>
            </w:r>
          </w:p>
        </w:tc>
        <w:tc>
          <w:tcPr>
            <w:tcW w:w="728" w:type="dxa"/>
            <w:shd w:val="clear" w:color="auto" w:fill="A6A6A6" w:themeFill="background1" w:themeFillShade="A6"/>
          </w:tcPr>
          <w:p w14:paraId="6B94795E" w14:textId="77777777" w:rsidR="009C7DDC" w:rsidRPr="009B04C6" w:rsidRDefault="009C7DDC" w:rsidP="00F21283">
            <w:pPr>
              <w:suppressAutoHyphens/>
              <w:rPr>
                <w:rFonts w:ascii="Arial" w:hAnsi="Arial" w:cs="Arial"/>
                <w:sz w:val="16"/>
                <w:szCs w:val="16"/>
                <w:lang w:eastAsia="nl-NL"/>
              </w:rPr>
            </w:pPr>
          </w:p>
        </w:tc>
        <w:tc>
          <w:tcPr>
            <w:tcW w:w="589" w:type="dxa"/>
            <w:shd w:val="clear" w:color="auto" w:fill="A6A6A6" w:themeFill="background1" w:themeFillShade="A6"/>
          </w:tcPr>
          <w:p w14:paraId="3A00EDC1"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50ADE073"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398885BA"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Resolution of the illustration</w:t>
            </w:r>
          </w:p>
        </w:tc>
      </w:tr>
      <w:tr w:rsidR="009C7DDC" w:rsidRPr="009B04C6" w14:paraId="3C0D0B53" w14:textId="77777777" w:rsidTr="00F21283">
        <w:tc>
          <w:tcPr>
            <w:tcW w:w="2410" w:type="dxa"/>
            <w:shd w:val="clear" w:color="auto" w:fill="A6A6A6" w:themeFill="background1" w:themeFillShade="A6"/>
          </w:tcPr>
          <w:p w14:paraId="34D37A6C"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USERGROUP</w:t>
            </w:r>
          </w:p>
        </w:tc>
        <w:tc>
          <w:tcPr>
            <w:tcW w:w="1660" w:type="dxa"/>
            <w:shd w:val="clear" w:color="auto" w:fill="A6A6A6" w:themeFill="background1" w:themeFillShade="A6"/>
          </w:tcPr>
          <w:p w14:paraId="300C5348"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User group</w:t>
            </w:r>
          </w:p>
        </w:tc>
        <w:tc>
          <w:tcPr>
            <w:tcW w:w="728" w:type="dxa"/>
            <w:shd w:val="clear" w:color="auto" w:fill="A6A6A6" w:themeFill="background1" w:themeFillShade="A6"/>
          </w:tcPr>
          <w:p w14:paraId="63E3C706" w14:textId="77777777" w:rsidR="009C7DDC" w:rsidRPr="009B04C6" w:rsidRDefault="009C7DDC" w:rsidP="00F21283">
            <w:pPr>
              <w:suppressAutoHyphens/>
              <w:rPr>
                <w:rFonts w:ascii="Arial" w:hAnsi="Arial" w:cs="Arial"/>
                <w:sz w:val="16"/>
                <w:szCs w:val="16"/>
                <w:lang w:eastAsia="nl-NL"/>
              </w:rPr>
            </w:pPr>
          </w:p>
        </w:tc>
        <w:tc>
          <w:tcPr>
            <w:tcW w:w="589" w:type="dxa"/>
            <w:shd w:val="clear" w:color="auto" w:fill="A6A6A6" w:themeFill="background1" w:themeFillShade="A6"/>
          </w:tcPr>
          <w:p w14:paraId="3457112A"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0B3A45E3"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Y</w:t>
            </w:r>
          </w:p>
        </w:tc>
        <w:tc>
          <w:tcPr>
            <w:tcW w:w="3119" w:type="dxa"/>
            <w:shd w:val="clear" w:color="auto" w:fill="A6A6A6" w:themeFill="background1" w:themeFillShade="A6"/>
          </w:tcPr>
          <w:p w14:paraId="5597CFD5"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As configured OOB</w:t>
            </w:r>
          </w:p>
        </w:tc>
      </w:tr>
      <w:tr w:rsidR="009C7DDC" w:rsidRPr="009B04C6" w14:paraId="20371165" w14:textId="77777777" w:rsidTr="00F21283">
        <w:tc>
          <w:tcPr>
            <w:tcW w:w="2410" w:type="dxa"/>
            <w:shd w:val="clear" w:color="auto" w:fill="A6A6A6" w:themeFill="background1" w:themeFillShade="A6"/>
          </w:tcPr>
          <w:p w14:paraId="5B784D09"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lastRenderedPageBreak/>
              <w:t>CHECKED-OUT-BY</w:t>
            </w:r>
          </w:p>
        </w:tc>
        <w:tc>
          <w:tcPr>
            <w:tcW w:w="1660" w:type="dxa"/>
            <w:shd w:val="clear" w:color="auto" w:fill="A6A6A6" w:themeFill="background1" w:themeFillShade="A6"/>
          </w:tcPr>
          <w:p w14:paraId="313042F7"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Checked out by</w:t>
            </w:r>
          </w:p>
        </w:tc>
        <w:tc>
          <w:tcPr>
            <w:tcW w:w="728" w:type="dxa"/>
            <w:shd w:val="clear" w:color="auto" w:fill="A6A6A6" w:themeFill="background1" w:themeFillShade="A6"/>
          </w:tcPr>
          <w:p w14:paraId="2385B867"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5C000382"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079385FF"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41882D1A"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The user that has checked out an object</w:t>
            </w:r>
          </w:p>
        </w:tc>
      </w:tr>
      <w:tr w:rsidR="009C7DDC" w:rsidRPr="009B04C6" w14:paraId="617264D6" w14:textId="77777777" w:rsidTr="00F21283">
        <w:tc>
          <w:tcPr>
            <w:tcW w:w="2410" w:type="dxa"/>
            <w:shd w:val="clear" w:color="auto" w:fill="A6A6A6" w:themeFill="background1" w:themeFillShade="A6"/>
          </w:tcPr>
          <w:p w14:paraId="7BA3061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CREATED-ON</w:t>
            </w:r>
          </w:p>
        </w:tc>
        <w:tc>
          <w:tcPr>
            <w:tcW w:w="1660" w:type="dxa"/>
            <w:shd w:val="clear" w:color="auto" w:fill="A6A6A6" w:themeFill="background1" w:themeFillShade="A6"/>
          </w:tcPr>
          <w:p w14:paraId="382D7540"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 xml:space="preserve">Created </w:t>
            </w:r>
            <w:r>
              <w:rPr>
                <w:rFonts w:ascii="Arial" w:hAnsi="Arial" w:cs="Arial"/>
                <w:sz w:val="16"/>
                <w:szCs w:val="16"/>
                <w:lang w:eastAsia="nl-NL"/>
              </w:rPr>
              <w:t>on or before</w:t>
            </w:r>
          </w:p>
        </w:tc>
        <w:tc>
          <w:tcPr>
            <w:tcW w:w="728" w:type="dxa"/>
            <w:shd w:val="clear" w:color="auto" w:fill="A6A6A6" w:themeFill="background1" w:themeFillShade="A6"/>
          </w:tcPr>
          <w:p w14:paraId="42F7EA72"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3BE9FB38"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1A576B1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26B3F95E"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Date on which the object was created</w:t>
            </w:r>
          </w:p>
        </w:tc>
      </w:tr>
      <w:tr w:rsidR="009C7DDC" w:rsidRPr="009B04C6" w14:paraId="1980E68E" w14:textId="77777777" w:rsidTr="00F21283">
        <w:tc>
          <w:tcPr>
            <w:tcW w:w="2410" w:type="dxa"/>
            <w:shd w:val="clear" w:color="auto" w:fill="A6A6A6" w:themeFill="background1" w:themeFillShade="A6"/>
          </w:tcPr>
          <w:p w14:paraId="7C934FD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CREATED-ON</w:t>
            </w:r>
          </w:p>
        </w:tc>
        <w:tc>
          <w:tcPr>
            <w:tcW w:w="1660" w:type="dxa"/>
            <w:shd w:val="clear" w:color="auto" w:fill="A6A6A6" w:themeFill="background1" w:themeFillShade="A6"/>
          </w:tcPr>
          <w:p w14:paraId="3A6ACCB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 xml:space="preserve">Created </w:t>
            </w:r>
            <w:r>
              <w:rPr>
                <w:rFonts w:ascii="Arial" w:hAnsi="Arial" w:cs="Arial"/>
                <w:sz w:val="16"/>
                <w:szCs w:val="16"/>
                <w:lang w:eastAsia="nl-NL"/>
              </w:rPr>
              <w:t>on or after</w:t>
            </w:r>
          </w:p>
        </w:tc>
        <w:tc>
          <w:tcPr>
            <w:tcW w:w="728" w:type="dxa"/>
            <w:shd w:val="clear" w:color="auto" w:fill="A6A6A6" w:themeFill="background1" w:themeFillShade="A6"/>
          </w:tcPr>
          <w:p w14:paraId="2E3D3C3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7E3BBD61"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54DD234E"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42A044EC"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Date on which the object was created</w:t>
            </w:r>
          </w:p>
        </w:tc>
      </w:tr>
      <w:tr w:rsidR="009C7DDC" w:rsidRPr="009B04C6" w14:paraId="62378AA3" w14:textId="77777777" w:rsidTr="00F21283">
        <w:tc>
          <w:tcPr>
            <w:tcW w:w="2410" w:type="dxa"/>
            <w:shd w:val="clear" w:color="auto" w:fill="A6A6A6" w:themeFill="background1" w:themeFillShade="A6"/>
          </w:tcPr>
          <w:p w14:paraId="0119A0BE" w14:textId="77777777" w:rsidR="009C7DDC" w:rsidRPr="009B04C6" w:rsidRDefault="009C7DDC" w:rsidP="00F21283">
            <w:pPr>
              <w:suppressAutoHyphens/>
              <w:rPr>
                <w:rFonts w:ascii="Arial" w:hAnsi="Arial" w:cs="Arial"/>
                <w:sz w:val="16"/>
                <w:szCs w:val="16"/>
                <w:lang w:eastAsia="nl-NL"/>
              </w:rPr>
            </w:pPr>
            <w:r w:rsidRPr="00080FB8">
              <w:rPr>
                <w:rFonts w:ascii="Arial" w:hAnsi="Arial" w:cs="Arial"/>
                <w:sz w:val="16"/>
                <w:szCs w:val="16"/>
                <w:lang w:eastAsia="nl-NL"/>
              </w:rPr>
              <w:t>FISHLASTMODIFIEDON</w:t>
            </w:r>
          </w:p>
        </w:tc>
        <w:tc>
          <w:tcPr>
            <w:tcW w:w="1660" w:type="dxa"/>
            <w:shd w:val="clear" w:color="auto" w:fill="A6A6A6" w:themeFill="background1" w:themeFillShade="A6"/>
          </w:tcPr>
          <w:p w14:paraId="4F38539E"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 xml:space="preserve">Modified </w:t>
            </w:r>
            <w:r>
              <w:rPr>
                <w:rFonts w:ascii="Arial" w:hAnsi="Arial" w:cs="Arial"/>
                <w:sz w:val="16"/>
                <w:szCs w:val="16"/>
                <w:lang w:eastAsia="nl-NL"/>
              </w:rPr>
              <w:t>on or before</w:t>
            </w:r>
          </w:p>
        </w:tc>
        <w:tc>
          <w:tcPr>
            <w:tcW w:w="728" w:type="dxa"/>
            <w:shd w:val="clear" w:color="auto" w:fill="A6A6A6" w:themeFill="background1" w:themeFillShade="A6"/>
          </w:tcPr>
          <w:p w14:paraId="3EECAFE3"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19247474"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26944994"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21D77887"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Date on which the object</w:t>
            </w:r>
            <w:r>
              <w:rPr>
                <w:rFonts w:ascii="Arial" w:hAnsi="Arial" w:cs="Arial"/>
                <w:sz w:val="16"/>
                <w:szCs w:val="16"/>
                <w:lang w:eastAsia="nl-NL"/>
              </w:rPr>
              <w:t xml:space="preserve"> content</w:t>
            </w:r>
            <w:r w:rsidRPr="009B04C6">
              <w:rPr>
                <w:rFonts w:ascii="Arial" w:hAnsi="Arial" w:cs="Arial"/>
                <w:sz w:val="16"/>
                <w:szCs w:val="16"/>
                <w:lang w:eastAsia="nl-NL"/>
              </w:rPr>
              <w:t xml:space="preserve"> was modified</w:t>
            </w:r>
          </w:p>
        </w:tc>
      </w:tr>
      <w:tr w:rsidR="009C7DDC" w:rsidRPr="009B04C6" w14:paraId="176C3BDF" w14:textId="77777777" w:rsidTr="00F21283">
        <w:tc>
          <w:tcPr>
            <w:tcW w:w="2410" w:type="dxa"/>
            <w:shd w:val="clear" w:color="auto" w:fill="A6A6A6" w:themeFill="background1" w:themeFillShade="A6"/>
          </w:tcPr>
          <w:p w14:paraId="07CE86E1" w14:textId="77777777" w:rsidR="009C7DDC" w:rsidRPr="009B04C6" w:rsidRDefault="009C7DDC" w:rsidP="00F21283">
            <w:pPr>
              <w:suppressAutoHyphens/>
              <w:rPr>
                <w:rFonts w:ascii="Arial" w:hAnsi="Arial" w:cs="Arial"/>
                <w:sz w:val="16"/>
                <w:szCs w:val="16"/>
                <w:lang w:eastAsia="nl-NL"/>
              </w:rPr>
            </w:pPr>
            <w:r w:rsidRPr="00080FB8">
              <w:rPr>
                <w:rFonts w:ascii="Arial" w:hAnsi="Arial" w:cs="Arial"/>
                <w:sz w:val="16"/>
                <w:szCs w:val="16"/>
                <w:lang w:eastAsia="nl-NL"/>
              </w:rPr>
              <w:t>FISHLASTMODIFIEDON</w:t>
            </w:r>
          </w:p>
        </w:tc>
        <w:tc>
          <w:tcPr>
            <w:tcW w:w="1660" w:type="dxa"/>
            <w:shd w:val="clear" w:color="auto" w:fill="A6A6A6" w:themeFill="background1" w:themeFillShade="A6"/>
          </w:tcPr>
          <w:p w14:paraId="19191C4A"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Modified on</w:t>
            </w:r>
            <w:r>
              <w:rPr>
                <w:rFonts w:ascii="Arial" w:hAnsi="Arial" w:cs="Arial"/>
                <w:sz w:val="16"/>
                <w:szCs w:val="16"/>
                <w:lang w:eastAsia="nl-NL"/>
              </w:rPr>
              <w:t xml:space="preserve"> or after</w:t>
            </w:r>
          </w:p>
        </w:tc>
        <w:tc>
          <w:tcPr>
            <w:tcW w:w="728" w:type="dxa"/>
            <w:shd w:val="clear" w:color="auto" w:fill="A6A6A6" w:themeFill="background1" w:themeFillShade="A6"/>
          </w:tcPr>
          <w:p w14:paraId="735EFF59"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1E76E994"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52EB8A23"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311F4379"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 xml:space="preserve">Date on which the object </w:t>
            </w:r>
            <w:r>
              <w:rPr>
                <w:rFonts w:ascii="Arial" w:hAnsi="Arial" w:cs="Arial"/>
                <w:sz w:val="16"/>
                <w:szCs w:val="16"/>
                <w:lang w:eastAsia="nl-NL"/>
              </w:rPr>
              <w:t xml:space="preserve">content </w:t>
            </w:r>
            <w:r w:rsidRPr="009B04C6">
              <w:rPr>
                <w:rFonts w:ascii="Arial" w:hAnsi="Arial" w:cs="Arial"/>
                <w:sz w:val="16"/>
                <w:szCs w:val="16"/>
                <w:lang w:eastAsia="nl-NL"/>
              </w:rPr>
              <w:t>was modified</w:t>
            </w:r>
          </w:p>
        </w:tc>
      </w:tr>
      <w:tr w:rsidR="001F4119" w:rsidRPr="009B04C6" w14:paraId="221393C9" w14:textId="77777777" w:rsidTr="001F4119">
        <w:tc>
          <w:tcPr>
            <w:tcW w:w="2410" w:type="dxa"/>
            <w:shd w:val="clear" w:color="auto" w:fill="auto"/>
          </w:tcPr>
          <w:p w14:paraId="3F8E8D08" w14:textId="18F73701" w:rsidR="001F4119" w:rsidRPr="001F4119" w:rsidRDefault="001F4119" w:rsidP="00F21283">
            <w:pPr>
              <w:suppressAutoHyphens/>
              <w:rPr>
                <w:rFonts w:ascii="Arial" w:hAnsi="Arial" w:cs="Arial"/>
                <w:sz w:val="16"/>
                <w:szCs w:val="16"/>
                <w:lang w:eastAsia="nl-NL"/>
              </w:rPr>
            </w:pPr>
            <w:r w:rsidRPr="001F4119">
              <w:rPr>
                <w:rFonts w:ascii="Arial" w:hAnsi="Arial" w:cs="Arial"/>
                <w:sz w:val="16"/>
                <w:szCs w:val="16"/>
              </w:rPr>
              <w:t>FILLUSTRATIONTYPE</w:t>
            </w:r>
          </w:p>
        </w:tc>
        <w:tc>
          <w:tcPr>
            <w:tcW w:w="1660" w:type="dxa"/>
            <w:shd w:val="clear" w:color="auto" w:fill="auto"/>
          </w:tcPr>
          <w:p w14:paraId="5AC53F60" w14:textId="56E7D870" w:rsidR="001F4119" w:rsidRPr="009B04C6" w:rsidRDefault="001F4119" w:rsidP="001F4119">
            <w:pPr>
              <w:suppressAutoHyphens/>
              <w:rPr>
                <w:rFonts w:ascii="Arial" w:hAnsi="Arial" w:cs="Arial"/>
                <w:sz w:val="16"/>
                <w:szCs w:val="16"/>
                <w:lang w:eastAsia="nl-NL"/>
              </w:rPr>
            </w:pPr>
            <w:r>
              <w:rPr>
                <w:rFonts w:ascii="Arial" w:hAnsi="Arial" w:cs="Arial"/>
                <w:sz w:val="16"/>
                <w:szCs w:val="16"/>
                <w:lang w:eastAsia="nl-NL"/>
              </w:rPr>
              <w:t>Illustration type</w:t>
            </w:r>
          </w:p>
        </w:tc>
        <w:tc>
          <w:tcPr>
            <w:tcW w:w="728" w:type="dxa"/>
            <w:shd w:val="clear" w:color="auto" w:fill="auto"/>
          </w:tcPr>
          <w:p w14:paraId="5C1D2D0D" w14:textId="4A8CF410" w:rsidR="001F4119" w:rsidRPr="009B04C6" w:rsidRDefault="008E1423" w:rsidP="00F21283">
            <w:pPr>
              <w:suppressAutoHyphens/>
              <w:rPr>
                <w:rFonts w:ascii="Arial" w:hAnsi="Arial" w:cs="Arial"/>
                <w:sz w:val="16"/>
                <w:szCs w:val="16"/>
                <w:lang w:eastAsia="nl-NL"/>
              </w:rPr>
            </w:pPr>
            <w:ins w:id="229" w:author="Breeding, Todd" w:date="2019-09-05T10:37:00Z">
              <w:r>
                <w:rPr>
                  <w:rFonts w:ascii="Arial" w:hAnsi="Arial" w:cs="Arial"/>
                  <w:sz w:val="16"/>
                  <w:szCs w:val="16"/>
                  <w:lang w:eastAsia="nl-NL"/>
                </w:rPr>
                <w:t>Y</w:t>
              </w:r>
            </w:ins>
          </w:p>
        </w:tc>
        <w:tc>
          <w:tcPr>
            <w:tcW w:w="589" w:type="dxa"/>
            <w:shd w:val="clear" w:color="auto" w:fill="auto"/>
          </w:tcPr>
          <w:p w14:paraId="66562A21" w14:textId="77777777" w:rsidR="001F4119" w:rsidRPr="009B04C6" w:rsidRDefault="001F4119" w:rsidP="00F21283">
            <w:pPr>
              <w:suppressAutoHyphens/>
              <w:rPr>
                <w:rFonts w:ascii="Arial" w:hAnsi="Arial" w:cs="Arial"/>
                <w:sz w:val="16"/>
                <w:szCs w:val="16"/>
                <w:lang w:eastAsia="nl-NL"/>
              </w:rPr>
            </w:pPr>
          </w:p>
        </w:tc>
        <w:tc>
          <w:tcPr>
            <w:tcW w:w="850" w:type="dxa"/>
            <w:shd w:val="clear" w:color="auto" w:fill="auto"/>
          </w:tcPr>
          <w:p w14:paraId="129B2F19" w14:textId="573296D7" w:rsidR="001F4119" w:rsidRPr="009B04C6" w:rsidRDefault="008E1423" w:rsidP="00F21283">
            <w:pPr>
              <w:suppressAutoHyphens/>
              <w:rPr>
                <w:rFonts w:ascii="Arial" w:hAnsi="Arial" w:cs="Arial"/>
                <w:sz w:val="16"/>
                <w:szCs w:val="16"/>
                <w:lang w:eastAsia="nl-NL"/>
              </w:rPr>
            </w:pPr>
            <w:ins w:id="230" w:author="Breeding, Todd" w:date="2019-09-05T10:37:00Z">
              <w:r>
                <w:rPr>
                  <w:rFonts w:ascii="Arial" w:hAnsi="Arial" w:cs="Arial"/>
                  <w:sz w:val="16"/>
                  <w:szCs w:val="16"/>
                  <w:lang w:eastAsia="nl-NL"/>
                </w:rPr>
                <w:t>Y</w:t>
              </w:r>
            </w:ins>
          </w:p>
        </w:tc>
        <w:tc>
          <w:tcPr>
            <w:tcW w:w="3119" w:type="dxa"/>
            <w:shd w:val="clear" w:color="auto" w:fill="auto"/>
          </w:tcPr>
          <w:p w14:paraId="666A9644" w14:textId="7C4D35A3" w:rsidR="001F4119" w:rsidRPr="009B04C6" w:rsidRDefault="008E1423" w:rsidP="008E1423">
            <w:pPr>
              <w:suppressAutoHyphens/>
              <w:rPr>
                <w:rFonts w:ascii="Arial" w:hAnsi="Arial" w:cs="Arial"/>
                <w:sz w:val="16"/>
                <w:szCs w:val="16"/>
                <w:lang w:eastAsia="nl-NL"/>
              </w:rPr>
            </w:pPr>
            <w:ins w:id="231" w:author="Breeding, Todd" w:date="2019-09-05T10:37:00Z">
              <w:r>
                <w:rPr>
                  <w:rFonts w:ascii="Arial" w:hAnsi="Arial" w:cs="Arial"/>
                  <w:sz w:val="16"/>
                  <w:szCs w:val="16"/>
                  <w:lang w:eastAsia="nl-NL"/>
                </w:rPr>
                <w:t>Illustration type</w:t>
              </w:r>
            </w:ins>
          </w:p>
        </w:tc>
      </w:tr>
      <w:tr w:rsidR="001F4119" w:rsidRPr="009B04C6" w14:paraId="547B1B13" w14:textId="77777777" w:rsidTr="001F4119">
        <w:tc>
          <w:tcPr>
            <w:tcW w:w="2410" w:type="dxa"/>
            <w:shd w:val="clear" w:color="auto" w:fill="auto"/>
          </w:tcPr>
          <w:p w14:paraId="305C9846" w14:textId="5F05DAC2" w:rsidR="001F4119" w:rsidRPr="001F4119" w:rsidRDefault="001F4119" w:rsidP="00F21283">
            <w:pPr>
              <w:suppressAutoHyphens/>
              <w:rPr>
                <w:rFonts w:ascii="Arial" w:hAnsi="Arial" w:cs="Arial"/>
                <w:sz w:val="16"/>
                <w:szCs w:val="16"/>
                <w:lang w:eastAsia="nl-NL"/>
              </w:rPr>
            </w:pPr>
            <w:r w:rsidRPr="001F4119">
              <w:rPr>
                <w:rFonts w:ascii="Arial" w:hAnsi="Arial" w:cs="Arial"/>
                <w:sz w:val="16"/>
                <w:szCs w:val="16"/>
              </w:rPr>
              <w:t>FMODULETYPE</w:t>
            </w:r>
          </w:p>
        </w:tc>
        <w:tc>
          <w:tcPr>
            <w:tcW w:w="1660" w:type="dxa"/>
            <w:shd w:val="clear" w:color="auto" w:fill="auto"/>
          </w:tcPr>
          <w:p w14:paraId="6B4A9184" w14:textId="05107F14" w:rsidR="001F4119" w:rsidRPr="009B04C6" w:rsidRDefault="001F4119" w:rsidP="00F21283">
            <w:pPr>
              <w:suppressAutoHyphens/>
              <w:rPr>
                <w:rFonts w:ascii="Arial" w:hAnsi="Arial" w:cs="Arial"/>
                <w:sz w:val="16"/>
                <w:szCs w:val="16"/>
                <w:lang w:eastAsia="nl-NL"/>
              </w:rPr>
            </w:pPr>
            <w:r>
              <w:rPr>
                <w:rFonts w:ascii="Arial" w:hAnsi="Arial" w:cs="Arial"/>
                <w:sz w:val="16"/>
                <w:szCs w:val="16"/>
                <w:lang w:eastAsia="nl-NL"/>
              </w:rPr>
              <w:t>Topic type</w:t>
            </w:r>
          </w:p>
        </w:tc>
        <w:tc>
          <w:tcPr>
            <w:tcW w:w="728" w:type="dxa"/>
            <w:shd w:val="clear" w:color="auto" w:fill="auto"/>
          </w:tcPr>
          <w:p w14:paraId="26BD57DC" w14:textId="1C7BDF4F" w:rsidR="001F4119" w:rsidRPr="009B04C6" w:rsidRDefault="008E1423" w:rsidP="00F21283">
            <w:pPr>
              <w:suppressAutoHyphens/>
              <w:rPr>
                <w:rFonts w:ascii="Arial" w:hAnsi="Arial" w:cs="Arial"/>
                <w:sz w:val="16"/>
                <w:szCs w:val="16"/>
                <w:lang w:eastAsia="nl-NL"/>
              </w:rPr>
            </w:pPr>
            <w:ins w:id="232" w:author="Breeding, Todd" w:date="2019-09-05T10:37:00Z">
              <w:r>
                <w:rPr>
                  <w:rFonts w:ascii="Arial" w:hAnsi="Arial" w:cs="Arial"/>
                  <w:sz w:val="16"/>
                  <w:szCs w:val="16"/>
                  <w:lang w:eastAsia="nl-NL"/>
                </w:rPr>
                <w:t>Y</w:t>
              </w:r>
            </w:ins>
          </w:p>
        </w:tc>
        <w:tc>
          <w:tcPr>
            <w:tcW w:w="589" w:type="dxa"/>
            <w:shd w:val="clear" w:color="auto" w:fill="auto"/>
          </w:tcPr>
          <w:p w14:paraId="48E063C5" w14:textId="77777777" w:rsidR="001F4119" w:rsidRPr="009B04C6" w:rsidRDefault="001F4119" w:rsidP="00F21283">
            <w:pPr>
              <w:suppressAutoHyphens/>
              <w:rPr>
                <w:rFonts w:ascii="Arial" w:hAnsi="Arial" w:cs="Arial"/>
                <w:sz w:val="16"/>
                <w:szCs w:val="16"/>
                <w:lang w:eastAsia="nl-NL"/>
              </w:rPr>
            </w:pPr>
          </w:p>
        </w:tc>
        <w:tc>
          <w:tcPr>
            <w:tcW w:w="850" w:type="dxa"/>
            <w:shd w:val="clear" w:color="auto" w:fill="auto"/>
          </w:tcPr>
          <w:p w14:paraId="63605607" w14:textId="4AD19856" w:rsidR="001F4119" w:rsidRPr="009B04C6" w:rsidRDefault="008E1423" w:rsidP="00F21283">
            <w:pPr>
              <w:suppressAutoHyphens/>
              <w:rPr>
                <w:rFonts w:ascii="Arial" w:hAnsi="Arial" w:cs="Arial"/>
                <w:sz w:val="16"/>
                <w:szCs w:val="16"/>
                <w:lang w:eastAsia="nl-NL"/>
              </w:rPr>
            </w:pPr>
            <w:ins w:id="233" w:author="Breeding, Todd" w:date="2019-09-05T10:37:00Z">
              <w:r>
                <w:rPr>
                  <w:rFonts w:ascii="Arial" w:hAnsi="Arial" w:cs="Arial"/>
                  <w:sz w:val="16"/>
                  <w:szCs w:val="16"/>
                  <w:lang w:eastAsia="nl-NL"/>
                </w:rPr>
                <w:t>Y</w:t>
              </w:r>
            </w:ins>
          </w:p>
        </w:tc>
        <w:tc>
          <w:tcPr>
            <w:tcW w:w="3119" w:type="dxa"/>
            <w:shd w:val="clear" w:color="auto" w:fill="auto"/>
          </w:tcPr>
          <w:p w14:paraId="01D1461B" w14:textId="390FA80D" w:rsidR="001F4119" w:rsidRPr="009B04C6" w:rsidRDefault="008E1423" w:rsidP="00F21283">
            <w:pPr>
              <w:suppressAutoHyphens/>
              <w:rPr>
                <w:rFonts w:ascii="Arial" w:hAnsi="Arial" w:cs="Arial"/>
                <w:sz w:val="16"/>
                <w:szCs w:val="16"/>
                <w:lang w:eastAsia="nl-NL"/>
              </w:rPr>
            </w:pPr>
            <w:ins w:id="234" w:author="Breeding, Todd" w:date="2019-09-05T10:37:00Z">
              <w:r>
                <w:rPr>
                  <w:rFonts w:ascii="Arial" w:hAnsi="Arial" w:cs="Arial"/>
                  <w:sz w:val="16"/>
                  <w:szCs w:val="16"/>
                  <w:lang w:eastAsia="nl-NL"/>
                </w:rPr>
                <w:t>Topic type</w:t>
              </w:r>
            </w:ins>
          </w:p>
        </w:tc>
      </w:tr>
    </w:tbl>
    <w:p w14:paraId="250B9881" w14:textId="77777777" w:rsidR="009C7DDC" w:rsidRPr="009B04C6" w:rsidRDefault="009C7DDC" w:rsidP="00CD7DD1">
      <w:pPr>
        <w:pStyle w:val="Heading3"/>
      </w:pPr>
      <w:bookmarkStart w:id="235" w:name="_Toc440563029"/>
      <w:bookmarkStart w:id="236" w:name="_Toc17440652"/>
      <w:r w:rsidRPr="009B04C6">
        <w:t>Publications (</w:t>
      </w:r>
      <w:r w:rsidRPr="00CD7DD1">
        <w:t>Find</w:t>
      </w:r>
      <w:r w:rsidRPr="009B04C6">
        <w:t>)</w:t>
      </w:r>
      <w:bookmarkEnd w:id="235"/>
      <w:bookmarkEnd w:id="236"/>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3"/>
        <w:gridCol w:w="1377"/>
        <w:gridCol w:w="171"/>
        <w:gridCol w:w="557"/>
        <w:gridCol w:w="589"/>
        <w:gridCol w:w="850"/>
        <w:gridCol w:w="3119"/>
      </w:tblGrid>
      <w:tr w:rsidR="009C7DDC" w:rsidRPr="00BB198E" w14:paraId="21DE727F" w14:textId="77777777" w:rsidTr="00F21283">
        <w:trPr>
          <w:tblHeader/>
        </w:trPr>
        <w:tc>
          <w:tcPr>
            <w:tcW w:w="2693" w:type="dxa"/>
            <w:shd w:val="clear" w:color="auto" w:fill="E6E6E6"/>
          </w:tcPr>
          <w:p w14:paraId="48E65B8A" w14:textId="77777777" w:rsidR="009C7DDC" w:rsidRPr="00BB198E" w:rsidRDefault="009C7DDC" w:rsidP="00F21283">
            <w:pPr>
              <w:pStyle w:val="Table-ColHead"/>
              <w:rPr>
                <w:rFonts w:cs="Arial"/>
                <w:sz w:val="16"/>
                <w:szCs w:val="16"/>
              </w:rPr>
            </w:pPr>
            <w:r w:rsidRPr="00BB198E">
              <w:rPr>
                <w:rFonts w:cs="Arial"/>
                <w:sz w:val="16"/>
                <w:szCs w:val="16"/>
              </w:rPr>
              <w:t>Name</w:t>
            </w:r>
          </w:p>
        </w:tc>
        <w:tc>
          <w:tcPr>
            <w:tcW w:w="6663" w:type="dxa"/>
            <w:gridSpan w:val="6"/>
            <w:shd w:val="clear" w:color="auto" w:fill="auto"/>
          </w:tcPr>
          <w:p w14:paraId="48528C55"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Publications</w:t>
            </w:r>
          </w:p>
        </w:tc>
      </w:tr>
      <w:tr w:rsidR="009C7DDC" w:rsidRPr="00BB198E" w14:paraId="6CE848BC" w14:textId="77777777" w:rsidTr="00F21283">
        <w:trPr>
          <w:tblHeader/>
        </w:trPr>
        <w:tc>
          <w:tcPr>
            <w:tcW w:w="2693" w:type="dxa"/>
            <w:shd w:val="clear" w:color="auto" w:fill="E6E6E6"/>
          </w:tcPr>
          <w:p w14:paraId="6DDB2EE7" w14:textId="77777777" w:rsidR="009C7DDC" w:rsidRPr="00BB198E" w:rsidRDefault="009C7DDC" w:rsidP="00F21283">
            <w:pPr>
              <w:pStyle w:val="Table-ColHead"/>
              <w:rPr>
                <w:rFonts w:cs="Arial"/>
                <w:sz w:val="16"/>
                <w:szCs w:val="16"/>
              </w:rPr>
            </w:pPr>
            <w:r w:rsidRPr="00BB198E">
              <w:rPr>
                <w:rFonts w:cs="Arial"/>
                <w:sz w:val="16"/>
                <w:szCs w:val="16"/>
              </w:rPr>
              <w:t>User Roles</w:t>
            </w:r>
          </w:p>
        </w:tc>
        <w:tc>
          <w:tcPr>
            <w:tcW w:w="6663" w:type="dxa"/>
            <w:gridSpan w:val="6"/>
            <w:shd w:val="clear" w:color="auto" w:fill="auto"/>
          </w:tcPr>
          <w:p w14:paraId="0CA339AD"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All</w:t>
            </w:r>
          </w:p>
        </w:tc>
      </w:tr>
      <w:tr w:rsidR="009C7DDC" w:rsidRPr="00BB198E" w14:paraId="06B9DBE7" w14:textId="77777777" w:rsidTr="00F21283">
        <w:trPr>
          <w:tblHeader/>
        </w:trPr>
        <w:tc>
          <w:tcPr>
            <w:tcW w:w="2693" w:type="dxa"/>
            <w:shd w:val="clear" w:color="auto" w:fill="E6E6E6"/>
          </w:tcPr>
          <w:p w14:paraId="263B388E" w14:textId="77777777" w:rsidR="009C7DDC" w:rsidRPr="00BB198E" w:rsidRDefault="009C7DDC" w:rsidP="00F21283">
            <w:pPr>
              <w:pStyle w:val="Table-ColHead"/>
              <w:rPr>
                <w:rFonts w:cs="Arial"/>
                <w:sz w:val="16"/>
                <w:szCs w:val="16"/>
              </w:rPr>
            </w:pPr>
            <w:r w:rsidRPr="00BB198E">
              <w:rPr>
                <w:rFonts w:cs="Arial"/>
                <w:sz w:val="16"/>
                <w:szCs w:val="16"/>
              </w:rPr>
              <w:t>Object Types</w:t>
            </w:r>
          </w:p>
        </w:tc>
        <w:tc>
          <w:tcPr>
            <w:tcW w:w="6663" w:type="dxa"/>
            <w:gridSpan w:val="6"/>
            <w:shd w:val="clear" w:color="auto" w:fill="auto"/>
          </w:tcPr>
          <w:p w14:paraId="48F5548F" w14:textId="77777777" w:rsidR="009C7DDC" w:rsidRPr="00BB198E" w:rsidRDefault="009C7DDC" w:rsidP="00F21283">
            <w:pPr>
              <w:suppressAutoHyphens/>
              <w:rPr>
                <w:rFonts w:ascii="Arial" w:hAnsi="Arial" w:cs="Arial"/>
                <w:sz w:val="16"/>
                <w:szCs w:val="16"/>
                <w:lang w:eastAsia="nl-NL"/>
              </w:rPr>
            </w:pPr>
            <w:r w:rsidRPr="00BB198E">
              <w:rPr>
                <w:rFonts w:ascii="Arial" w:hAnsi="Arial" w:cs="Arial"/>
                <w:sz w:val="16"/>
                <w:szCs w:val="16"/>
                <w:lang w:eastAsia="nl-NL"/>
              </w:rPr>
              <w:t>Publications</w:t>
            </w:r>
          </w:p>
        </w:tc>
      </w:tr>
      <w:tr w:rsidR="009C7DDC" w:rsidRPr="00BB198E" w14:paraId="063B7572" w14:textId="77777777" w:rsidTr="00F21283">
        <w:trPr>
          <w:tblHeader/>
        </w:trPr>
        <w:tc>
          <w:tcPr>
            <w:tcW w:w="2693" w:type="dxa"/>
            <w:tcBorders>
              <w:bottom w:val="single" w:sz="4" w:space="0" w:color="auto"/>
            </w:tcBorders>
            <w:shd w:val="clear" w:color="auto" w:fill="E6E6E6"/>
          </w:tcPr>
          <w:p w14:paraId="2335DA40" w14:textId="77777777" w:rsidR="009C7DDC" w:rsidRPr="00BB198E" w:rsidRDefault="009C7DDC" w:rsidP="00F21283">
            <w:pPr>
              <w:pStyle w:val="Table-ColHead"/>
              <w:rPr>
                <w:rFonts w:cs="Arial"/>
                <w:sz w:val="16"/>
                <w:szCs w:val="16"/>
              </w:rPr>
            </w:pPr>
            <w:r w:rsidRPr="00BB198E">
              <w:rPr>
                <w:rFonts w:cs="Arial"/>
                <w:sz w:val="16"/>
                <w:szCs w:val="16"/>
              </w:rPr>
              <w:t>Element Name Field</w:t>
            </w:r>
          </w:p>
        </w:tc>
        <w:tc>
          <w:tcPr>
            <w:tcW w:w="1377" w:type="dxa"/>
            <w:tcBorders>
              <w:bottom w:val="single" w:sz="4" w:space="0" w:color="auto"/>
            </w:tcBorders>
            <w:shd w:val="clear" w:color="auto" w:fill="E6E6E6"/>
          </w:tcPr>
          <w:p w14:paraId="64029EF7" w14:textId="77777777" w:rsidR="009C7DDC" w:rsidRPr="00BB198E" w:rsidRDefault="009C7DDC" w:rsidP="00F21283">
            <w:pPr>
              <w:pStyle w:val="Table-ColHead"/>
              <w:rPr>
                <w:rFonts w:cs="Arial"/>
                <w:sz w:val="16"/>
                <w:szCs w:val="16"/>
              </w:rPr>
            </w:pPr>
            <w:r w:rsidRPr="00BB198E">
              <w:rPr>
                <w:rFonts w:cs="Arial"/>
                <w:sz w:val="16"/>
                <w:szCs w:val="16"/>
              </w:rPr>
              <w:t>Label</w:t>
            </w:r>
          </w:p>
        </w:tc>
        <w:tc>
          <w:tcPr>
            <w:tcW w:w="728" w:type="dxa"/>
            <w:gridSpan w:val="2"/>
            <w:tcBorders>
              <w:bottom w:val="single" w:sz="4" w:space="0" w:color="auto"/>
            </w:tcBorders>
            <w:shd w:val="clear" w:color="auto" w:fill="E6E6E6"/>
          </w:tcPr>
          <w:p w14:paraId="53996224" w14:textId="77777777" w:rsidR="009C7DDC" w:rsidRPr="00BB198E" w:rsidRDefault="009C7DDC" w:rsidP="00F21283">
            <w:pPr>
              <w:pStyle w:val="Table-ColHead"/>
              <w:rPr>
                <w:rFonts w:cs="Arial"/>
                <w:sz w:val="16"/>
                <w:szCs w:val="16"/>
              </w:rPr>
            </w:pPr>
            <w:r w:rsidRPr="00BB198E">
              <w:rPr>
                <w:rFonts w:cs="Arial"/>
                <w:sz w:val="16"/>
                <w:szCs w:val="16"/>
              </w:rPr>
              <w:t>Sort</w:t>
            </w:r>
          </w:p>
        </w:tc>
        <w:tc>
          <w:tcPr>
            <w:tcW w:w="589" w:type="dxa"/>
            <w:tcBorders>
              <w:bottom w:val="single" w:sz="4" w:space="0" w:color="auto"/>
            </w:tcBorders>
            <w:shd w:val="clear" w:color="auto" w:fill="E6E6E6"/>
          </w:tcPr>
          <w:p w14:paraId="3E56D4F2" w14:textId="77777777" w:rsidR="009C7DDC" w:rsidRPr="00BB198E" w:rsidRDefault="009C7DDC" w:rsidP="00F21283">
            <w:pPr>
              <w:pStyle w:val="Table-ColHead"/>
              <w:rPr>
                <w:rFonts w:cs="Arial"/>
                <w:sz w:val="16"/>
                <w:szCs w:val="16"/>
              </w:rPr>
            </w:pPr>
            <w:r w:rsidRPr="00BB198E">
              <w:rPr>
                <w:rFonts w:cs="Arial"/>
                <w:sz w:val="16"/>
                <w:szCs w:val="16"/>
              </w:rPr>
              <w:t>Hidden</w:t>
            </w:r>
          </w:p>
        </w:tc>
        <w:tc>
          <w:tcPr>
            <w:tcW w:w="850" w:type="dxa"/>
            <w:tcBorders>
              <w:bottom w:val="single" w:sz="4" w:space="0" w:color="auto"/>
            </w:tcBorders>
            <w:shd w:val="clear" w:color="auto" w:fill="E6E6E6"/>
          </w:tcPr>
          <w:p w14:paraId="243427E6" w14:textId="77777777" w:rsidR="009C7DDC" w:rsidRPr="00BB198E" w:rsidRDefault="009C7DDC" w:rsidP="00F21283">
            <w:pPr>
              <w:pStyle w:val="Table-ColHead"/>
              <w:rPr>
                <w:rFonts w:cs="Arial"/>
                <w:sz w:val="16"/>
                <w:szCs w:val="16"/>
              </w:rPr>
            </w:pPr>
            <w:r w:rsidRPr="00BB198E">
              <w:rPr>
                <w:rFonts w:cs="Arial"/>
                <w:sz w:val="16"/>
                <w:szCs w:val="16"/>
              </w:rPr>
              <w:t>Assist</w:t>
            </w:r>
          </w:p>
        </w:tc>
        <w:tc>
          <w:tcPr>
            <w:tcW w:w="3119" w:type="dxa"/>
            <w:tcBorders>
              <w:bottom w:val="single" w:sz="4" w:space="0" w:color="auto"/>
            </w:tcBorders>
            <w:shd w:val="clear" w:color="auto" w:fill="E6E6E6"/>
          </w:tcPr>
          <w:p w14:paraId="7FEB702D" w14:textId="77777777" w:rsidR="009C7DDC" w:rsidRPr="00BB198E" w:rsidRDefault="009C7DDC" w:rsidP="00F21283">
            <w:pPr>
              <w:pStyle w:val="Table-ColHead"/>
              <w:rPr>
                <w:rFonts w:cs="Arial"/>
                <w:sz w:val="16"/>
                <w:szCs w:val="16"/>
              </w:rPr>
            </w:pPr>
            <w:r w:rsidRPr="00BB198E">
              <w:rPr>
                <w:rFonts w:cs="Arial"/>
                <w:sz w:val="16"/>
                <w:szCs w:val="16"/>
              </w:rPr>
              <w:t>Description</w:t>
            </w:r>
          </w:p>
        </w:tc>
      </w:tr>
      <w:tr w:rsidR="009C7DDC" w:rsidRPr="009B04C6" w14:paraId="0770F742" w14:textId="77777777" w:rsidTr="00F21283">
        <w:tc>
          <w:tcPr>
            <w:tcW w:w="2693" w:type="dxa"/>
            <w:shd w:val="clear" w:color="auto" w:fill="A6A6A6" w:themeFill="background1" w:themeFillShade="A6"/>
          </w:tcPr>
          <w:p w14:paraId="32155D13"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FMAPID</w:t>
            </w:r>
          </w:p>
        </w:tc>
        <w:tc>
          <w:tcPr>
            <w:tcW w:w="1377" w:type="dxa"/>
            <w:shd w:val="clear" w:color="auto" w:fill="A6A6A6" w:themeFill="background1" w:themeFillShade="A6"/>
          </w:tcPr>
          <w:p w14:paraId="78A06064"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ID</w:t>
            </w:r>
          </w:p>
        </w:tc>
        <w:tc>
          <w:tcPr>
            <w:tcW w:w="728" w:type="dxa"/>
            <w:gridSpan w:val="2"/>
            <w:shd w:val="clear" w:color="auto" w:fill="A6A6A6" w:themeFill="background1" w:themeFillShade="A6"/>
          </w:tcPr>
          <w:p w14:paraId="3B9EC8E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558E0109"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43CA9C2C"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4ED61F0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ID of the document</w:t>
            </w:r>
          </w:p>
        </w:tc>
      </w:tr>
      <w:tr w:rsidR="009C7DDC" w:rsidRPr="009B04C6" w14:paraId="79969E8A" w14:textId="77777777" w:rsidTr="00F21283">
        <w:tc>
          <w:tcPr>
            <w:tcW w:w="2693" w:type="dxa"/>
            <w:shd w:val="clear" w:color="auto" w:fill="A6A6A6" w:themeFill="background1" w:themeFillShade="A6"/>
          </w:tcPr>
          <w:p w14:paraId="13CA5CCC"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FTITLE</w:t>
            </w:r>
          </w:p>
        </w:tc>
        <w:tc>
          <w:tcPr>
            <w:tcW w:w="1377" w:type="dxa"/>
            <w:shd w:val="clear" w:color="auto" w:fill="A6A6A6" w:themeFill="background1" w:themeFillShade="A6"/>
          </w:tcPr>
          <w:p w14:paraId="5556ABF7"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Title</w:t>
            </w:r>
          </w:p>
        </w:tc>
        <w:tc>
          <w:tcPr>
            <w:tcW w:w="728" w:type="dxa"/>
            <w:gridSpan w:val="2"/>
            <w:shd w:val="clear" w:color="auto" w:fill="A6A6A6" w:themeFill="background1" w:themeFillShade="A6"/>
          </w:tcPr>
          <w:p w14:paraId="791002DC"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764AB3D8"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2AE26479"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4A354B4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Enter the title</w:t>
            </w:r>
          </w:p>
        </w:tc>
      </w:tr>
      <w:tr w:rsidR="009C7DDC" w:rsidRPr="009B04C6" w14:paraId="19727AD6" w14:textId="77777777" w:rsidTr="00F21283">
        <w:tc>
          <w:tcPr>
            <w:tcW w:w="2693" w:type="dxa"/>
            <w:shd w:val="clear" w:color="auto" w:fill="A6A6A6" w:themeFill="background1" w:themeFillShade="A6"/>
          </w:tcPr>
          <w:p w14:paraId="224CFE9C"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c>
          <w:tcPr>
            <w:tcW w:w="1377" w:type="dxa"/>
            <w:shd w:val="clear" w:color="auto" w:fill="A6A6A6" w:themeFill="background1" w:themeFillShade="A6"/>
          </w:tcPr>
          <w:p w14:paraId="7ED05E7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Version</w:t>
            </w:r>
          </w:p>
        </w:tc>
        <w:tc>
          <w:tcPr>
            <w:tcW w:w="728" w:type="dxa"/>
            <w:gridSpan w:val="2"/>
            <w:shd w:val="clear" w:color="auto" w:fill="A6A6A6" w:themeFill="background1" w:themeFillShade="A6"/>
          </w:tcPr>
          <w:p w14:paraId="1AC5EDFA" w14:textId="77777777" w:rsidR="009C7DDC" w:rsidRPr="009B04C6" w:rsidRDefault="009C7DDC" w:rsidP="00F21283">
            <w:pPr>
              <w:suppressAutoHyphens/>
              <w:rPr>
                <w:rFonts w:ascii="Arial" w:hAnsi="Arial" w:cs="Arial"/>
                <w:sz w:val="16"/>
                <w:szCs w:val="16"/>
                <w:lang w:eastAsia="nl-NL"/>
              </w:rPr>
            </w:pPr>
          </w:p>
        </w:tc>
        <w:tc>
          <w:tcPr>
            <w:tcW w:w="589" w:type="dxa"/>
            <w:shd w:val="clear" w:color="auto" w:fill="A6A6A6" w:themeFill="background1" w:themeFillShade="A6"/>
          </w:tcPr>
          <w:p w14:paraId="3647605F"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6B48DA1A"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64E3FD1F"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Enter the version</w:t>
            </w:r>
          </w:p>
        </w:tc>
      </w:tr>
      <w:tr w:rsidR="009C7DDC" w:rsidRPr="009B04C6" w14:paraId="31080635" w14:textId="77777777" w:rsidTr="00F21283">
        <w:tc>
          <w:tcPr>
            <w:tcW w:w="2693" w:type="dxa"/>
            <w:shd w:val="clear" w:color="auto" w:fill="A6A6A6" w:themeFill="background1" w:themeFillShade="A6"/>
          </w:tcPr>
          <w:p w14:paraId="57DF1EC9"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FISHMAPREF</w:t>
            </w:r>
          </w:p>
        </w:tc>
        <w:tc>
          <w:tcPr>
            <w:tcW w:w="1377" w:type="dxa"/>
            <w:shd w:val="clear" w:color="auto" w:fill="A6A6A6" w:themeFill="background1" w:themeFillShade="A6"/>
          </w:tcPr>
          <w:p w14:paraId="25ACE3F5"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Map</w:t>
            </w:r>
          </w:p>
        </w:tc>
        <w:tc>
          <w:tcPr>
            <w:tcW w:w="728" w:type="dxa"/>
            <w:gridSpan w:val="2"/>
            <w:shd w:val="clear" w:color="auto" w:fill="A6A6A6" w:themeFill="background1" w:themeFillShade="A6"/>
          </w:tcPr>
          <w:p w14:paraId="74B1E6CC"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67F0142C"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0042C3C4"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1C5CD946"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 xml:space="preserve">Enter the </w:t>
            </w:r>
            <w:r>
              <w:rPr>
                <w:rFonts w:ascii="Arial" w:hAnsi="Arial" w:cs="Arial"/>
                <w:sz w:val="16"/>
                <w:szCs w:val="16"/>
                <w:lang w:eastAsia="nl-NL"/>
              </w:rPr>
              <w:t>map ID</w:t>
            </w:r>
          </w:p>
        </w:tc>
      </w:tr>
      <w:tr w:rsidR="009C7DDC" w:rsidRPr="009B04C6" w14:paraId="713A12C8" w14:textId="77777777" w:rsidTr="00F21283">
        <w:tc>
          <w:tcPr>
            <w:tcW w:w="2693" w:type="dxa"/>
            <w:shd w:val="clear" w:color="auto" w:fill="A6A6A6" w:themeFill="background1" w:themeFillShade="A6"/>
          </w:tcPr>
          <w:p w14:paraId="1BE2F4D3"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FISHBASELINE</w:t>
            </w:r>
          </w:p>
        </w:tc>
        <w:tc>
          <w:tcPr>
            <w:tcW w:w="1377" w:type="dxa"/>
            <w:shd w:val="clear" w:color="auto" w:fill="A6A6A6" w:themeFill="background1" w:themeFillShade="A6"/>
          </w:tcPr>
          <w:p w14:paraId="6CD706C2"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Baseline</w:t>
            </w:r>
          </w:p>
        </w:tc>
        <w:tc>
          <w:tcPr>
            <w:tcW w:w="728" w:type="dxa"/>
            <w:gridSpan w:val="2"/>
            <w:shd w:val="clear" w:color="auto" w:fill="A6A6A6" w:themeFill="background1" w:themeFillShade="A6"/>
          </w:tcPr>
          <w:p w14:paraId="102B44F4"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Y</w:t>
            </w:r>
          </w:p>
        </w:tc>
        <w:tc>
          <w:tcPr>
            <w:tcW w:w="589" w:type="dxa"/>
            <w:shd w:val="clear" w:color="auto" w:fill="A6A6A6" w:themeFill="background1" w:themeFillShade="A6"/>
          </w:tcPr>
          <w:p w14:paraId="6700FD82"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2C0A5F43"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Y</w:t>
            </w:r>
          </w:p>
        </w:tc>
        <w:tc>
          <w:tcPr>
            <w:tcW w:w="3119" w:type="dxa"/>
            <w:shd w:val="clear" w:color="auto" w:fill="A6A6A6" w:themeFill="background1" w:themeFillShade="A6"/>
          </w:tcPr>
          <w:p w14:paraId="24F54A8F"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Select the baseline</w:t>
            </w:r>
          </w:p>
        </w:tc>
      </w:tr>
      <w:tr w:rsidR="009C7DDC" w:rsidRPr="009B04C6" w14:paraId="087B49D9" w14:textId="77777777" w:rsidTr="00F21283">
        <w:tc>
          <w:tcPr>
            <w:tcW w:w="2693" w:type="dxa"/>
            <w:shd w:val="clear" w:color="auto" w:fill="A6A6A6" w:themeFill="background1" w:themeFillShade="A6"/>
          </w:tcPr>
          <w:p w14:paraId="5BEF83C2"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FISHPUBSOURCELANGUAGES</w:t>
            </w:r>
          </w:p>
        </w:tc>
        <w:tc>
          <w:tcPr>
            <w:tcW w:w="1377" w:type="dxa"/>
            <w:shd w:val="clear" w:color="auto" w:fill="A6A6A6" w:themeFill="background1" w:themeFillShade="A6"/>
          </w:tcPr>
          <w:p w14:paraId="0E9E821F"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Working Language</w:t>
            </w:r>
          </w:p>
        </w:tc>
        <w:tc>
          <w:tcPr>
            <w:tcW w:w="728" w:type="dxa"/>
            <w:gridSpan w:val="2"/>
            <w:shd w:val="clear" w:color="auto" w:fill="A6A6A6" w:themeFill="background1" w:themeFillShade="A6"/>
          </w:tcPr>
          <w:p w14:paraId="71F28E2A"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589" w:type="dxa"/>
            <w:shd w:val="clear" w:color="auto" w:fill="A6A6A6" w:themeFill="background1" w:themeFillShade="A6"/>
          </w:tcPr>
          <w:p w14:paraId="0144D63A"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48DB1103" w14:textId="77777777" w:rsidR="009C7DDC" w:rsidRPr="009B04C6" w:rsidRDefault="009C7DDC" w:rsidP="00F21283">
            <w:pPr>
              <w:suppressAutoHyphens/>
              <w:rPr>
                <w:rFonts w:ascii="Arial" w:hAnsi="Arial" w:cs="Arial"/>
                <w:sz w:val="16"/>
                <w:szCs w:val="16"/>
                <w:lang w:eastAsia="nl-NL"/>
              </w:rPr>
            </w:pPr>
            <w:r>
              <w:rPr>
                <w:rFonts w:ascii="Arial" w:hAnsi="Arial" w:cs="Arial"/>
                <w:sz w:val="16"/>
                <w:szCs w:val="16"/>
                <w:lang w:eastAsia="nl-NL"/>
              </w:rPr>
              <w:t>Y</w:t>
            </w:r>
          </w:p>
        </w:tc>
        <w:tc>
          <w:tcPr>
            <w:tcW w:w="3119" w:type="dxa"/>
            <w:shd w:val="clear" w:color="auto" w:fill="A6A6A6" w:themeFill="background1" w:themeFillShade="A6"/>
          </w:tcPr>
          <w:p w14:paraId="172884CC"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Select the working language</w:t>
            </w:r>
          </w:p>
        </w:tc>
      </w:tr>
      <w:tr w:rsidR="009C7DDC" w:rsidRPr="009B04C6" w14:paraId="22D1DBC7" w14:textId="77777777" w:rsidTr="00F21283">
        <w:tc>
          <w:tcPr>
            <w:tcW w:w="2693" w:type="dxa"/>
            <w:shd w:val="clear" w:color="auto" w:fill="A6A6A6" w:themeFill="background1" w:themeFillShade="A6"/>
          </w:tcPr>
          <w:p w14:paraId="7CCCC519"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FISHREQUIREDRESOLUTIONS</w:t>
            </w:r>
          </w:p>
          <w:p w14:paraId="56B243EC" w14:textId="77777777" w:rsidR="009C7DDC" w:rsidRPr="009B04C6" w:rsidRDefault="009C7DDC" w:rsidP="00F21283">
            <w:pPr>
              <w:suppressAutoHyphens/>
              <w:rPr>
                <w:rFonts w:ascii="Arial" w:hAnsi="Arial" w:cs="Arial"/>
                <w:sz w:val="16"/>
                <w:szCs w:val="16"/>
                <w:lang w:eastAsia="nl-NL"/>
              </w:rPr>
            </w:pPr>
          </w:p>
        </w:tc>
        <w:tc>
          <w:tcPr>
            <w:tcW w:w="1377" w:type="dxa"/>
            <w:shd w:val="clear" w:color="auto" w:fill="A6A6A6" w:themeFill="background1" w:themeFillShade="A6"/>
          </w:tcPr>
          <w:p w14:paraId="0FE487AF"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Required resolution(s)</w:t>
            </w:r>
          </w:p>
        </w:tc>
        <w:tc>
          <w:tcPr>
            <w:tcW w:w="728" w:type="dxa"/>
            <w:gridSpan w:val="2"/>
            <w:shd w:val="clear" w:color="auto" w:fill="A6A6A6" w:themeFill="background1" w:themeFillShade="A6"/>
          </w:tcPr>
          <w:p w14:paraId="4D35FAF9" w14:textId="6DC87341" w:rsidR="009C7DDC" w:rsidRPr="009B04C6" w:rsidRDefault="00480B8E" w:rsidP="00F21283">
            <w:pPr>
              <w:suppressAutoHyphens/>
              <w:rPr>
                <w:rFonts w:ascii="Arial" w:hAnsi="Arial" w:cs="Arial"/>
                <w:sz w:val="16"/>
                <w:szCs w:val="16"/>
                <w:lang w:eastAsia="nl-NL"/>
              </w:rPr>
            </w:pPr>
            <w:ins w:id="237" w:author="Breeding, Todd" w:date="2019-09-05T10:44:00Z">
              <w:r>
                <w:rPr>
                  <w:rFonts w:ascii="Arial" w:hAnsi="Arial" w:cs="Arial"/>
                  <w:sz w:val="16"/>
                  <w:szCs w:val="16"/>
                  <w:lang w:eastAsia="nl-NL"/>
                </w:rPr>
                <w:t>Y</w:t>
              </w:r>
            </w:ins>
          </w:p>
        </w:tc>
        <w:tc>
          <w:tcPr>
            <w:tcW w:w="589" w:type="dxa"/>
            <w:shd w:val="clear" w:color="auto" w:fill="A6A6A6" w:themeFill="background1" w:themeFillShade="A6"/>
          </w:tcPr>
          <w:p w14:paraId="2AE9F75A"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6CC309D0"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Y</w:t>
            </w:r>
          </w:p>
        </w:tc>
        <w:tc>
          <w:tcPr>
            <w:tcW w:w="3119" w:type="dxa"/>
            <w:shd w:val="clear" w:color="auto" w:fill="A6A6A6" w:themeFill="background1" w:themeFillShade="A6"/>
          </w:tcPr>
          <w:p w14:paraId="115C73C4"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Select the required resolution(s)</w:t>
            </w:r>
          </w:p>
        </w:tc>
      </w:tr>
      <w:tr w:rsidR="009C7DDC" w:rsidRPr="009B04C6" w14:paraId="620AA486" w14:textId="77777777" w:rsidTr="00F21283">
        <w:tc>
          <w:tcPr>
            <w:tcW w:w="2693" w:type="dxa"/>
            <w:shd w:val="clear" w:color="auto" w:fill="A6A6A6" w:themeFill="background1" w:themeFillShade="A6"/>
          </w:tcPr>
          <w:p w14:paraId="67E93642"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FISHRESOURCES</w:t>
            </w:r>
          </w:p>
        </w:tc>
        <w:tc>
          <w:tcPr>
            <w:tcW w:w="1377" w:type="dxa"/>
            <w:shd w:val="clear" w:color="auto" w:fill="A6A6A6" w:themeFill="background1" w:themeFillShade="A6"/>
          </w:tcPr>
          <w:p w14:paraId="78D3816D"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Resource(s)</w:t>
            </w:r>
          </w:p>
        </w:tc>
        <w:tc>
          <w:tcPr>
            <w:tcW w:w="728" w:type="dxa"/>
            <w:gridSpan w:val="2"/>
            <w:shd w:val="clear" w:color="auto" w:fill="A6A6A6" w:themeFill="background1" w:themeFillShade="A6"/>
          </w:tcPr>
          <w:p w14:paraId="651931AD" w14:textId="3DFA7767" w:rsidR="009C7DDC" w:rsidRPr="009B04C6" w:rsidRDefault="00480B8E" w:rsidP="00F21283">
            <w:pPr>
              <w:suppressAutoHyphens/>
              <w:rPr>
                <w:rFonts w:ascii="Arial" w:hAnsi="Arial" w:cs="Arial"/>
                <w:sz w:val="16"/>
                <w:szCs w:val="16"/>
                <w:lang w:eastAsia="nl-NL"/>
              </w:rPr>
            </w:pPr>
            <w:ins w:id="238" w:author="Breeding, Todd" w:date="2019-09-05T10:44:00Z">
              <w:r>
                <w:rPr>
                  <w:rFonts w:ascii="Arial" w:hAnsi="Arial" w:cs="Arial"/>
                  <w:sz w:val="16"/>
                  <w:szCs w:val="16"/>
                  <w:lang w:eastAsia="nl-NL"/>
                </w:rPr>
                <w:t>Y</w:t>
              </w:r>
            </w:ins>
          </w:p>
        </w:tc>
        <w:tc>
          <w:tcPr>
            <w:tcW w:w="589" w:type="dxa"/>
            <w:shd w:val="clear" w:color="auto" w:fill="A6A6A6" w:themeFill="background1" w:themeFillShade="A6"/>
          </w:tcPr>
          <w:p w14:paraId="12939616" w14:textId="77777777" w:rsidR="009C7DDC" w:rsidRPr="009B04C6" w:rsidRDefault="009C7DDC" w:rsidP="00F21283">
            <w:pPr>
              <w:suppressAutoHyphens/>
              <w:rPr>
                <w:rFonts w:ascii="Arial" w:hAnsi="Arial" w:cs="Arial"/>
                <w:sz w:val="16"/>
                <w:szCs w:val="16"/>
                <w:lang w:eastAsia="nl-NL"/>
              </w:rPr>
            </w:pPr>
          </w:p>
        </w:tc>
        <w:tc>
          <w:tcPr>
            <w:tcW w:w="850" w:type="dxa"/>
            <w:shd w:val="clear" w:color="auto" w:fill="A6A6A6" w:themeFill="background1" w:themeFillShade="A6"/>
          </w:tcPr>
          <w:p w14:paraId="42F19479" w14:textId="77777777" w:rsidR="009C7DDC" w:rsidRPr="009B04C6" w:rsidRDefault="009C7DDC" w:rsidP="00F21283">
            <w:pPr>
              <w:suppressAutoHyphens/>
              <w:rPr>
                <w:rFonts w:ascii="Arial" w:hAnsi="Arial" w:cs="Arial"/>
                <w:sz w:val="16"/>
                <w:szCs w:val="16"/>
                <w:lang w:eastAsia="nl-NL"/>
              </w:rPr>
            </w:pPr>
          </w:p>
        </w:tc>
        <w:tc>
          <w:tcPr>
            <w:tcW w:w="3119" w:type="dxa"/>
            <w:shd w:val="clear" w:color="auto" w:fill="A6A6A6" w:themeFill="background1" w:themeFillShade="A6"/>
          </w:tcPr>
          <w:p w14:paraId="48D9AE90" w14:textId="77777777" w:rsidR="009C7DDC" w:rsidRPr="009B04C6" w:rsidRDefault="009C7DDC" w:rsidP="00F21283">
            <w:pPr>
              <w:suppressAutoHyphens/>
              <w:rPr>
                <w:rFonts w:ascii="Arial" w:hAnsi="Arial" w:cs="Arial"/>
                <w:sz w:val="16"/>
                <w:szCs w:val="16"/>
                <w:lang w:eastAsia="nl-NL"/>
              </w:rPr>
            </w:pPr>
            <w:r w:rsidRPr="009B04C6">
              <w:rPr>
                <w:rFonts w:ascii="Arial" w:hAnsi="Arial" w:cs="Arial"/>
                <w:sz w:val="16"/>
                <w:szCs w:val="16"/>
                <w:lang w:eastAsia="nl-NL"/>
              </w:rPr>
              <w:t>Enter one of the resources attached to the publication</w:t>
            </w:r>
          </w:p>
        </w:tc>
      </w:tr>
      <w:tr w:rsidR="00B9232A" w:rsidRPr="009B04C6" w14:paraId="301A0EEA" w14:textId="77777777" w:rsidTr="00B9232A">
        <w:tc>
          <w:tcPr>
            <w:tcW w:w="2693" w:type="dxa"/>
            <w:shd w:val="clear" w:color="auto" w:fill="auto"/>
          </w:tcPr>
          <w:p w14:paraId="1872E3C9" w14:textId="01763C1F" w:rsidR="00B9232A" w:rsidRPr="00B9232A" w:rsidRDefault="00B9232A" w:rsidP="00B9232A">
            <w:pPr>
              <w:suppressAutoHyphens/>
              <w:rPr>
                <w:rFonts w:ascii="Arial" w:hAnsi="Arial" w:cs="Arial"/>
                <w:sz w:val="16"/>
                <w:szCs w:val="16"/>
                <w:lang w:eastAsia="nl-NL"/>
              </w:rPr>
            </w:pPr>
            <w:r w:rsidRPr="00B9232A">
              <w:rPr>
                <w:rFonts w:ascii="Arial" w:hAnsi="Arial" w:cs="Arial"/>
                <w:sz w:val="16"/>
                <w:szCs w:val="16"/>
                <w:lang w:eastAsia="nl-NL"/>
              </w:rPr>
              <w:t>FTITIPARTNUMBER</w:t>
            </w:r>
          </w:p>
        </w:tc>
        <w:tc>
          <w:tcPr>
            <w:tcW w:w="1548" w:type="dxa"/>
            <w:gridSpan w:val="2"/>
            <w:shd w:val="clear" w:color="auto" w:fill="auto"/>
          </w:tcPr>
          <w:p w14:paraId="0A99520A" w14:textId="68411736" w:rsidR="00B9232A" w:rsidRPr="009B04C6" w:rsidRDefault="00B9232A" w:rsidP="00B9232A">
            <w:pPr>
              <w:suppressAutoHyphens/>
              <w:rPr>
                <w:rFonts w:ascii="Arial" w:hAnsi="Arial" w:cs="Arial"/>
                <w:sz w:val="16"/>
                <w:szCs w:val="16"/>
                <w:lang w:eastAsia="nl-NL"/>
              </w:rPr>
            </w:pPr>
            <w:r>
              <w:rPr>
                <w:rFonts w:ascii="Arial" w:hAnsi="Arial" w:cs="Arial"/>
                <w:sz w:val="16"/>
                <w:szCs w:val="16"/>
                <w:lang w:eastAsia="nl-NL"/>
              </w:rPr>
              <w:t>Part Number</w:t>
            </w:r>
          </w:p>
        </w:tc>
        <w:tc>
          <w:tcPr>
            <w:tcW w:w="557" w:type="dxa"/>
            <w:shd w:val="clear" w:color="auto" w:fill="auto"/>
          </w:tcPr>
          <w:p w14:paraId="36ED1011" w14:textId="4CC38EBF" w:rsidR="00B9232A" w:rsidRPr="009B04C6" w:rsidRDefault="00480B8E" w:rsidP="00F21283">
            <w:pPr>
              <w:suppressAutoHyphens/>
              <w:rPr>
                <w:rFonts w:ascii="Arial" w:hAnsi="Arial" w:cs="Arial"/>
                <w:sz w:val="16"/>
                <w:szCs w:val="16"/>
                <w:lang w:eastAsia="nl-NL"/>
              </w:rPr>
            </w:pPr>
            <w:ins w:id="239" w:author="Breeding, Todd" w:date="2019-09-05T10:44:00Z">
              <w:r>
                <w:rPr>
                  <w:rFonts w:ascii="Arial" w:hAnsi="Arial" w:cs="Arial"/>
                  <w:sz w:val="16"/>
                  <w:szCs w:val="16"/>
                  <w:lang w:eastAsia="nl-NL"/>
                </w:rPr>
                <w:t>Y</w:t>
              </w:r>
            </w:ins>
          </w:p>
        </w:tc>
        <w:tc>
          <w:tcPr>
            <w:tcW w:w="589" w:type="dxa"/>
            <w:shd w:val="clear" w:color="auto" w:fill="auto"/>
          </w:tcPr>
          <w:p w14:paraId="3F8E2C20" w14:textId="77777777" w:rsidR="00B9232A" w:rsidRPr="009B04C6" w:rsidRDefault="00B9232A" w:rsidP="00F21283">
            <w:pPr>
              <w:suppressAutoHyphens/>
              <w:rPr>
                <w:rFonts w:ascii="Arial" w:hAnsi="Arial" w:cs="Arial"/>
                <w:sz w:val="16"/>
                <w:szCs w:val="16"/>
                <w:lang w:eastAsia="nl-NL"/>
              </w:rPr>
            </w:pPr>
          </w:p>
        </w:tc>
        <w:tc>
          <w:tcPr>
            <w:tcW w:w="850" w:type="dxa"/>
            <w:shd w:val="clear" w:color="auto" w:fill="auto"/>
          </w:tcPr>
          <w:p w14:paraId="4C3F9A32" w14:textId="77777777" w:rsidR="00B9232A" w:rsidRPr="009B04C6" w:rsidRDefault="00B9232A" w:rsidP="00F21283">
            <w:pPr>
              <w:suppressAutoHyphens/>
              <w:rPr>
                <w:rFonts w:ascii="Arial" w:hAnsi="Arial" w:cs="Arial"/>
                <w:sz w:val="16"/>
                <w:szCs w:val="16"/>
                <w:lang w:eastAsia="nl-NL"/>
              </w:rPr>
            </w:pPr>
          </w:p>
        </w:tc>
        <w:tc>
          <w:tcPr>
            <w:tcW w:w="3119" w:type="dxa"/>
            <w:shd w:val="clear" w:color="auto" w:fill="auto"/>
          </w:tcPr>
          <w:p w14:paraId="3F0B5073" w14:textId="63AAF70A" w:rsidR="00B9232A" w:rsidRPr="009B04C6" w:rsidRDefault="00480B8E" w:rsidP="00F21283">
            <w:pPr>
              <w:suppressAutoHyphens/>
              <w:rPr>
                <w:rFonts w:ascii="Arial" w:hAnsi="Arial" w:cs="Arial"/>
                <w:sz w:val="16"/>
                <w:szCs w:val="16"/>
                <w:lang w:eastAsia="nl-NL"/>
              </w:rPr>
            </w:pPr>
            <w:ins w:id="240" w:author="Breeding, Todd" w:date="2019-09-05T10:44:00Z">
              <w:r>
                <w:rPr>
                  <w:rFonts w:ascii="Arial" w:hAnsi="Arial" w:cs="Arial"/>
                  <w:sz w:val="16"/>
                  <w:szCs w:val="16"/>
                  <w:lang w:eastAsia="nl-NL"/>
                </w:rPr>
                <w:t>Part number supported by the publication.</w:t>
              </w:r>
            </w:ins>
          </w:p>
        </w:tc>
      </w:tr>
      <w:tr w:rsidR="00B9232A" w:rsidRPr="009B04C6" w14:paraId="472A3678" w14:textId="77777777" w:rsidTr="00B9232A">
        <w:tc>
          <w:tcPr>
            <w:tcW w:w="2693" w:type="dxa"/>
            <w:shd w:val="clear" w:color="auto" w:fill="auto"/>
          </w:tcPr>
          <w:p w14:paraId="57E3BA77" w14:textId="2D7B8F89" w:rsidR="00B9232A" w:rsidRPr="00B9232A" w:rsidRDefault="00B9232A" w:rsidP="00B9232A">
            <w:pPr>
              <w:suppressAutoHyphens/>
              <w:rPr>
                <w:rFonts w:ascii="Arial" w:hAnsi="Arial" w:cs="Arial"/>
                <w:sz w:val="16"/>
                <w:szCs w:val="16"/>
                <w:lang w:eastAsia="nl-NL"/>
              </w:rPr>
            </w:pPr>
            <w:r w:rsidRPr="00B9232A">
              <w:rPr>
                <w:rFonts w:ascii="Arial" w:hAnsi="Arial" w:cs="Arial"/>
                <w:sz w:val="16"/>
                <w:szCs w:val="16"/>
                <w:lang w:eastAsia="nl-NL"/>
              </w:rPr>
              <w:t>FTIDATASHEETSTATUS</w:t>
            </w:r>
          </w:p>
        </w:tc>
        <w:tc>
          <w:tcPr>
            <w:tcW w:w="1548" w:type="dxa"/>
            <w:gridSpan w:val="2"/>
            <w:shd w:val="clear" w:color="auto" w:fill="auto"/>
          </w:tcPr>
          <w:p w14:paraId="56753C6C" w14:textId="079EA137" w:rsidR="00B9232A" w:rsidRPr="009B04C6" w:rsidRDefault="00B9232A" w:rsidP="00F21283">
            <w:pPr>
              <w:suppressAutoHyphens/>
              <w:rPr>
                <w:rFonts w:ascii="Arial" w:hAnsi="Arial" w:cs="Arial"/>
                <w:sz w:val="16"/>
                <w:szCs w:val="16"/>
                <w:lang w:eastAsia="nl-NL"/>
              </w:rPr>
            </w:pPr>
            <w:r>
              <w:rPr>
                <w:rFonts w:ascii="Arial" w:hAnsi="Arial" w:cs="Arial"/>
                <w:sz w:val="16"/>
                <w:szCs w:val="16"/>
                <w:lang w:eastAsia="nl-NL"/>
              </w:rPr>
              <w:t>Data Sheet Status</w:t>
            </w:r>
          </w:p>
        </w:tc>
        <w:tc>
          <w:tcPr>
            <w:tcW w:w="557" w:type="dxa"/>
            <w:shd w:val="clear" w:color="auto" w:fill="auto"/>
          </w:tcPr>
          <w:p w14:paraId="6A9BE93A" w14:textId="0548178C" w:rsidR="00B9232A" w:rsidRPr="009B04C6" w:rsidRDefault="00480B8E" w:rsidP="00F21283">
            <w:pPr>
              <w:suppressAutoHyphens/>
              <w:rPr>
                <w:rFonts w:ascii="Arial" w:hAnsi="Arial" w:cs="Arial"/>
                <w:sz w:val="16"/>
                <w:szCs w:val="16"/>
                <w:lang w:eastAsia="nl-NL"/>
              </w:rPr>
            </w:pPr>
            <w:ins w:id="241" w:author="Breeding, Todd" w:date="2019-09-05T10:44:00Z">
              <w:r>
                <w:rPr>
                  <w:rFonts w:ascii="Arial" w:hAnsi="Arial" w:cs="Arial"/>
                  <w:sz w:val="16"/>
                  <w:szCs w:val="16"/>
                  <w:lang w:eastAsia="nl-NL"/>
                </w:rPr>
                <w:t>Y</w:t>
              </w:r>
            </w:ins>
          </w:p>
        </w:tc>
        <w:tc>
          <w:tcPr>
            <w:tcW w:w="589" w:type="dxa"/>
            <w:shd w:val="clear" w:color="auto" w:fill="auto"/>
          </w:tcPr>
          <w:p w14:paraId="7A4F48C8" w14:textId="77777777" w:rsidR="00B9232A" w:rsidRPr="009B04C6" w:rsidRDefault="00B9232A" w:rsidP="00F21283">
            <w:pPr>
              <w:suppressAutoHyphens/>
              <w:rPr>
                <w:rFonts w:ascii="Arial" w:hAnsi="Arial" w:cs="Arial"/>
                <w:sz w:val="16"/>
                <w:szCs w:val="16"/>
                <w:lang w:eastAsia="nl-NL"/>
              </w:rPr>
            </w:pPr>
          </w:p>
        </w:tc>
        <w:tc>
          <w:tcPr>
            <w:tcW w:w="850" w:type="dxa"/>
            <w:shd w:val="clear" w:color="auto" w:fill="auto"/>
          </w:tcPr>
          <w:p w14:paraId="4EA82461" w14:textId="77777777" w:rsidR="00B9232A" w:rsidRPr="009B04C6" w:rsidRDefault="00B9232A" w:rsidP="00F21283">
            <w:pPr>
              <w:suppressAutoHyphens/>
              <w:rPr>
                <w:rFonts w:ascii="Arial" w:hAnsi="Arial" w:cs="Arial"/>
                <w:sz w:val="16"/>
                <w:szCs w:val="16"/>
                <w:lang w:eastAsia="nl-NL"/>
              </w:rPr>
            </w:pPr>
          </w:p>
        </w:tc>
        <w:tc>
          <w:tcPr>
            <w:tcW w:w="3119" w:type="dxa"/>
            <w:shd w:val="clear" w:color="auto" w:fill="auto"/>
          </w:tcPr>
          <w:p w14:paraId="23888384" w14:textId="30C26925" w:rsidR="00B9232A" w:rsidRPr="009B04C6" w:rsidRDefault="00480B8E" w:rsidP="00F21283">
            <w:pPr>
              <w:suppressAutoHyphens/>
              <w:rPr>
                <w:rFonts w:ascii="Arial" w:hAnsi="Arial" w:cs="Arial"/>
                <w:sz w:val="16"/>
                <w:szCs w:val="16"/>
                <w:lang w:eastAsia="nl-NL"/>
              </w:rPr>
            </w:pPr>
            <w:ins w:id="242" w:author="Breeding, Todd" w:date="2019-09-05T10:45:00Z">
              <w:r>
                <w:rPr>
                  <w:rFonts w:ascii="Arial" w:hAnsi="Arial" w:cs="Arial"/>
                  <w:sz w:val="16"/>
                  <w:szCs w:val="16"/>
                  <w:lang w:eastAsia="nl-NL"/>
                </w:rPr>
                <w:t>Data sheet status</w:t>
              </w:r>
            </w:ins>
          </w:p>
        </w:tc>
      </w:tr>
      <w:tr w:rsidR="00B9232A" w:rsidRPr="009B04C6" w14:paraId="0D249744" w14:textId="77777777" w:rsidTr="00B9232A">
        <w:tc>
          <w:tcPr>
            <w:tcW w:w="2693" w:type="dxa"/>
            <w:shd w:val="clear" w:color="auto" w:fill="auto"/>
          </w:tcPr>
          <w:p w14:paraId="0C36B566" w14:textId="050758E7" w:rsidR="00B9232A" w:rsidRPr="009B04C6" w:rsidRDefault="00B9232A" w:rsidP="00B9232A">
            <w:pPr>
              <w:suppressAutoHyphens/>
              <w:rPr>
                <w:rFonts w:ascii="Arial" w:hAnsi="Arial" w:cs="Arial"/>
                <w:sz w:val="16"/>
                <w:szCs w:val="16"/>
                <w:lang w:eastAsia="nl-NL"/>
              </w:rPr>
            </w:pPr>
            <w:r w:rsidRPr="00B9232A">
              <w:rPr>
                <w:rFonts w:ascii="Arial" w:hAnsi="Arial" w:cs="Arial"/>
                <w:sz w:val="16"/>
                <w:szCs w:val="16"/>
                <w:lang w:eastAsia="nl-NL"/>
              </w:rPr>
              <w:t>FTIENLITNUMBER</w:t>
            </w:r>
          </w:p>
        </w:tc>
        <w:tc>
          <w:tcPr>
            <w:tcW w:w="1548" w:type="dxa"/>
            <w:gridSpan w:val="2"/>
            <w:shd w:val="clear" w:color="auto" w:fill="auto"/>
          </w:tcPr>
          <w:p w14:paraId="29D9C1F4" w14:textId="23618A77" w:rsidR="00B9232A" w:rsidRPr="009B04C6" w:rsidRDefault="00B9232A" w:rsidP="00F21283">
            <w:pPr>
              <w:suppressAutoHyphens/>
              <w:rPr>
                <w:rFonts w:ascii="Arial" w:hAnsi="Arial" w:cs="Arial"/>
                <w:sz w:val="16"/>
                <w:szCs w:val="16"/>
                <w:lang w:eastAsia="nl-NL"/>
              </w:rPr>
            </w:pPr>
            <w:r>
              <w:rPr>
                <w:rFonts w:ascii="Arial" w:hAnsi="Arial" w:cs="Arial"/>
                <w:sz w:val="16"/>
                <w:szCs w:val="16"/>
                <w:lang w:eastAsia="nl-NL"/>
              </w:rPr>
              <w:t>Lit Number</w:t>
            </w:r>
          </w:p>
        </w:tc>
        <w:tc>
          <w:tcPr>
            <w:tcW w:w="557" w:type="dxa"/>
            <w:shd w:val="clear" w:color="auto" w:fill="auto"/>
          </w:tcPr>
          <w:p w14:paraId="21F27473" w14:textId="39BC0763" w:rsidR="00B9232A" w:rsidRPr="009B04C6" w:rsidRDefault="00480B8E" w:rsidP="00F21283">
            <w:pPr>
              <w:suppressAutoHyphens/>
              <w:rPr>
                <w:rFonts w:ascii="Arial" w:hAnsi="Arial" w:cs="Arial"/>
                <w:sz w:val="16"/>
                <w:szCs w:val="16"/>
                <w:lang w:eastAsia="nl-NL"/>
              </w:rPr>
            </w:pPr>
            <w:ins w:id="243" w:author="Breeding, Todd" w:date="2019-09-05T10:44:00Z">
              <w:r>
                <w:rPr>
                  <w:rFonts w:ascii="Arial" w:hAnsi="Arial" w:cs="Arial"/>
                  <w:sz w:val="16"/>
                  <w:szCs w:val="16"/>
                  <w:lang w:eastAsia="nl-NL"/>
                </w:rPr>
                <w:t>Y</w:t>
              </w:r>
            </w:ins>
          </w:p>
        </w:tc>
        <w:tc>
          <w:tcPr>
            <w:tcW w:w="589" w:type="dxa"/>
            <w:shd w:val="clear" w:color="auto" w:fill="auto"/>
          </w:tcPr>
          <w:p w14:paraId="6D6A2C34" w14:textId="77777777" w:rsidR="00B9232A" w:rsidRPr="009B04C6" w:rsidRDefault="00B9232A" w:rsidP="00F21283">
            <w:pPr>
              <w:suppressAutoHyphens/>
              <w:rPr>
                <w:rFonts w:ascii="Arial" w:hAnsi="Arial" w:cs="Arial"/>
                <w:sz w:val="16"/>
                <w:szCs w:val="16"/>
                <w:lang w:eastAsia="nl-NL"/>
              </w:rPr>
            </w:pPr>
          </w:p>
        </w:tc>
        <w:tc>
          <w:tcPr>
            <w:tcW w:w="850" w:type="dxa"/>
            <w:shd w:val="clear" w:color="auto" w:fill="auto"/>
          </w:tcPr>
          <w:p w14:paraId="1D2EAB39" w14:textId="77777777" w:rsidR="00B9232A" w:rsidRPr="009B04C6" w:rsidRDefault="00B9232A" w:rsidP="00F21283">
            <w:pPr>
              <w:suppressAutoHyphens/>
              <w:rPr>
                <w:rFonts w:ascii="Arial" w:hAnsi="Arial" w:cs="Arial"/>
                <w:sz w:val="16"/>
                <w:szCs w:val="16"/>
                <w:lang w:eastAsia="nl-NL"/>
              </w:rPr>
            </w:pPr>
          </w:p>
        </w:tc>
        <w:tc>
          <w:tcPr>
            <w:tcW w:w="3119" w:type="dxa"/>
            <w:shd w:val="clear" w:color="auto" w:fill="auto"/>
          </w:tcPr>
          <w:p w14:paraId="226B6594" w14:textId="50A63815" w:rsidR="00B9232A" w:rsidRPr="009B04C6" w:rsidRDefault="00480B8E" w:rsidP="00F21283">
            <w:pPr>
              <w:suppressAutoHyphens/>
              <w:rPr>
                <w:rFonts w:ascii="Arial" w:hAnsi="Arial" w:cs="Arial"/>
                <w:sz w:val="16"/>
                <w:szCs w:val="16"/>
                <w:lang w:eastAsia="nl-NL"/>
              </w:rPr>
            </w:pPr>
            <w:ins w:id="244" w:author="Breeding, Todd" w:date="2019-09-05T10:45:00Z">
              <w:r>
                <w:rPr>
                  <w:rFonts w:ascii="Arial" w:hAnsi="Arial" w:cs="Arial"/>
                  <w:sz w:val="16"/>
                  <w:szCs w:val="16"/>
                  <w:lang w:eastAsia="nl-NL"/>
                </w:rPr>
                <w:t>Unique literature number</w:t>
              </w:r>
            </w:ins>
          </w:p>
        </w:tc>
      </w:tr>
      <w:tr w:rsidR="00E65939" w:rsidRPr="009B04C6" w14:paraId="5872D2AC" w14:textId="77777777" w:rsidTr="00B9232A">
        <w:trPr>
          <w:ins w:id="245" w:author="Breeding, Todd" w:date="2019-08-27T11:02:00Z"/>
        </w:trPr>
        <w:tc>
          <w:tcPr>
            <w:tcW w:w="2693" w:type="dxa"/>
            <w:shd w:val="clear" w:color="auto" w:fill="auto"/>
          </w:tcPr>
          <w:p w14:paraId="761FE430" w14:textId="39FB6679" w:rsidR="00E65939" w:rsidRPr="00B9232A" w:rsidRDefault="00E65939" w:rsidP="00B9232A">
            <w:pPr>
              <w:suppressAutoHyphens/>
              <w:rPr>
                <w:ins w:id="246" w:author="Breeding, Todd" w:date="2019-08-27T11:02:00Z"/>
                <w:rFonts w:ascii="Arial" w:hAnsi="Arial" w:cs="Arial"/>
                <w:sz w:val="16"/>
                <w:szCs w:val="16"/>
                <w:lang w:eastAsia="nl-NL"/>
              </w:rPr>
            </w:pPr>
            <w:ins w:id="247" w:author="Breeding, Todd" w:date="2019-08-27T11:02:00Z">
              <w:r>
                <w:rPr>
                  <w:rFonts w:ascii="Arial" w:hAnsi="Arial" w:cs="Arial"/>
                  <w:sz w:val="16"/>
                  <w:szCs w:val="16"/>
                  <w:lang w:eastAsia="nl-NL"/>
                </w:rPr>
                <w:t>FTITRANSLIT</w:t>
              </w:r>
            </w:ins>
            <w:ins w:id="248" w:author="Breeding, Todd" w:date="2019-08-27T11:03:00Z">
              <w:r>
                <w:rPr>
                  <w:rFonts w:ascii="Arial" w:hAnsi="Arial" w:cs="Arial"/>
                  <w:sz w:val="16"/>
                  <w:szCs w:val="16"/>
                  <w:lang w:eastAsia="nl-NL"/>
                </w:rPr>
                <w:t>NUMBER</w:t>
              </w:r>
            </w:ins>
          </w:p>
        </w:tc>
        <w:tc>
          <w:tcPr>
            <w:tcW w:w="1548" w:type="dxa"/>
            <w:gridSpan w:val="2"/>
            <w:shd w:val="clear" w:color="auto" w:fill="auto"/>
          </w:tcPr>
          <w:p w14:paraId="4081FADA" w14:textId="1F833372" w:rsidR="00E65939" w:rsidRDefault="00E65939" w:rsidP="00F21283">
            <w:pPr>
              <w:suppressAutoHyphens/>
              <w:rPr>
                <w:ins w:id="249" w:author="Breeding, Todd" w:date="2019-08-27T11:02:00Z"/>
                <w:rFonts w:ascii="Arial" w:hAnsi="Arial" w:cs="Arial"/>
                <w:sz w:val="16"/>
                <w:szCs w:val="16"/>
                <w:lang w:eastAsia="nl-NL"/>
              </w:rPr>
            </w:pPr>
            <w:ins w:id="250" w:author="Breeding, Todd" w:date="2019-08-27T11:03:00Z">
              <w:r>
                <w:rPr>
                  <w:rFonts w:ascii="Arial" w:hAnsi="Arial" w:cs="Arial"/>
                  <w:sz w:val="16"/>
                  <w:szCs w:val="16"/>
                  <w:lang w:eastAsia="nl-NL"/>
                </w:rPr>
                <w:t>Trans Lit Number</w:t>
              </w:r>
            </w:ins>
          </w:p>
        </w:tc>
        <w:tc>
          <w:tcPr>
            <w:tcW w:w="557" w:type="dxa"/>
            <w:shd w:val="clear" w:color="auto" w:fill="auto"/>
          </w:tcPr>
          <w:p w14:paraId="558148F2" w14:textId="7D743D46" w:rsidR="00E65939" w:rsidRPr="009B04C6" w:rsidRDefault="00480B8E" w:rsidP="00F21283">
            <w:pPr>
              <w:suppressAutoHyphens/>
              <w:rPr>
                <w:ins w:id="251" w:author="Breeding, Todd" w:date="2019-08-27T11:02:00Z"/>
                <w:rFonts w:ascii="Arial" w:hAnsi="Arial" w:cs="Arial"/>
                <w:sz w:val="16"/>
                <w:szCs w:val="16"/>
                <w:lang w:eastAsia="nl-NL"/>
              </w:rPr>
            </w:pPr>
            <w:ins w:id="252" w:author="Breeding, Todd" w:date="2019-09-05T10:44:00Z">
              <w:r>
                <w:rPr>
                  <w:rFonts w:ascii="Arial" w:hAnsi="Arial" w:cs="Arial"/>
                  <w:sz w:val="16"/>
                  <w:szCs w:val="16"/>
                  <w:lang w:eastAsia="nl-NL"/>
                </w:rPr>
                <w:t>Y</w:t>
              </w:r>
            </w:ins>
          </w:p>
        </w:tc>
        <w:tc>
          <w:tcPr>
            <w:tcW w:w="589" w:type="dxa"/>
            <w:shd w:val="clear" w:color="auto" w:fill="auto"/>
          </w:tcPr>
          <w:p w14:paraId="5BD85E41" w14:textId="77777777" w:rsidR="00E65939" w:rsidRPr="009B04C6" w:rsidRDefault="00E65939" w:rsidP="00F21283">
            <w:pPr>
              <w:suppressAutoHyphens/>
              <w:rPr>
                <w:ins w:id="253" w:author="Breeding, Todd" w:date="2019-08-27T11:02:00Z"/>
                <w:rFonts w:ascii="Arial" w:hAnsi="Arial" w:cs="Arial"/>
                <w:sz w:val="16"/>
                <w:szCs w:val="16"/>
                <w:lang w:eastAsia="nl-NL"/>
              </w:rPr>
            </w:pPr>
          </w:p>
        </w:tc>
        <w:tc>
          <w:tcPr>
            <w:tcW w:w="850" w:type="dxa"/>
            <w:shd w:val="clear" w:color="auto" w:fill="auto"/>
          </w:tcPr>
          <w:p w14:paraId="16A4C480" w14:textId="77777777" w:rsidR="00E65939" w:rsidRPr="009B04C6" w:rsidRDefault="00E65939" w:rsidP="00F21283">
            <w:pPr>
              <w:suppressAutoHyphens/>
              <w:rPr>
                <w:ins w:id="254" w:author="Breeding, Todd" w:date="2019-08-27T11:02:00Z"/>
                <w:rFonts w:ascii="Arial" w:hAnsi="Arial" w:cs="Arial"/>
                <w:sz w:val="16"/>
                <w:szCs w:val="16"/>
                <w:lang w:eastAsia="nl-NL"/>
              </w:rPr>
            </w:pPr>
          </w:p>
        </w:tc>
        <w:tc>
          <w:tcPr>
            <w:tcW w:w="3119" w:type="dxa"/>
            <w:shd w:val="clear" w:color="auto" w:fill="auto"/>
          </w:tcPr>
          <w:p w14:paraId="4A1310A8" w14:textId="16B442C0" w:rsidR="00E65939" w:rsidRPr="009B04C6" w:rsidRDefault="00480B8E" w:rsidP="00F21283">
            <w:pPr>
              <w:suppressAutoHyphens/>
              <w:rPr>
                <w:ins w:id="255" w:author="Breeding, Todd" w:date="2019-08-27T11:02:00Z"/>
                <w:rFonts w:ascii="Arial" w:hAnsi="Arial" w:cs="Arial"/>
                <w:sz w:val="16"/>
                <w:szCs w:val="16"/>
                <w:lang w:eastAsia="nl-NL"/>
              </w:rPr>
            </w:pPr>
            <w:ins w:id="256" w:author="Breeding, Todd" w:date="2019-09-05T10:45:00Z">
              <w:r>
                <w:rPr>
                  <w:rFonts w:ascii="Arial" w:hAnsi="Arial" w:cs="Arial"/>
                  <w:sz w:val="16"/>
                  <w:szCs w:val="16"/>
                  <w:lang w:eastAsia="nl-NL"/>
                </w:rPr>
                <w:t>Unique Translated literature number</w:t>
              </w:r>
            </w:ins>
          </w:p>
        </w:tc>
      </w:tr>
    </w:tbl>
    <w:p w14:paraId="0ED94BF4" w14:textId="769597F9" w:rsidR="009C7DDC" w:rsidRPr="009B04C6" w:rsidRDefault="009C7DDC" w:rsidP="00CD7DD1">
      <w:pPr>
        <w:pStyle w:val="Heading1"/>
      </w:pPr>
      <w:bookmarkStart w:id="257" w:name="_User_Groups_and"/>
      <w:bookmarkStart w:id="258" w:name="_Toc440563030"/>
      <w:bookmarkStart w:id="259" w:name="_Toc17440653"/>
      <w:bookmarkEnd w:id="257"/>
      <w:r w:rsidRPr="009B04C6">
        <w:lastRenderedPageBreak/>
        <w:t xml:space="preserve">User </w:t>
      </w:r>
      <w:r w:rsidRPr="00CD7DD1">
        <w:t>Groups</w:t>
      </w:r>
      <w:r w:rsidRPr="009B04C6">
        <w:t xml:space="preserve"> and Users</w:t>
      </w:r>
      <w:bookmarkEnd w:id="162"/>
      <w:bookmarkEnd w:id="163"/>
      <w:bookmarkEnd w:id="164"/>
      <w:bookmarkEnd w:id="165"/>
      <w:bookmarkEnd w:id="258"/>
      <w:bookmarkEnd w:id="259"/>
    </w:p>
    <w:p w14:paraId="41437960" w14:textId="77777777" w:rsidR="009C7DDC" w:rsidRPr="009B04C6" w:rsidRDefault="009C7DDC" w:rsidP="009C7DDC">
      <w:pPr>
        <w:pStyle w:val="NormalIndent"/>
        <w:suppressAutoHyphens/>
        <w:rPr>
          <w:rFonts w:ascii="Arial" w:hAnsi="Arial" w:cs="Arial"/>
        </w:rPr>
      </w:pPr>
      <w:bookmarkStart w:id="260" w:name="_Toc172454460"/>
      <w:r w:rsidRPr="009B04C6">
        <w:rPr>
          <w:rFonts w:ascii="Arial" w:hAnsi="Arial" w:cs="Arial"/>
        </w:rPr>
        <w:t xml:space="preserve">This section describes how the system will be configured for User Groups and User Roles that will be used when administrators add Users to the system.  Users can be assigned to multiple user groups and may have multiple roles in the system.  Details are described in the subsections below.  </w:t>
      </w:r>
    </w:p>
    <w:p w14:paraId="54943862" w14:textId="77777777" w:rsidR="009C7DDC" w:rsidRPr="009B04C6" w:rsidRDefault="009C7DDC" w:rsidP="009C7DDC">
      <w:pPr>
        <w:pStyle w:val="NormalIndent"/>
        <w:suppressAutoHyphens/>
        <w:rPr>
          <w:rFonts w:ascii="Arial" w:hAnsi="Arial" w:cs="Arial"/>
        </w:rPr>
      </w:pPr>
      <w:r w:rsidRPr="009B04C6">
        <w:rPr>
          <w:rFonts w:ascii="Arial" w:hAnsi="Arial" w:cs="Arial"/>
        </w:rPr>
        <w:t>User groups and User Roles can be changed or extended using the User Groups, User Roles and Users Screen under Settings in the Web client.</w:t>
      </w:r>
    </w:p>
    <w:p w14:paraId="5543DFA4" w14:textId="77777777" w:rsidR="009C7DDC" w:rsidRPr="009B04C6" w:rsidRDefault="009C7DDC" w:rsidP="00CD7DD1">
      <w:pPr>
        <w:pStyle w:val="Heading2"/>
      </w:pPr>
      <w:bookmarkStart w:id="261" w:name="_Toc440563031"/>
      <w:bookmarkStart w:id="262" w:name="_Toc17440654"/>
      <w:r w:rsidRPr="009B04C6">
        <w:t xml:space="preserve">User </w:t>
      </w:r>
      <w:r w:rsidRPr="00CD7DD1">
        <w:t>Groups</w:t>
      </w:r>
      <w:bookmarkEnd w:id="260"/>
      <w:bookmarkEnd w:id="261"/>
      <w:bookmarkEnd w:id="262"/>
    </w:p>
    <w:p w14:paraId="27E780D4" w14:textId="36EAA296" w:rsidR="009C7DDC" w:rsidRPr="009B04C6" w:rsidRDefault="009C7DDC" w:rsidP="009C7DDC">
      <w:pPr>
        <w:pStyle w:val="NormalIndent"/>
        <w:suppressAutoHyphens/>
        <w:rPr>
          <w:rFonts w:ascii="Arial" w:hAnsi="Arial" w:cs="Arial"/>
        </w:rPr>
      </w:pPr>
      <w:r w:rsidRPr="009B04C6">
        <w:rPr>
          <w:rFonts w:ascii="Arial" w:hAnsi="Arial" w:cs="Arial"/>
        </w:rPr>
        <w:t xml:space="preserve">The purpose of a User Group is to define the access that members of the group can have to folders in </w:t>
      </w:r>
      <w:r>
        <w:rPr>
          <w:rFonts w:ascii="Arial" w:hAnsi="Arial" w:cs="Arial"/>
        </w:rPr>
        <w:t xml:space="preserve">SDL </w:t>
      </w:r>
      <w:proofErr w:type="spellStart"/>
      <w:r w:rsidR="00641024">
        <w:rPr>
          <w:rFonts w:ascii="Arial" w:hAnsi="Arial" w:cs="Arial"/>
        </w:rPr>
        <w:t>Tridion</w:t>
      </w:r>
      <w:proofErr w:type="spellEnd"/>
      <w:r w:rsidR="00641024">
        <w:rPr>
          <w:rFonts w:ascii="Arial" w:hAnsi="Arial" w:cs="Arial"/>
        </w:rPr>
        <w:t xml:space="preserve"> Docs</w:t>
      </w:r>
      <w:r>
        <w:rPr>
          <w:rFonts w:ascii="Arial" w:hAnsi="Arial" w:cs="Arial"/>
        </w:rPr>
        <w:t xml:space="preserve"> Content Manager</w:t>
      </w:r>
      <w:r w:rsidRPr="009B04C6">
        <w:rPr>
          <w:rFonts w:ascii="Arial" w:hAnsi="Arial" w:cs="Arial"/>
        </w:rPr>
        <w:t xml:space="preserve">. A user can be part of multiple User Groups  </w:t>
      </w:r>
    </w:p>
    <w:p w14:paraId="77460E38" w14:textId="77777777" w:rsidR="009C7DDC" w:rsidRDefault="009C7DDC" w:rsidP="009C7DDC">
      <w:pPr>
        <w:suppressAutoHyphens/>
        <w:ind w:left="720"/>
        <w:rPr>
          <w:rFonts w:ascii="Arial" w:hAnsi="Arial" w:cs="Arial"/>
          <w:sz w:val="20"/>
          <w:szCs w:val="20"/>
        </w:rPr>
      </w:pPr>
      <w:r w:rsidRPr="00CD7DD1">
        <w:rPr>
          <w:rFonts w:ascii="Arial" w:hAnsi="Arial" w:cs="Arial"/>
          <w:sz w:val="20"/>
          <w:szCs w:val="20"/>
        </w:rPr>
        <w:t>The following are the User Groups that will be configured for the system.  Note that this list can be modified or extended at any time but you can only delete a value from the list of User Groups if the value is not used.</w:t>
      </w:r>
    </w:p>
    <w:p w14:paraId="02AE6E77" w14:textId="77777777" w:rsidR="00CD7DD1" w:rsidRPr="00CD7DD1" w:rsidRDefault="00CD7DD1" w:rsidP="009C7DDC">
      <w:pPr>
        <w:suppressAutoHyphens/>
        <w:ind w:left="720"/>
        <w:rPr>
          <w:rFonts w:ascii="Arial" w:hAnsi="Arial" w:cs="Arial"/>
          <w:sz w:val="20"/>
          <w:szCs w:val="20"/>
        </w:rPr>
      </w:pPr>
    </w:p>
    <w:tbl>
      <w:tblPr>
        <w:tblW w:w="935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44"/>
        <w:gridCol w:w="5812"/>
      </w:tblGrid>
      <w:tr w:rsidR="009C7DDC" w:rsidRPr="00BB198E" w14:paraId="48FA60DD" w14:textId="77777777" w:rsidTr="00CD7DD1">
        <w:trPr>
          <w:tblHeader/>
        </w:trPr>
        <w:tc>
          <w:tcPr>
            <w:tcW w:w="3544" w:type="dxa"/>
            <w:shd w:val="clear" w:color="auto" w:fill="E6E6E6"/>
          </w:tcPr>
          <w:p w14:paraId="559C65F1"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5812" w:type="dxa"/>
            <w:shd w:val="clear" w:color="auto" w:fill="E6E6E6"/>
          </w:tcPr>
          <w:p w14:paraId="6BFFA218" w14:textId="77777777" w:rsidR="009C7DDC" w:rsidRPr="00BB198E" w:rsidRDefault="009C7DDC" w:rsidP="00F21283">
            <w:pPr>
              <w:pStyle w:val="Table-ColHead"/>
              <w:rPr>
                <w:rFonts w:cs="Arial"/>
                <w:sz w:val="16"/>
                <w:szCs w:val="16"/>
              </w:rPr>
            </w:pPr>
            <w:r w:rsidRPr="00BB198E">
              <w:rPr>
                <w:rFonts w:cs="Arial"/>
                <w:sz w:val="16"/>
                <w:szCs w:val="16"/>
              </w:rPr>
              <w:t>Description</w:t>
            </w:r>
          </w:p>
        </w:tc>
      </w:tr>
      <w:tr w:rsidR="009C7DDC" w:rsidRPr="009B04C6" w14:paraId="77132D1F" w14:textId="77777777" w:rsidTr="00CD7DD1">
        <w:tc>
          <w:tcPr>
            <w:tcW w:w="3544" w:type="dxa"/>
          </w:tcPr>
          <w:p w14:paraId="4862D8B9"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Default Department</w:t>
            </w:r>
          </w:p>
        </w:tc>
        <w:tc>
          <w:tcPr>
            <w:tcW w:w="5812" w:type="dxa"/>
          </w:tcPr>
          <w:p w14:paraId="13211444"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Default department (contains SDL users including admin – should not be removed)</w:t>
            </w:r>
          </w:p>
        </w:tc>
      </w:tr>
      <w:tr w:rsidR="009C7DDC" w:rsidRPr="009B04C6" w14:paraId="4087A1E2" w14:textId="77777777" w:rsidTr="00CD7DD1">
        <w:tc>
          <w:tcPr>
            <w:tcW w:w="3544" w:type="dxa"/>
          </w:tcPr>
          <w:p w14:paraId="35B6F5D9" w14:textId="091576A6" w:rsidR="009C7DDC" w:rsidRPr="009B04C6" w:rsidRDefault="009C7DDC" w:rsidP="00906D49">
            <w:pPr>
              <w:pStyle w:val="Table-Text"/>
              <w:suppressAutoHyphens/>
              <w:rPr>
                <w:rFonts w:ascii="Arial" w:hAnsi="Arial" w:cs="Arial"/>
                <w:szCs w:val="16"/>
              </w:rPr>
            </w:pPr>
            <w:r w:rsidRPr="009B04C6">
              <w:rPr>
                <w:rFonts w:ascii="Arial" w:hAnsi="Arial" w:cs="Arial"/>
                <w:szCs w:val="16"/>
              </w:rPr>
              <w:t xml:space="preserve">System </w:t>
            </w:r>
            <w:r w:rsidR="00906D49">
              <w:rPr>
                <w:rFonts w:ascii="Arial" w:hAnsi="Arial" w:cs="Arial"/>
                <w:szCs w:val="16"/>
              </w:rPr>
              <w:t>m</w:t>
            </w:r>
            <w:r w:rsidRPr="009B04C6">
              <w:rPr>
                <w:rFonts w:ascii="Arial" w:hAnsi="Arial" w:cs="Arial"/>
                <w:szCs w:val="16"/>
              </w:rPr>
              <w:t>anagement</w:t>
            </w:r>
            <w:r w:rsidR="00EB299F">
              <w:rPr>
                <w:rFonts w:ascii="Arial" w:hAnsi="Arial" w:cs="Arial"/>
                <w:szCs w:val="16"/>
              </w:rPr>
              <w:t xml:space="preserve"> </w:t>
            </w:r>
            <w:r w:rsidR="00EB299F" w:rsidRPr="00EB299F">
              <w:rPr>
                <w:rFonts w:ascii="Arial" w:hAnsi="Arial" w:cs="Arial"/>
                <w:color w:val="FF0000"/>
                <w:szCs w:val="16"/>
              </w:rPr>
              <w:t>(Administrator)</w:t>
            </w:r>
          </w:p>
        </w:tc>
        <w:tc>
          <w:tcPr>
            <w:tcW w:w="5812" w:type="dxa"/>
          </w:tcPr>
          <w:p w14:paraId="47025BC6"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Owns the System folder. This group does not contain any users. Should not be removed.</w:t>
            </w:r>
          </w:p>
        </w:tc>
      </w:tr>
      <w:tr w:rsidR="001C2C18" w:rsidRPr="009B04C6" w14:paraId="4A77E773" w14:textId="77777777" w:rsidTr="00CD7DD1">
        <w:tc>
          <w:tcPr>
            <w:tcW w:w="3544" w:type="dxa"/>
          </w:tcPr>
          <w:p w14:paraId="36DC2ADF" w14:textId="4E7767CB" w:rsidR="001C2C18" w:rsidRPr="009B04C6" w:rsidRDefault="001C2C18" w:rsidP="00906D49">
            <w:pPr>
              <w:pStyle w:val="Table-Text"/>
              <w:suppressAutoHyphens/>
              <w:rPr>
                <w:rFonts w:ascii="Arial" w:hAnsi="Arial" w:cs="Arial"/>
                <w:szCs w:val="16"/>
              </w:rPr>
            </w:pPr>
            <w:r>
              <w:rPr>
                <w:rFonts w:ascii="Arial" w:hAnsi="Arial" w:cs="Arial"/>
                <w:szCs w:val="16"/>
              </w:rPr>
              <w:t>APP</w:t>
            </w:r>
          </w:p>
        </w:tc>
        <w:tc>
          <w:tcPr>
            <w:tcW w:w="5812" w:type="dxa"/>
          </w:tcPr>
          <w:p w14:paraId="3765764B" w14:textId="54EA7511" w:rsidR="001C2C18" w:rsidRPr="009B04C6" w:rsidRDefault="001C2C18" w:rsidP="001C2C18">
            <w:pPr>
              <w:pStyle w:val="Table-Text"/>
              <w:suppressAutoHyphens/>
              <w:rPr>
                <w:rFonts w:ascii="Arial" w:hAnsi="Arial" w:cs="Arial"/>
                <w:szCs w:val="16"/>
              </w:rPr>
            </w:pPr>
            <w:r>
              <w:rPr>
                <w:rFonts w:ascii="Arial" w:hAnsi="Arial" w:cs="Arial"/>
                <w:szCs w:val="16"/>
              </w:rPr>
              <w:t>R/W APP/, R Starfish/APP, R Prime/</w:t>
            </w:r>
            <w:r w:rsidR="00527CC8">
              <w:rPr>
                <w:rFonts w:ascii="Arial" w:hAnsi="Arial" w:cs="Arial"/>
                <w:szCs w:val="16"/>
              </w:rPr>
              <w:t>APP</w:t>
            </w:r>
            <w:r>
              <w:rPr>
                <w:rFonts w:ascii="Arial" w:hAnsi="Arial" w:cs="Arial"/>
                <w:szCs w:val="16"/>
              </w:rPr>
              <w:t xml:space="preserve">  </w:t>
            </w:r>
          </w:p>
        </w:tc>
      </w:tr>
      <w:tr w:rsidR="00C04822" w:rsidRPr="009B04C6" w14:paraId="1CA00BC9" w14:textId="77777777" w:rsidTr="00CD7DD1">
        <w:tc>
          <w:tcPr>
            <w:tcW w:w="3544" w:type="dxa"/>
          </w:tcPr>
          <w:p w14:paraId="1CF4A151" w14:textId="690AF01F" w:rsidR="00C04822" w:rsidRDefault="00C04822" w:rsidP="00906D49">
            <w:pPr>
              <w:pStyle w:val="Table-Text"/>
              <w:suppressAutoHyphens/>
              <w:rPr>
                <w:rFonts w:ascii="Arial" w:hAnsi="Arial" w:cs="Arial"/>
                <w:szCs w:val="16"/>
              </w:rPr>
            </w:pPr>
            <w:r>
              <w:rPr>
                <w:rFonts w:ascii="Arial" w:hAnsi="Arial" w:cs="Arial"/>
                <w:szCs w:val="16"/>
              </w:rPr>
              <w:t>APP CIP</w:t>
            </w:r>
          </w:p>
        </w:tc>
        <w:tc>
          <w:tcPr>
            <w:tcW w:w="5812" w:type="dxa"/>
          </w:tcPr>
          <w:p w14:paraId="6FDD6CB3" w14:textId="591DE960" w:rsidR="00C04822" w:rsidRDefault="00C04822" w:rsidP="001C2C18">
            <w:pPr>
              <w:pStyle w:val="Table-Text"/>
              <w:suppressAutoHyphens/>
              <w:rPr>
                <w:rFonts w:ascii="Arial" w:hAnsi="Arial" w:cs="Arial"/>
                <w:szCs w:val="16"/>
              </w:rPr>
            </w:pPr>
            <w:r>
              <w:rPr>
                <w:rFonts w:ascii="Arial" w:hAnsi="Arial" w:cs="Arial"/>
                <w:szCs w:val="16"/>
              </w:rPr>
              <w:t>R/W CIP/APP</w:t>
            </w:r>
          </w:p>
        </w:tc>
      </w:tr>
      <w:tr w:rsidR="001C2C18" w:rsidRPr="009B04C6" w14:paraId="06ECDB4B" w14:textId="77777777" w:rsidTr="00CD7DD1">
        <w:tc>
          <w:tcPr>
            <w:tcW w:w="3544" w:type="dxa"/>
          </w:tcPr>
          <w:p w14:paraId="32DF3034" w14:textId="55D5AABD" w:rsidR="001C2C18" w:rsidRPr="009B04C6" w:rsidRDefault="001C2C18" w:rsidP="00906D49">
            <w:pPr>
              <w:pStyle w:val="Table-Text"/>
              <w:suppressAutoHyphens/>
              <w:rPr>
                <w:rFonts w:ascii="Arial" w:hAnsi="Arial" w:cs="Arial"/>
                <w:szCs w:val="16"/>
              </w:rPr>
            </w:pPr>
            <w:r>
              <w:rPr>
                <w:rFonts w:ascii="Arial" w:hAnsi="Arial" w:cs="Arial"/>
                <w:szCs w:val="16"/>
              </w:rPr>
              <w:t>ASC</w:t>
            </w:r>
          </w:p>
        </w:tc>
        <w:tc>
          <w:tcPr>
            <w:tcW w:w="5812" w:type="dxa"/>
          </w:tcPr>
          <w:p w14:paraId="37490260" w14:textId="53489C72" w:rsidR="001C2C18" w:rsidRPr="009B04C6" w:rsidRDefault="00B9232A" w:rsidP="00213991">
            <w:pPr>
              <w:pStyle w:val="Table-Text"/>
              <w:suppressAutoHyphens/>
              <w:rPr>
                <w:rFonts w:ascii="Arial" w:hAnsi="Arial" w:cs="Arial"/>
                <w:szCs w:val="16"/>
              </w:rPr>
            </w:pPr>
            <w:r w:rsidRPr="00B9232A">
              <w:rPr>
                <w:rFonts w:ascii="Arial" w:hAnsi="Arial" w:cs="Arial"/>
                <w:szCs w:val="16"/>
              </w:rPr>
              <w:t xml:space="preserve">R/W </w:t>
            </w:r>
            <w:r>
              <w:rPr>
                <w:rFonts w:ascii="Arial" w:hAnsi="Arial" w:cs="Arial"/>
                <w:szCs w:val="16"/>
              </w:rPr>
              <w:t>ASC</w:t>
            </w:r>
            <w:r w:rsidRPr="00B9232A">
              <w:rPr>
                <w:rFonts w:ascii="Arial" w:hAnsi="Arial" w:cs="Arial"/>
                <w:szCs w:val="16"/>
              </w:rPr>
              <w:t>/, R Starfish/A</w:t>
            </w:r>
            <w:r w:rsidR="00213991">
              <w:rPr>
                <w:rFonts w:ascii="Arial" w:hAnsi="Arial" w:cs="Arial"/>
                <w:szCs w:val="16"/>
              </w:rPr>
              <w:t>SC</w:t>
            </w:r>
            <w:r w:rsidRPr="00B9232A">
              <w:rPr>
                <w:rFonts w:ascii="Arial" w:hAnsi="Arial" w:cs="Arial"/>
                <w:szCs w:val="16"/>
              </w:rPr>
              <w:t>, R Prime/</w:t>
            </w:r>
            <w:ins w:id="263" w:author="Breeding, Todd" w:date="2019-08-27T09:10:00Z">
              <w:r w:rsidR="00C11C29">
                <w:rPr>
                  <w:rFonts w:ascii="Arial" w:hAnsi="Arial" w:cs="Arial"/>
                  <w:szCs w:val="16"/>
                </w:rPr>
                <w:t>ASC</w:t>
              </w:r>
            </w:ins>
          </w:p>
        </w:tc>
      </w:tr>
      <w:tr w:rsidR="00C04822" w:rsidRPr="009B04C6" w14:paraId="0149AF4B" w14:textId="77777777" w:rsidTr="00CD7DD1">
        <w:tc>
          <w:tcPr>
            <w:tcW w:w="3544" w:type="dxa"/>
          </w:tcPr>
          <w:p w14:paraId="7C85E212" w14:textId="64255343" w:rsidR="00C04822" w:rsidRDefault="00C04822" w:rsidP="00906D49">
            <w:pPr>
              <w:pStyle w:val="Table-Text"/>
              <w:suppressAutoHyphens/>
              <w:rPr>
                <w:rFonts w:ascii="Arial" w:hAnsi="Arial" w:cs="Arial"/>
                <w:szCs w:val="16"/>
              </w:rPr>
            </w:pPr>
            <w:r>
              <w:rPr>
                <w:rFonts w:ascii="Arial" w:hAnsi="Arial" w:cs="Arial"/>
                <w:szCs w:val="16"/>
              </w:rPr>
              <w:t>ASC CIP</w:t>
            </w:r>
          </w:p>
        </w:tc>
        <w:tc>
          <w:tcPr>
            <w:tcW w:w="5812" w:type="dxa"/>
          </w:tcPr>
          <w:p w14:paraId="373EDA4E" w14:textId="037190FF" w:rsidR="00C04822" w:rsidRPr="00B9232A" w:rsidRDefault="00C04822" w:rsidP="00B9232A">
            <w:pPr>
              <w:pStyle w:val="Table-Text"/>
              <w:suppressAutoHyphens/>
              <w:rPr>
                <w:rFonts w:ascii="Arial" w:hAnsi="Arial" w:cs="Arial"/>
                <w:szCs w:val="16"/>
              </w:rPr>
            </w:pPr>
            <w:r>
              <w:rPr>
                <w:rFonts w:ascii="Arial" w:hAnsi="Arial" w:cs="Arial"/>
                <w:szCs w:val="16"/>
              </w:rPr>
              <w:t>R/W CIP/ASC</w:t>
            </w:r>
          </w:p>
        </w:tc>
      </w:tr>
      <w:tr w:rsidR="001C2C18" w:rsidRPr="009B04C6" w14:paraId="711918AA" w14:textId="77777777" w:rsidTr="00CD7DD1">
        <w:tc>
          <w:tcPr>
            <w:tcW w:w="3544" w:type="dxa"/>
          </w:tcPr>
          <w:p w14:paraId="4F475AF6" w14:textId="01040641" w:rsidR="001C2C18" w:rsidRPr="009B04C6" w:rsidRDefault="001C2C18" w:rsidP="00906D49">
            <w:pPr>
              <w:pStyle w:val="Table-Text"/>
              <w:suppressAutoHyphens/>
              <w:rPr>
                <w:rFonts w:ascii="Arial" w:hAnsi="Arial" w:cs="Arial"/>
                <w:szCs w:val="16"/>
              </w:rPr>
            </w:pPr>
            <w:r>
              <w:rPr>
                <w:rFonts w:ascii="Arial" w:hAnsi="Arial" w:cs="Arial"/>
                <w:szCs w:val="16"/>
              </w:rPr>
              <w:t>HIVAL</w:t>
            </w:r>
          </w:p>
        </w:tc>
        <w:tc>
          <w:tcPr>
            <w:tcW w:w="5812" w:type="dxa"/>
          </w:tcPr>
          <w:p w14:paraId="7F79720B" w14:textId="23A69F4D" w:rsidR="001C2C18" w:rsidRPr="009B04C6" w:rsidRDefault="00B9232A" w:rsidP="00213991">
            <w:pPr>
              <w:pStyle w:val="Table-Text"/>
              <w:suppressAutoHyphens/>
              <w:rPr>
                <w:rFonts w:ascii="Arial" w:hAnsi="Arial" w:cs="Arial"/>
                <w:szCs w:val="16"/>
              </w:rPr>
            </w:pPr>
            <w:r w:rsidRPr="00B9232A">
              <w:rPr>
                <w:rFonts w:ascii="Arial" w:hAnsi="Arial" w:cs="Arial"/>
                <w:szCs w:val="16"/>
              </w:rPr>
              <w:t xml:space="preserve">R/W </w:t>
            </w:r>
            <w:r>
              <w:rPr>
                <w:rFonts w:ascii="Arial" w:hAnsi="Arial" w:cs="Arial"/>
                <w:szCs w:val="16"/>
              </w:rPr>
              <w:t>HIVAL</w:t>
            </w:r>
            <w:r w:rsidRPr="00B9232A">
              <w:rPr>
                <w:rFonts w:ascii="Arial" w:hAnsi="Arial" w:cs="Arial"/>
                <w:szCs w:val="16"/>
              </w:rPr>
              <w:t>/, R Starfish/</w:t>
            </w:r>
            <w:r w:rsidR="00213991">
              <w:rPr>
                <w:rFonts w:ascii="Arial" w:hAnsi="Arial" w:cs="Arial"/>
                <w:szCs w:val="16"/>
              </w:rPr>
              <w:t>HIVAL</w:t>
            </w:r>
            <w:r w:rsidRPr="00B9232A">
              <w:rPr>
                <w:rFonts w:ascii="Arial" w:hAnsi="Arial" w:cs="Arial"/>
                <w:szCs w:val="16"/>
              </w:rPr>
              <w:t>, R Prime/</w:t>
            </w:r>
            <w:ins w:id="264" w:author="Breeding, Todd" w:date="2019-08-27T09:10:00Z">
              <w:r w:rsidR="00C11C29">
                <w:rPr>
                  <w:rFonts w:ascii="Arial" w:hAnsi="Arial" w:cs="Arial"/>
                  <w:szCs w:val="16"/>
                </w:rPr>
                <w:t>HIVAL</w:t>
              </w:r>
            </w:ins>
          </w:p>
        </w:tc>
      </w:tr>
      <w:tr w:rsidR="00C04822" w:rsidRPr="009B04C6" w14:paraId="5968593A" w14:textId="77777777" w:rsidTr="00CD7DD1">
        <w:tc>
          <w:tcPr>
            <w:tcW w:w="3544" w:type="dxa"/>
          </w:tcPr>
          <w:p w14:paraId="566F82C0" w14:textId="08390B87" w:rsidR="00C04822" w:rsidRDefault="00C04822" w:rsidP="00906D49">
            <w:pPr>
              <w:pStyle w:val="Table-Text"/>
              <w:suppressAutoHyphens/>
              <w:rPr>
                <w:rFonts w:ascii="Arial" w:hAnsi="Arial" w:cs="Arial"/>
                <w:szCs w:val="16"/>
              </w:rPr>
            </w:pPr>
            <w:r>
              <w:rPr>
                <w:rFonts w:ascii="Arial" w:hAnsi="Arial" w:cs="Arial"/>
                <w:szCs w:val="16"/>
              </w:rPr>
              <w:t>HIVAL CIP</w:t>
            </w:r>
          </w:p>
        </w:tc>
        <w:tc>
          <w:tcPr>
            <w:tcW w:w="5812" w:type="dxa"/>
          </w:tcPr>
          <w:p w14:paraId="0EF7F46B" w14:textId="484A1901" w:rsidR="00C04822" w:rsidRPr="00B9232A" w:rsidRDefault="00C04822" w:rsidP="00B9232A">
            <w:pPr>
              <w:pStyle w:val="Table-Text"/>
              <w:suppressAutoHyphens/>
              <w:rPr>
                <w:rFonts w:ascii="Arial" w:hAnsi="Arial" w:cs="Arial"/>
                <w:szCs w:val="16"/>
              </w:rPr>
            </w:pPr>
            <w:r>
              <w:rPr>
                <w:rFonts w:ascii="Arial" w:hAnsi="Arial" w:cs="Arial"/>
                <w:szCs w:val="16"/>
              </w:rPr>
              <w:t>R/W CIP/HIVAL</w:t>
            </w:r>
          </w:p>
        </w:tc>
      </w:tr>
      <w:tr w:rsidR="001C2C18" w:rsidRPr="009B04C6" w14:paraId="11FF1911" w14:textId="77777777" w:rsidTr="00CD7DD1">
        <w:tc>
          <w:tcPr>
            <w:tcW w:w="3544" w:type="dxa"/>
          </w:tcPr>
          <w:p w14:paraId="16943FE2" w14:textId="2C2E0521" w:rsidR="001C2C18" w:rsidRDefault="001C2C18" w:rsidP="00906D49">
            <w:pPr>
              <w:pStyle w:val="Table-Text"/>
              <w:suppressAutoHyphens/>
              <w:rPr>
                <w:rFonts w:ascii="Arial" w:hAnsi="Arial" w:cs="Arial"/>
                <w:szCs w:val="16"/>
              </w:rPr>
            </w:pPr>
            <w:r>
              <w:rPr>
                <w:rFonts w:ascii="Arial" w:hAnsi="Arial" w:cs="Arial"/>
                <w:szCs w:val="16"/>
              </w:rPr>
              <w:t>DLP</w:t>
            </w:r>
          </w:p>
        </w:tc>
        <w:tc>
          <w:tcPr>
            <w:tcW w:w="5812" w:type="dxa"/>
          </w:tcPr>
          <w:p w14:paraId="50637151" w14:textId="4A3A174D" w:rsidR="001C2C18" w:rsidRPr="009B04C6" w:rsidRDefault="00B9232A" w:rsidP="00213991">
            <w:pPr>
              <w:pStyle w:val="Table-Text"/>
              <w:suppressAutoHyphens/>
              <w:rPr>
                <w:rFonts w:ascii="Arial" w:hAnsi="Arial" w:cs="Arial"/>
                <w:szCs w:val="16"/>
              </w:rPr>
            </w:pPr>
            <w:r w:rsidRPr="00B9232A">
              <w:rPr>
                <w:rFonts w:ascii="Arial" w:hAnsi="Arial" w:cs="Arial"/>
                <w:szCs w:val="16"/>
              </w:rPr>
              <w:t xml:space="preserve">R/W </w:t>
            </w:r>
            <w:r>
              <w:rPr>
                <w:rFonts w:ascii="Arial" w:hAnsi="Arial" w:cs="Arial"/>
                <w:szCs w:val="16"/>
              </w:rPr>
              <w:t>DLP</w:t>
            </w:r>
            <w:r w:rsidRPr="00B9232A">
              <w:rPr>
                <w:rFonts w:ascii="Arial" w:hAnsi="Arial" w:cs="Arial"/>
                <w:szCs w:val="16"/>
              </w:rPr>
              <w:t>/, R Starfish/</w:t>
            </w:r>
            <w:r w:rsidR="00213991">
              <w:rPr>
                <w:rFonts w:ascii="Arial" w:hAnsi="Arial" w:cs="Arial"/>
                <w:szCs w:val="16"/>
              </w:rPr>
              <w:t>DLP</w:t>
            </w:r>
            <w:r w:rsidRPr="00B9232A">
              <w:rPr>
                <w:rFonts w:ascii="Arial" w:hAnsi="Arial" w:cs="Arial"/>
                <w:szCs w:val="16"/>
              </w:rPr>
              <w:t>, R Prime/</w:t>
            </w:r>
            <w:ins w:id="265" w:author="Breeding, Todd" w:date="2019-08-27T09:10:00Z">
              <w:r w:rsidR="00C11C29">
                <w:rPr>
                  <w:rFonts w:ascii="Arial" w:hAnsi="Arial" w:cs="Arial"/>
                  <w:szCs w:val="16"/>
                </w:rPr>
                <w:t>DLP</w:t>
              </w:r>
            </w:ins>
          </w:p>
        </w:tc>
      </w:tr>
      <w:tr w:rsidR="00C04822" w:rsidRPr="009B04C6" w14:paraId="7F75D8D0" w14:textId="77777777" w:rsidTr="00CD7DD1">
        <w:tc>
          <w:tcPr>
            <w:tcW w:w="3544" w:type="dxa"/>
          </w:tcPr>
          <w:p w14:paraId="75723919" w14:textId="1200F62B" w:rsidR="00C04822" w:rsidRDefault="00C04822" w:rsidP="00906D49">
            <w:pPr>
              <w:pStyle w:val="Table-Text"/>
              <w:suppressAutoHyphens/>
              <w:rPr>
                <w:rFonts w:ascii="Arial" w:hAnsi="Arial" w:cs="Arial"/>
                <w:szCs w:val="16"/>
              </w:rPr>
            </w:pPr>
            <w:r>
              <w:rPr>
                <w:rFonts w:ascii="Arial" w:hAnsi="Arial" w:cs="Arial"/>
                <w:szCs w:val="16"/>
              </w:rPr>
              <w:t>DLP CIP</w:t>
            </w:r>
          </w:p>
        </w:tc>
        <w:tc>
          <w:tcPr>
            <w:tcW w:w="5812" w:type="dxa"/>
          </w:tcPr>
          <w:p w14:paraId="3A057C14" w14:textId="536622FE" w:rsidR="00C04822" w:rsidRPr="00B9232A" w:rsidRDefault="00C04822" w:rsidP="00C04822">
            <w:pPr>
              <w:pStyle w:val="Table-Text"/>
              <w:suppressAutoHyphens/>
              <w:rPr>
                <w:rFonts w:ascii="Arial" w:hAnsi="Arial" w:cs="Arial"/>
                <w:szCs w:val="16"/>
              </w:rPr>
            </w:pPr>
            <w:r>
              <w:rPr>
                <w:rFonts w:ascii="Arial" w:hAnsi="Arial" w:cs="Arial"/>
                <w:szCs w:val="16"/>
              </w:rPr>
              <w:t>R/W CIP/DLP</w:t>
            </w:r>
          </w:p>
        </w:tc>
      </w:tr>
      <w:tr w:rsidR="001C2C18" w:rsidRPr="009B04C6" w14:paraId="38D706D6" w14:textId="77777777" w:rsidTr="00CD7DD1">
        <w:tc>
          <w:tcPr>
            <w:tcW w:w="3544" w:type="dxa"/>
          </w:tcPr>
          <w:p w14:paraId="73B338C5" w14:textId="7C877E1A" w:rsidR="001C2C18" w:rsidRDefault="001C2C18" w:rsidP="00906D49">
            <w:pPr>
              <w:pStyle w:val="Table-Text"/>
              <w:suppressAutoHyphens/>
              <w:rPr>
                <w:rFonts w:ascii="Arial" w:hAnsi="Arial" w:cs="Arial"/>
                <w:szCs w:val="16"/>
              </w:rPr>
            </w:pPr>
            <w:r>
              <w:rPr>
                <w:rFonts w:ascii="Arial" w:hAnsi="Arial" w:cs="Arial"/>
                <w:szCs w:val="16"/>
              </w:rPr>
              <w:t>EP</w:t>
            </w:r>
          </w:p>
        </w:tc>
        <w:tc>
          <w:tcPr>
            <w:tcW w:w="5812" w:type="dxa"/>
          </w:tcPr>
          <w:p w14:paraId="3D95D9F3" w14:textId="319CC602" w:rsidR="001C2C18" w:rsidRPr="009B04C6" w:rsidRDefault="00B9232A" w:rsidP="00213991">
            <w:pPr>
              <w:pStyle w:val="Table-Text"/>
              <w:suppressAutoHyphens/>
              <w:rPr>
                <w:rFonts w:ascii="Arial" w:hAnsi="Arial" w:cs="Arial"/>
                <w:szCs w:val="16"/>
              </w:rPr>
            </w:pPr>
            <w:r w:rsidRPr="00B9232A">
              <w:rPr>
                <w:rFonts w:ascii="Arial" w:hAnsi="Arial" w:cs="Arial"/>
                <w:szCs w:val="16"/>
              </w:rPr>
              <w:t xml:space="preserve">R/W </w:t>
            </w:r>
            <w:r>
              <w:rPr>
                <w:rFonts w:ascii="Arial" w:hAnsi="Arial" w:cs="Arial"/>
                <w:szCs w:val="16"/>
              </w:rPr>
              <w:t>EP</w:t>
            </w:r>
            <w:r w:rsidRPr="00B9232A">
              <w:rPr>
                <w:rFonts w:ascii="Arial" w:hAnsi="Arial" w:cs="Arial"/>
                <w:szCs w:val="16"/>
              </w:rPr>
              <w:t>/, R Starfish/</w:t>
            </w:r>
            <w:r w:rsidR="00213991">
              <w:rPr>
                <w:rFonts w:ascii="Arial" w:hAnsi="Arial" w:cs="Arial"/>
                <w:szCs w:val="16"/>
              </w:rPr>
              <w:t>EP</w:t>
            </w:r>
            <w:r w:rsidRPr="00B9232A">
              <w:rPr>
                <w:rFonts w:ascii="Arial" w:hAnsi="Arial" w:cs="Arial"/>
                <w:szCs w:val="16"/>
              </w:rPr>
              <w:t>, R Prime/</w:t>
            </w:r>
            <w:ins w:id="266" w:author="Breeding, Todd" w:date="2019-08-27T09:10:00Z">
              <w:r w:rsidR="00C11C29">
                <w:rPr>
                  <w:rFonts w:ascii="Arial" w:hAnsi="Arial" w:cs="Arial"/>
                  <w:szCs w:val="16"/>
                </w:rPr>
                <w:t>EP</w:t>
              </w:r>
            </w:ins>
          </w:p>
        </w:tc>
      </w:tr>
      <w:tr w:rsidR="00C04822" w:rsidRPr="009B04C6" w14:paraId="2398066C" w14:textId="77777777" w:rsidTr="00CD7DD1">
        <w:tc>
          <w:tcPr>
            <w:tcW w:w="3544" w:type="dxa"/>
          </w:tcPr>
          <w:p w14:paraId="6AD56BDF" w14:textId="4F0C3660" w:rsidR="00C04822" w:rsidRDefault="00C04822" w:rsidP="00906D49">
            <w:pPr>
              <w:pStyle w:val="Table-Text"/>
              <w:suppressAutoHyphens/>
              <w:rPr>
                <w:rFonts w:ascii="Arial" w:hAnsi="Arial" w:cs="Arial"/>
                <w:szCs w:val="16"/>
              </w:rPr>
            </w:pPr>
            <w:r>
              <w:rPr>
                <w:rFonts w:ascii="Arial" w:hAnsi="Arial" w:cs="Arial"/>
                <w:szCs w:val="16"/>
              </w:rPr>
              <w:t>EP CIP</w:t>
            </w:r>
          </w:p>
        </w:tc>
        <w:tc>
          <w:tcPr>
            <w:tcW w:w="5812" w:type="dxa"/>
          </w:tcPr>
          <w:p w14:paraId="18983E3A" w14:textId="273FB307" w:rsidR="00C04822" w:rsidRPr="00B9232A" w:rsidRDefault="00C04822" w:rsidP="00B9232A">
            <w:pPr>
              <w:pStyle w:val="Table-Text"/>
              <w:suppressAutoHyphens/>
              <w:rPr>
                <w:rFonts w:ascii="Arial" w:hAnsi="Arial" w:cs="Arial"/>
                <w:szCs w:val="16"/>
              </w:rPr>
            </w:pPr>
            <w:r>
              <w:rPr>
                <w:rFonts w:ascii="Arial" w:hAnsi="Arial" w:cs="Arial"/>
                <w:szCs w:val="16"/>
              </w:rPr>
              <w:t>R/W CIP/EP</w:t>
            </w:r>
          </w:p>
        </w:tc>
      </w:tr>
      <w:tr w:rsidR="001C2C18" w:rsidRPr="009B04C6" w14:paraId="36BD0565" w14:textId="77777777" w:rsidTr="00CD7DD1">
        <w:tc>
          <w:tcPr>
            <w:tcW w:w="3544" w:type="dxa"/>
          </w:tcPr>
          <w:p w14:paraId="61D2FF01" w14:textId="525242C6" w:rsidR="001C2C18" w:rsidRDefault="001C2C18" w:rsidP="00906D49">
            <w:pPr>
              <w:pStyle w:val="Table-Text"/>
              <w:suppressAutoHyphens/>
              <w:rPr>
                <w:rFonts w:ascii="Arial" w:hAnsi="Arial" w:cs="Arial"/>
                <w:szCs w:val="16"/>
              </w:rPr>
            </w:pPr>
            <w:r>
              <w:rPr>
                <w:rFonts w:ascii="Arial" w:hAnsi="Arial" w:cs="Arial"/>
                <w:szCs w:val="16"/>
              </w:rPr>
              <w:t>CIP</w:t>
            </w:r>
            <w:r w:rsidR="00575C77" w:rsidRPr="00575C77">
              <w:rPr>
                <w:rFonts w:ascii="Arial" w:hAnsi="Arial" w:cs="Arial"/>
                <w:color w:val="FF0000"/>
                <w:szCs w:val="16"/>
              </w:rPr>
              <w:t>*</w:t>
            </w:r>
          </w:p>
        </w:tc>
        <w:tc>
          <w:tcPr>
            <w:tcW w:w="5812" w:type="dxa"/>
          </w:tcPr>
          <w:p w14:paraId="768DBDF3" w14:textId="1C717554" w:rsidR="001C2C18" w:rsidRPr="009B04C6" w:rsidRDefault="00B9232A" w:rsidP="00213991">
            <w:pPr>
              <w:pStyle w:val="Table-Text"/>
              <w:suppressAutoHyphens/>
              <w:rPr>
                <w:rFonts w:ascii="Arial" w:hAnsi="Arial" w:cs="Arial"/>
                <w:szCs w:val="16"/>
              </w:rPr>
            </w:pPr>
            <w:r w:rsidRPr="00B9232A">
              <w:rPr>
                <w:rFonts w:ascii="Arial" w:hAnsi="Arial" w:cs="Arial"/>
                <w:szCs w:val="16"/>
              </w:rPr>
              <w:t xml:space="preserve">R/W </w:t>
            </w:r>
            <w:r>
              <w:rPr>
                <w:rFonts w:ascii="Arial" w:hAnsi="Arial" w:cs="Arial"/>
                <w:szCs w:val="16"/>
              </w:rPr>
              <w:t>CIP</w:t>
            </w:r>
            <w:r w:rsidRPr="00B9232A">
              <w:rPr>
                <w:rFonts w:ascii="Arial" w:hAnsi="Arial" w:cs="Arial"/>
                <w:szCs w:val="16"/>
              </w:rPr>
              <w:t>/, R Starfish/</w:t>
            </w:r>
            <w:r w:rsidR="00213991">
              <w:rPr>
                <w:rFonts w:ascii="Arial" w:hAnsi="Arial" w:cs="Arial"/>
                <w:szCs w:val="16"/>
              </w:rPr>
              <w:t>CIP</w:t>
            </w:r>
            <w:r w:rsidRPr="00B9232A">
              <w:rPr>
                <w:rFonts w:ascii="Arial" w:hAnsi="Arial" w:cs="Arial"/>
                <w:szCs w:val="16"/>
              </w:rPr>
              <w:t>, R Prime/</w:t>
            </w:r>
            <w:ins w:id="267" w:author="Breeding, Todd" w:date="2019-09-05T10:47:00Z">
              <w:r w:rsidR="00480B8E">
                <w:rPr>
                  <w:rFonts w:ascii="Arial" w:hAnsi="Arial" w:cs="Arial"/>
                  <w:szCs w:val="16"/>
                </w:rPr>
                <w:t>CIP</w:t>
              </w:r>
            </w:ins>
            <w:r w:rsidR="00575C77">
              <w:rPr>
                <w:rFonts w:ascii="Arial" w:hAnsi="Arial" w:cs="Arial"/>
                <w:szCs w:val="16"/>
              </w:rPr>
              <w:t xml:space="preserve"> ; (*.CIP access only)</w:t>
            </w:r>
          </w:p>
        </w:tc>
      </w:tr>
      <w:tr w:rsidR="001C2C18" w:rsidRPr="009B04C6" w14:paraId="71E1E7F5" w14:textId="77777777" w:rsidTr="00CD7DD1">
        <w:tc>
          <w:tcPr>
            <w:tcW w:w="3544" w:type="dxa"/>
          </w:tcPr>
          <w:p w14:paraId="18BCA3ED" w14:textId="21DC78AF" w:rsidR="001C2C18" w:rsidRDefault="001C2C18" w:rsidP="00906D49">
            <w:pPr>
              <w:pStyle w:val="Table-Text"/>
              <w:suppressAutoHyphens/>
              <w:rPr>
                <w:rFonts w:ascii="Arial" w:hAnsi="Arial" w:cs="Arial"/>
                <w:szCs w:val="16"/>
              </w:rPr>
            </w:pPr>
            <w:r>
              <w:rPr>
                <w:rFonts w:ascii="Arial" w:hAnsi="Arial" w:cs="Arial"/>
                <w:szCs w:val="16"/>
              </w:rPr>
              <w:t>Starfish</w:t>
            </w:r>
          </w:p>
        </w:tc>
        <w:tc>
          <w:tcPr>
            <w:tcW w:w="5812" w:type="dxa"/>
          </w:tcPr>
          <w:p w14:paraId="17E972B2" w14:textId="61145861" w:rsidR="001C2C18" w:rsidRPr="009B04C6" w:rsidRDefault="00B9232A" w:rsidP="00B9232A">
            <w:pPr>
              <w:pStyle w:val="Table-Text"/>
              <w:suppressAutoHyphens/>
              <w:rPr>
                <w:rFonts w:ascii="Arial" w:hAnsi="Arial" w:cs="Arial"/>
                <w:szCs w:val="16"/>
              </w:rPr>
            </w:pPr>
            <w:r w:rsidRPr="00B9232A">
              <w:rPr>
                <w:rFonts w:ascii="Arial" w:hAnsi="Arial" w:cs="Arial"/>
                <w:szCs w:val="16"/>
              </w:rPr>
              <w:t xml:space="preserve">R/W </w:t>
            </w:r>
            <w:r>
              <w:rPr>
                <w:rFonts w:ascii="Arial" w:hAnsi="Arial" w:cs="Arial"/>
                <w:szCs w:val="16"/>
              </w:rPr>
              <w:t>Starfish</w:t>
            </w:r>
            <w:r w:rsidR="005B65C4">
              <w:rPr>
                <w:rFonts w:ascii="Arial" w:hAnsi="Arial" w:cs="Arial"/>
                <w:szCs w:val="16"/>
              </w:rPr>
              <w:t>/</w:t>
            </w:r>
          </w:p>
        </w:tc>
      </w:tr>
      <w:tr w:rsidR="001C2C18" w:rsidRPr="009B04C6" w14:paraId="20F97F8D" w14:textId="77777777" w:rsidTr="00CD7DD1">
        <w:tc>
          <w:tcPr>
            <w:tcW w:w="3544" w:type="dxa"/>
          </w:tcPr>
          <w:p w14:paraId="52B229D3" w14:textId="389CC3D2" w:rsidR="001C2C18" w:rsidRDefault="001C2C18" w:rsidP="00906D49">
            <w:pPr>
              <w:pStyle w:val="Table-Text"/>
              <w:suppressAutoHyphens/>
              <w:rPr>
                <w:rFonts w:ascii="Arial" w:hAnsi="Arial" w:cs="Arial"/>
                <w:szCs w:val="16"/>
              </w:rPr>
            </w:pPr>
            <w:r>
              <w:rPr>
                <w:rFonts w:ascii="Arial" w:hAnsi="Arial" w:cs="Arial"/>
                <w:szCs w:val="16"/>
              </w:rPr>
              <w:t>Prime</w:t>
            </w:r>
          </w:p>
        </w:tc>
        <w:tc>
          <w:tcPr>
            <w:tcW w:w="5812" w:type="dxa"/>
          </w:tcPr>
          <w:p w14:paraId="17FB5BB2" w14:textId="648F6710" w:rsidR="001C2C18" w:rsidRPr="009B04C6" w:rsidRDefault="00B9232A" w:rsidP="00B9232A">
            <w:pPr>
              <w:pStyle w:val="Table-Text"/>
              <w:suppressAutoHyphens/>
              <w:rPr>
                <w:rFonts w:ascii="Arial" w:hAnsi="Arial" w:cs="Arial"/>
                <w:szCs w:val="16"/>
              </w:rPr>
            </w:pPr>
            <w:r w:rsidRPr="00B9232A">
              <w:rPr>
                <w:rFonts w:ascii="Arial" w:hAnsi="Arial" w:cs="Arial"/>
                <w:szCs w:val="16"/>
              </w:rPr>
              <w:t xml:space="preserve">R/W </w:t>
            </w:r>
            <w:r>
              <w:rPr>
                <w:rFonts w:ascii="Arial" w:hAnsi="Arial" w:cs="Arial"/>
                <w:szCs w:val="16"/>
              </w:rPr>
              <w:t>Prime</w:t>
            </w:r>
            <w:r w:rsidR="005B65C4">
              <w:rPr>
                <w:rFonts w:ascii="Arial" w:hAnsi="Arial" w:cs="Arial"/>
                <w:szCs w:val="16"/>
              </w:rPr>
              <w:t>/</w:t>
            </w:r>
          </w:p>
        </w:tc>
      </w:tr>
      <w:tr w:rsidR="00B9232A" w:rsidRPr="009B04C6" w14:paraId="10F34674" w14:textId="77777777" w:rsidTr="00CD7DD1">
        <w:tc>
          <w:tcPr>
            <w:tcW w:w="3544" w:type="dxa"/>
          </w:tcPr>
          <w:p w14:paraId="5DF86E14" w14:textId="20772428" w:rsidR="00B9232A" w:rsidRDefault="00B9232A" w:rsidP="00B9232A">
            <w:pPr>
              <w:pStyle w:val="Table-Text"/>
              <w:suppressAutoHyphens/>
              <w:rPr>
                <w:rFonts w:ascii="Arial" w:hAnsi="Arial" w:cs="Arial"/>
                <w:szCs w:val="16"/>
              </w:rPr>
            </w:pPr>
            <w:r>
              <w:rPr>
                <w:rFonts w:ascii="Arial" w:hAnsi="Arial" w:cs="Arial"/>
                <w:szCs w:val="16"/>
              </w:rPr>
              <w:t>Technical Writer</w:t>
            </w:r>
          </w:p>
        </w:tc>
        <w:tc>
          <w:tcPr>
            <w:tcW w:w="5812" w:type="dxa"/>
          </w:tcPr>
          <w:p w14:paraId="1EA3E775" w14:textId="48B2EC38" w:rsidR="00B9232A" w:rsidRPr="00B9232A" w:rsidRDefault="00C04822" w:rsidP="00B9232A">
            <w:pPr>
              <w:pStyle w:val="Table-Text"/>
              <w:suppressAutoHyphens/>
              <w:rPr>
                <w:rFonts w:ascii="Arial" w:hAnsi="Arial" w:cs="Arial"/>
                <w:szCs w:val="16"/>
              </w:rPr>
            </w:pPr>
            <w:r>
              <w:rPr>
                <w:rFonts w:ascii="Arial" w:hAnsi="Arial" w:cs="Arial"/>
                <w:szCs w:val="16"/>
              </w:rPr>
              <w:t>R/W APP/, ASC/, HIVAL/, DLP/, EP/, R Starfish/, R Prime/</w:t>
            </w:r>
          </w:p>
        </w:tc>
      </w:tr>
      <w:tr w:rsidR="00B9232A" w:rsidRPr="009B04C6" w14:paraId="490AD245" w14:textId="77777777" w:rsidTr="00CD7DD1">
        <w:tc>
          <w:tcPr>
            <w:tcW w:w="3544" w:type="dxa"/>
          </w:tcPr>
          <w:p w14:paraId="2DD26392" w14:textId="79E1F2B3" w:rsidR="00B9232A" w:rsidRDefault="00B9232A" w:rsidP="00B9232A">
            <w:pPr>
              <w:pStyle w:val="Table-Text"/>
              <w:suppressAutoHyphens/>
              <w:rPr>
                <w:rFonts w:ascii="Arial" w:hAnsi="Arial" w:cs="Arial"/>
                <w:szCs w:val="16"/>
              </w:rPr>
            </w:pPr>
            <w:r>
              <w:rPr>
                <w:rFonts w:ascii="Arial" w:hAnsi="Arial" w:cs="Arial"/>
                <w:szCs w:val="16"/>
              </w:rPr>
              <w:t xml:space="preserve">CIP </w:t>
            </w:r>
            <w:r w:rsidR="00C04822">
              <w:rPr>
                <w:rFonts w:ascii="Arial" w:hAnsi="Arial" w:cs="Arial"/>
                <w:szCs w:val="16"/>
              </w:rPr>
              <w:t xml:space="preserve">Technical </w:t>
            </w:r>
            <w:r>
              <w:rPr>
                <w:rFonts w:ascii="Arial" w:hAnsi="Arial" w:cs="Arial"/>
                <w:szCs w:val="16"/>
              </w:rPr>
              <w:t>Writer</w:t>
            </w:r>
          </w:p>
        </w:tc>
        <w:tc>
          <w:tcPr>
            <w:tcW w:w="5812" w:type="dxa"/>
          </w:tcPr>
          <w:p w14:paraId="7B42B446" w14:textId="27621C3C" w:rsidR="00B9232A" w:rsidRPr="00B9232A" w:rsidRDefault="00C04822" w:rsidP="00B9232A">
            <w:pPr>
              <w:pStyle w:val="Table-Text"/>
              <w:suppressAutoHyphens/>
              <w:rPr>
                <w:rFonts w:ascii="Arial" w:hAnsi="Arial" w:cs="Arial"/>
                <w:szCs w:val="16"/>
              </w:rPr>
            </w:pPr>
            <w:r>
              <w:rPr>
                <w:rFonts w:ascii="Arial" w:hAnsi="Arial" w:cs="Arial"/>
                <w:szCs w:val="16"/>
              </w:rPr>
              <w:t>R/W CIP/</w:t>
            </w:r>
          </w:p>
        </w:tc>
      </w:tr>
      <w:tr w:rsidR="00B9232A" w:rsidRPr="009B04C6" w14:paraId="55093B4B" w14:textId="77777777" w:rsidTr="00CD7DD1">
        <w:tc>
          <w:tcPr>
            <w:tcW w:w="3544" w:type="dxa"/>
          </w:tcPr>
          <w:p w14:paraId="09723B64" w14:textId="5C47BE32" w:rsidR="00B9232A" w:rsidRDefault="00213991" w:rsidP="00B9232A">
            <w:pPr>
              <w:pStyle w:val="Table-Text"/>
              <w:suppressAutoHyphens/>
              <w:rPr>
                <w:rFonts w:ascii="Arial" w:hAnsi="Arial" w:cs="Arial"/>
                <w:szCs w:val="16"/>
              </w:rPr>
            </w:pPr>
            <w:r>
              <w:rPr>
                <w:rFonts w:ascii="Arial" w:hAnsi="Arial" w:cs="Arial"/>
                <w:szCs w:val="16"/>
              </w:rPr>
              <w:t>SEM</w:t>
            </w:r>
          </w:p>
        </w:tc>
        <w:tc>
          <w:tcPr>
            <w:tcW w:w="5812" w:type="dxa"/>
          </w:tcPr>
          <w:p w14:paraId="7E5D1C07" w14:textId="706289EE" w:rsidR="00B9232A" w:rsidRPr="00B9232A" w:rsidRDefault="00213991" w:rsidP="00B9232A">
            <w:pPr>
              <w:pStyle w:val="Table-Text"/>
              <w:suppressAutoHyphens/>
              <w:rPr>
                <w:rFonts w:ascii="Arial" w:hAnsi="Arial" w:cs="Arial"/>
                <w:szCs w:val="16"/>
              </w:rPr>
            </w:pPr>
            <w:del w:id="268" w:author="Breeding, Todd" w:date="2019-08-27T09:11:00Z">
              <w:r w:rsidDel="00C11C29">
                <w:rPr>
                  <w:rFonts w:ascii="Arial" w:hAnsi="Arial" w:cs="Arial"/>
                  <w:szCs w:val="16"/>
                </w:rPr>
                <w:delText>System Engineering Manufacture</w:delText>
              </w:r>
            </w:del>
            <w:ins w:id="269" w:author="Breeding, Todd" w:date="2019-08-27T09:11:00Z">
              <w:r w:rsidR="00C11C29">
                <w:rPr>
                  <w:rFonts w:ascii="Arial" w:hAnsi="Arial" w:cs="Arial"/>
                  <w:szCs w:val="16"/>
                </w:rPr>
                <w:t>R/W SEM</w:t>
              </w:r>
            </w:ins>
            <w:r>
              <w:rPr>
                <w:rFonts w:ascii="Arial" w:hAnsi="Arial" w:cs="Arial"/>
                <w:szCs w:val="16"/>
              </w:rPr>
              <w:t xml:space="preserve"> </w:t>
            </w:r>
          </w:p>
        </w:tc>
      </w:tr>
    </w:tbl>
    <w:p w14:paraId="533B2F6A" w14:textId="77777777" w:rsidR="009C7DDC" w:rsidRPr="009B04C6" w:rsidRDefault="009C7DDC" w:rsidP="00CD7DD1">
      <w:pPr>
        <w:pStyle w:val="Heading2"/>
      </w:pPr>
      <w:bookmarkStart w:id="270" w:name="_Toc172454461"/>
      <w:bookmarkStart w:id="271" w:name="_Toc440563032"/>
      <w:bookmarkStart w:id="272" w:name="_Toc17440655"/>
      <w:r w:rsidRPr="009B04C6">
        <w:t>Users</w:t>
      </w:r>
      <w:bookmarkEnd w:id="270"/>
      <w:bookmarkEnd w:id="271"/>
      <w:bookmarkEnd w:id="272"/>
    </w:p>
    <w:p w14:paraId="2096DEEF" w14:textId="397529D9" w:rsidR="009C7DDC" w:rsidRDefault="009C7DDC" w:rsidP="004C4DC0">
      <w:pPr>
        <w:pStyle w:val="Body"/>
      </w:pPr>
      <w:r w:rsidRPr="009B04C6">
        <w:t xml:space="preserve">The definition of all required users is not within the scope of this document. The </w:t>
      </w:r>
      <w:r w:rsidR="00283277">
        <w:rPr>
          <w:color w:val="FF0000"/>
        </w:rPr>
        <w:t>Texas Instruments</w:t>
      </w:r>
      <w:r w:rsidRPr="009B04C6">
        <w:t xml:space="preserve"> system administrator will define and add all necessary users to the system. This user information is stored within the database and will always be preserved.</w:t>
      </w:r>
    </w:p>
    <w:p w14:paraId="56F3401A" w14:textId="6B822151" w:rsidR="009C7DDC" w:rsidRPr="009B04C6" w:rsidRDefault="009C7DDC" w:rsidP="004C4DC0">
      <w:pPr>
        <w:pStyle w:val="Body"/>
      </w:pPr>
      <w:r>
        <w:lastRenderedPageBreak/>
        <w:t xml:space="preserve">The authentication mechanism that was selected by the customer determines if users are setup as SDL </w:t>
      </w:r>
      <w:proofErr w:type="spellStart"/>
      <w:r w:rsidR="00641024">
        <w:t>Tridion</w:t>
      </w:r>
      <w:proofErr w:type="spellEnd"/>
      <w:r w:rsidR="00641024">
        <w:t xml:space="preserve"> Docs</w:t>
      </w:r>
      <w:r>
        <w:t xml:space="preserve"> Content Manager</w:t>
      </w:r>
      <w:r w:rsidRPr="009B04C6">
        <w:t xml:space="preserve"> </w:t>
      </w:r>
      <w:r>
        <w:t>internal users (</w:t>
      </w:r>
      <w:proofErr w:type="spellStart"/>
      <w:r>
        <w:t>InfoShareSTS</w:t>
      </w:r>
      <w:proofErr w:type="spellEnd"/>
      <w:r>
        <w:t>) or if they are set up as external users (ADFS – Windows Authentication)</w:t>
      </w:r>
    </w:p>
    <w:p w14:paraId="4CEF1803" w14:textId="17646A7D" w:rsidR="009C7DDC" w:rsidRPr="009B04C6" w:rsidRDefault="009C7DDC" w:rsidP="00CD7DD1">
      <w:pPr>
        <w:pStyle w:val="Heading3"/>
      </w:pPr>
      <w:bookmarkStart w:id="273" w:name="_Toc440563033"/>
      <w:bookmarkStart w:id="274" w:name="_Toc17440656"/>
      <w:r w:rsidRPr="009B04C6">
        <w:t>User metadata</w:t>
      </w:r>
      <w:bookmarkEnd w:id="273"/>
      <w:bookmarkEnd w:id="274"/>
    </w:p>
    <w:p w14:paraId="0B78FA84" w14:textId="77777777" w:rsidR="009C7DDC" w:rsidRPr="00CD7DD1" w:rsidRDefault="009C7DDC" w:rsidP="009C7DDC">
      <w:pPr>
        <w:suppressAutoHyphens/>
        <w:ind w:firstLine="720"/>
        <w:rPr>
          <w:rFonts w:ascii="Arial" w:hAnsi="Arial" w:cs="Arial"/>
          <w:sz w:val="20"/>
          <w:szCs w:val="20"/>
        </w:rPr>
      </w:pPr>
      <w:r w:rsidRPr="00CD7DD1">
        <w:rPr>
          <w:rFonts w:ascii="Arial" w:hAnsi="Arial" w:cs="Arial"/>
          <w:sz w:val="20"/>
          <w:szCs w:val="20"/>
        </w:rPr>
        <w:t>There is a possibility to add extra metadata to users.</w:t>
      </w:r>
    </w:p>
    <w:p w14:paraId="3B2F621C" w14:textId="77777777" w:rsidR="009C7DDC" w:rsidRPr="009B04C6" w:rsidRDefault="009C7DDC" w:rsidP="00CD7DD1">
      <w:pPr>
        <w:pStyle w:val="Heading2"/>
      </w:pPr>
      <w:bookmarkStart w:id="275" w:name="_Toc172454462"/>
      <w:bookmarkStart w:id="276" w:name="_Toc440563034"/>
      <w:bookmarkStart w:id="277" w:name="_Toc17440657"/>
      <w:r w:rsidRPr="009B04C6">
        <w:t>User Roles</w:t>
      </w:r>
      <w:bookmarkEnd w:id="275"/>
      <w:bookmarkEnd w:id="276"/>
      <w:bookmarkEnd w:id="277"/>
    </w:p>
    <w:p w14:paraId="23D3A2F1" w14:textId="77777777" w:rsidR="009C7DDC" w:rsidRPr="009B04C6" w:rsidRDefault="009C7DDC" w:rsidP="009C7DDC">
      <w:pPr>
        <w:pStyle w:val="NormalIndent"/>
        <w:suppressAutoHyphens/>
        <w:rPr>
          <w:rFonts w:ascii="Arial" w:hAnsi="Arial" w:cs="Arial"/>
        </w:rPr>
      </w:pPr>
      <w:r w:rsidRPr="009B04C6">
        <w:rPr>
          <w:rFonts w:ascii="Arial" w:hAnsi="Arial" w:cs="Arial"/>
        </w:rPr>
        <w:t xml:space="preserve">User Roles determine how a user can participate in the workflow and the options in the user interface (for example, Inboxes available to a user).  A single user can have one or more roles in the system. These roles also relate to security. </w:t>
      </w:r>
    </w:p>
    <w:p w14:paraId="091EB811" w14:textId="77777777" w:rsidR="009C7DDC" w:rsidRPr="009B04C6" w:rsidRDefault="009C7DDC" w:rsidP="004C4DC0">
      <w:pPr>
        <w:pStyle w:val="Body"/>
      </w:pPr>
      <w:r w:rsidRPr="009B04C6">
        <w:t xml:space="preserve">The following are the User Roles that will be configured for the system.  Note that this list can be modified or extended at any time but you can only delete a value from the list of User Roles if the value is not used. </w:t>
      </w:r>
    </w:p>
    <w:tbl>
      <w:tblPr>
        <w:tblW w:w="935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423"/>
        <w:gridCol w:w="5807"/>
      </w:tblGrid>
      <w:tr w:rsidR="009C7DDC" w:rsidRPr="00BB198E" w14:paraId="76E3027C" w14:textId="77777777" w:rsidTr="00CD7DD1">
        <w:trPr>
          <w:tblHeader/>
        </w:trPr>
        <w:tc>
          <w:tcPr>
            <w:tcW w:w="2126" w:type="dxa"/>
            <w:shd w:val="clear" w:color="auto" w:fill="E6E6E6"/>
          </w:tcPr>
          <w:p w14:paraId="7A8826B5"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1423" w:type="dxa"/>
            <w:shd w:val="clear" w:color="auto" w:fill="E6E6E6"/>
          </w:tcPr>
          <w:p w14:paraId="5441F958" w14:textId="77777777" w:rsidR="009C7DDC" w:rsidRPr="00BB198E" w:rsidRDefault="009C7DDC" w:rsidP="00F21283">
            <w:pPr>
              <w:pStyle w:val="Table-ColHead"/>
              <w:rPr>
                <w:rFonts w:cs="Arial"/>
                <w:sz w:val="16"/>
                <w:szCs w:val="16"/>
              </w:rPr>
            </w:pPr>
            <w:r w:rsidRPr="00BB198E">
              <w:rPr>
                <w:rFonts w:cs="Arial"/>
                <w:sz w:val="16"/>
                <w:szCs w:val="16"/>
              </w:rPr>
              <w:t>Default</w:t>
            </w:r>
          </w:p>
        </w:tc>
        <w:tc>
          <w:tcPr>
            <w:tcW w:w="5807" w:type="dxa"/>
            <w:shd w:val="clear" w:color="auto" w:fill="E6E6E6"/>
          </w:tcPr>
          <w:p w14:paraId="02078E19" w14:textId="77777777" w:rsidR="009C7DDC" w:rsidRPr="00BB198E" w:rsidRDefault="009C7DDC" w:rsidP="00F21283">
            <w:pPr>
              <w:pStyle w:val="Table-ColHead"/>
              <w:rPr>
                <w:rFonts w:cs="Arial"/>
                <w:sz w:val="16"/>
                <w:szCs w:val="16"/>
              </w:rPr>
            </w:pPr>
            <w:r w:rsidRPr="00BB198E">
              <w:rPr>
                <w:rFonts w:cs="Arial"/>
                <w:sz w:val="16"/>
                <w:szCs w:val="16"/>
              </w:rPr>
              <w:t>Description</w:t>
            </w:r>
          </w:p>
        </w:tc>
      </w:tr>
      <w:tr w:rsidR="009C7DDC" w:rsidRPr="009B04C6" w14:paraId="6F0F8BDB" w14:textId="77777777" w:rsidTr="00CD7DD1">
        <w:trPr>
          <w:cantSplit/>
        </w:trPr>
        <w:tc>
          <w:tcPr>
            <w:tcW w:w="2126" w:type="dxa"/>
          </w:tcPr>
          <w:p w14:paraId="7DE35218" w14:textId="77777777" w:rsidR="009C7DDC" w:rsidRPr="009B04C6" w:rsidRDefault="009C7DDC" w:rsidP="00F21283">
            <w:pPr>
              <w:pStyle w:val="Table-Text"/>
              <w:suppressAutoHyphens/>
              <w:rPr>
                <w:rFonts w:ascii="Arial" w:hAnsi="Arial" w:cs="Arial"/>
              </w:rPr>
            </w:pPr>
            <w:r w:rsidRPr="009B04C6">
              <w:rPr>
                <w:rFonts w:ascii="Arial" w:hAnsi="Arial" w:cs="Arial"/>
              </w:rPr>
              <w:t>Administrator</w:t>
            </w:r>
          </w:p>
        </w:tc>
        <w:tc>
          <w:tcPr>
            <w:tcW w:w="1423" w:type="dxa"/>
          </w:tcPr>
          <w:p w14:paraId="14D16E03" w14:textId="77777777" w:rsidR="009C7DDC" w:rsidRPr="009B04C6" w:rsidRDefault="009C7DDC" w:rsidP="00F21283">
            <w:pPr>
              <w:pStyle w:val="Table-Text"/>
              <w:suppressAutoHyphens/>
              <w:jc w:val="center"/>
              <w:rPr>
                <w:rFonts w:ascii="Arial" w:hAnsi="Arial" w:cs="Arial"/>
              </w:rPr>
            </w:pPr>
            <w:r w:rsidRPr="009B04C6">
              <w:rPr>
                <w:rFonts w:ascii="Arial" w:hAnsi="Arial" w:cs="Arial"/>
              </w:rPr>
              <w:t>-</w:t>
            </w:r>
          </w:p>
        </w:tc>
        <w:tc>
          <w:tcPr>
            <w:tcW w:w="5807" w:type="dxa"/>
          </w:tcPr>
          <w:p w14:paraId="41763657" w14:textId="44FF607B" w:rsidR="009C7DDC" w:rsidRPr="009B04C6" w:rsidRDefault="009C7DDC" w:rsidP="00F21283">
            <w:pPr>
              <w:pStyle w:val="Table-Text"/>
              <w:suppressAutoHyphens/>
              <w:rPr>
                <w:rFonts w:ascii="Arial" w:hAnsi="Arial" w:cs="Arial"/>
              </w:rPr>
            </w:pPr>
            <w:r w:rsidRPr="009B04C6">
              <w:rPr>
                <w:rFonts w:ascii="Arial" w:hAnsi="Arial" w:cs="Arial"/>
              </w:rPr>
              <w:t xml:space="preserve">A department member who administers the </w:t>
            </w:r>
            <w:r>
              <w:rPr>
                <w:rFonts w:ascii="Arial" w:hAnsi="Arial" w:cs="Arial"/>
              </w:rPr>
              <w:t xml:space="preserve">SDL </w:t>
            </w:r>
            <w:proofErr w:type="spellStart"/>
            <w:r w:rsidR="00641024">
              <w:rPr>
                <w:rFonts w:ascii="Arial" w:hAnsi="Arial" w:cs="Arial"/>
              </w:rPr>
              <w:t>Tridion</w:t>
            </w:r>
            <w:proofErr w:type="spellEnd"/>
            <w:r w:rsidR="00641024">
              <w:rPr>
                <w:rFonts w:ascii="Arial" w:hAnsi="Arial" w:cs="Arial"/>
              </w:rPr>
              <w:t xml:space="preserve"> Docs</w:t>
            </w:r>
            <w:r>
              <w:rPr>
                <w:rFonts w:ascii="Arial" w:hAnsi="Arial" w:cs="Arial"/>
              </w:rPr>
              <w:t xml:space="preserve"> Content Manager</w:t>
            </w:r>
            <w:r w:rsidRPr="009B04C6">
              <w:rPr>
                <w:rFonts w:ascii="Arial" w:hAnsi="Arial" w:cs="Arial"/>
              </w:rPr>
              <w:t xml:space="preserve"> system.  This role must never be removed or changed.</w:t>
            </w:r>
          </w:p>
        </w:tc>
      </w:tr>
      <w:tr w:rsidR="009C7DDC" w:rsidRPr="009B04C6" w14:paraId="27ED34F3" w14:textId="77777777" w:rsidTr="00CD7DD1">
        <w:trPr>
          <w:cantSplit/>
        </w:trPr>
        <w:tc>
          <w:tcPr>
            <w:tcW w:w="2126" w:type="dxa"/>
          </w:tcPr>
          <w:p w14:paraId="4275521C" w14:textId="64D0D886" w:rsidR="009C7DDC" w:rsidRPr="009B04C6" w:rsidRDefault="00527CC8" w:rsidP="00527CC8">
            <w:pPr>
              <w:pStyle w:val="Table-Text"/>
              <w:suppressAutoHyphens/>
              <w:rPr>
                <w:rFonts w:ascii="Arial" w:hAnsi="Arial" w:cs="Arial"/>
              </w:rPr>
            </w:pPr>
            <w:r>
              <w:rPr>
                <w:rFonts w:ascii="Arial" w:hAnsi="Arial" w:cs="Arial"/>
              </w:rPr>
              <w:t>Technical</w:t>
            </w:r>
            <w:r w:rsidR="00DA2B3B">
              <w:rPr>
                <w:rFonts w:ascii="Arial" w:hAnsi="Arial" w:cs="Arial"/>
              </w:rPr>
              <w:t xml:space="preserve"> </w:t>
            </w:r>
            <w:r w:rsidR="009C7DDC" w:rsidRPr="009B04C6">
              <w:rPr>
                <w:rFonts w:ascii="Arial" w:hAnsi="Arial" w:cs="Arial"/>
              </w:rPr>
              <w:t>Author</w:t>
            </w:r>
            <w:r w:rsidR="00575C77">
              <w:rPr>
                <w:rFonts w:ascii="Arial" w:hAnsi="Arial" w:cs="Arial"/>
              </w:rPr>
              <w:t xml:space="preserve"> </w:t>
            </w:r>
          </w:p>
        </w:tc>
        <w:tc>
          <w:tcPr>
            <w:tcW w:w="1423" w:type="dxa"/>
          </w:tcPr>
          <w:p w14:paraId="29DBD843" w14:textId="77777777" w:rsidR="009C7DDC" w:rsidRPr="009B04C6" w:rsidRDefault="009C7DDC" w:rsidP="00F21283">
            <w:pPr>
              <w:pStyle w:val="Table-Text"/>
              <w:suppressAutoHyphens/>
              <w:jc w:val="center"/>
              <w:rPr>
                <w:rFonts w:ascii="Arial" w:hAnsi="Arial" w:cs="Arial"/>
              </w:rPr>
            </w:pPr>
            <w:r w:rsidRPr="009B04C6">
              <w:rPr>
                <w:rFonts w:ascii="Arial" w:hAnsi="Arial" w:cs="Arial"/>
              </w:rPr>
              <w:t>-</w:t>
            </w:r>
          </w:p>
        </w:tc>
        <w:tc>
          <w:tcPr>
            <w:tcW w:w="5807" w:type="dxa"/>
          </w:tcPr>
          <w:p w14:paraId="72043EE1" w14:textId="7FC0B010" w:rsidR="009C7DDC" w:rsidRPr="009B04C6" w:rsidRDefault="005B65C4" w:rsidP="00EE384F">
            <w:pPr>
              <w:pStyle w:val="Table-Text"/>
              <w:suppressAutoHyphens/>
              <w:rPr>
                <w:rFonts w:ascii="Arial" w:hAnsi="Arial" w:cs="Arial"/>
              </w:rPr>
            </w:pPr>
            <w:r>
              <w:rPr>
                <w:rFonts w:ascii="Arial" w:hAnsi="Arial" w:cs="Arial"/>
              </w:rPr>
              <w:t>Creates original source content for technical documents.</w:t>
            </w:r>
          </w:p>
        </w:tc>
      </w:tr>
      <w:tr w:rsidR="00DA2B3B" w:rsidRPr="009B04C6" w14:paraId="263B4766" w14:textId="77777777" w:rsidTr="00CD7DD1">
        <w:trPr>
          <w:cantSplit/>
        </w:trPr>
        <w:tc>
          <w:tcPr>
            <w:tcW w:w="2126" w:type="dxa"/>
          </w:tcPr>
          <w:p w14:paraId="24DE0503" w14:textId="605853A8" w:rsidR="00DA2B3B" w:rsidRPr="009B04C6" w:rsidRDefault="00DA2B3B" w:rsidP="00F21283">
            <w:pPr>
              <w:pStyle w:val="Table-Text"/>
              <w:suppressAutoHyphens/>
              <w:rPr>
                <w:rFonts w:ascii="Arial" w:hAnsi="Arial" w:cs="Arial"/>
              </w:rPr>
            </w:pPr>
            <w:r>
              <w:rPr>
                <w:rFonts w:ascii="Arial" w:hAnsi="Arial" w:cs="Arial"/>
              </w:rPr>
              <w:t>Technical Writer</w:t>
            </w:r>
          </w:p>
        </w:tc>
        <w:tc>
          <w:tcPr>
            <w:tcW w:w="1423" w:type="dxa"/>
          </w:tcPr>
          <w:p w14:paraId="74731D7A" w14:textId="77777777" w:rsidR="00DA2B3B" w:rsidRPr="009B04C6" w:rsidRDefault="00DA2B3B" w:rsidP="00F21283">
            <w:pPr>
              <w:pStyle w:val="Table-Text"/>
              <w:suppressAutoHyphens/>
              <w:jc w:val="center"/>
              <w:rPr>
                <w:rFonts w:ascii="Arial" w:hAnsi="Arial" w:cs="Arial"/>
              </w:rPr>
            </w:pPr>
          </w:p>
        </w:tc>
        <w:tc>
          <w:tcPr>
            <w:tcW w:w="5807" w:type="dxa"/>
          </w:tcPr>
          <w:p w14:paraId="7F3EC5E8" w14:textId="3F366906" w:rsidR="00DA2B3B" w:rsidRPr="009B04C6" w:rsidRDefault="005B65C4" w:rsidP="00EE384F">
            <w:pPr>
              <w:pStyle w:val="Table-Text"/>
              <w:suppressAutoHyphens/>
              <w:rPr>
                <w:rFonts w:ascii="Arial" w:hAnsi="Arial" w:cs="Arial"/>
              </w:rPr>
            </w:pPr>
            <w:r>
              <w:rPr>
                <w:rFonts w:ascii="Arial" w:hAnsi="Arial" w:cs="Arial"/>
              </w:rPr>
              <w:t xml:space="preserve">Manages publications, edits technical documentation, and supports </w:t>
            </w:r>
            <w:r w:rsidR="00EE384F">
              <w:rPr>
                <w:rFonts w:ascii="Arial" w:hAnsi="Arial" w:cs="Arial"/>
              </w:rPr>
              <w:t>Technical Author</w:t>
            </w:r>
            <w:r>
              <w:rPr>
                <w:rFonts w:ascii="Arial" w:hAnsi="Arial" w:cs="Arial"/>
              </w:rPr>
              <w:t xml:space="preserve">. </w:t>
            </w:r>
          </w:p>
        </w:tc>
      </w:tr>
      <w:tr w:rsidR="009C7DDC" w:rsidRPr="009B04C6" w14:paraId="63773360" w14:textId="77777777" w:rsidTr="00CD7DD1">
        <w:trPr>
          <w:cantSplit/>
        </w:trPr>
        <w:tc>
          <w:tcPr>
            <w:tcW w:w="2126" w:type="dxa"/>
          </w:tcPr>
          <w:p w14:paraId="521527D1" w14:textId="1B94E6AE" w:rsidR="009C7DDC" w:rsidRPr="009B04C6" w:rsidRDefault="00527CC8" w:rsidP="00527CC8">
            <w:pPr>
              <w:pStyle w:val="Table-Text"/>
              <w:suppressAutoHyphens/>
              <w:rPr>
                <w:rFonts w:ascii="Arial" w:hAnsi="Arial" w:cs="Arial"/>
              </w:rPr>
            </w:pPr>
            <w:r>
              <w:rPr>
                <w:rFonts w:ascii="Arial" w:hAnsi="Arial" w:cs="Arial"/>
              </w:rPr>
              <w:t xml:space="preserve">Technical </w:t>
            </w:r>
            <w:r w:rsidR="009C7DDC" w:rsidRPr="009B04C6">
              <w:rPr>
                <w:rFonts w:ascii="Arial" w:hAnsi="Arial" w:cs="Arial"/>
              </w:rPr>
              <w:t>Reviewer</w:t>
            </w:r>
          </w:p>
        </w:tc>
        <w:tc>
          <w:tcPr>
            <w:tcW w:w="1423" w:type="dxa"/>
          </w:tcPr>
          <w:p w14:paraId="10A55917" w14:textId="77777777" w:rsidR="009C7DDC" w:rsidRPr="009B04C6" w:rsidRDefault="009C7DDC" w:rsidP="00F21283">
            <w:pPr>
              <w:pStyle w:val="Table-Text"/>
              <w:suppressAutoHyphens/>
              <w:jc w:val="center"/>
              <w:rPr>
                <w:rFonts w:ascii="Arial" w:hAnsi="Arial" w:cs="Arial"/>
              </w:rPr>
            </w:pPr>
            <w:r w:rsidRPr="009B04C6">
              <w:rPr>
                <w:rFonts w:ascii="Arial" w:hAnsi="Arial" w:cs="Arial"/>
              </w:rPr>
              <w:t>-</w:t>
            </w:r>
          </w:p>
        </w:tc>
        <w:tc>
          <w:tcPr>
            <w:tcW w:w="5807" w:type="dxa"/>
          </w:tcPr>
          <w:p w14:paraId="32578ADE" w14:textId="43604547" w:rsidR="009C7DDC" w:rsidRPr="009B04C6" w:rsidRDefault="005B65C4" w:rsidP="00EE384F">
            <w:pPr>
              <w:pStyle w:val="Table-Text"/>
              <w:suppressAutoHyphens/>
              <w:rPr>
                <w:rFonts w:ascii="Arial" w:hAnsi="Arial" w:cs="Arial"/>
              </w:rPr>
            </w:pPr>
            <w:r>
              <w:rPr>
                <w:rFonts w:ascii="Arial" w:hAnsi="Arial" w:cs="Arial"/>
              </w:rPr>
              <w:t xml:space="preserve">Reviews technical content for </w:t>
            </w:r>
            <w:r w:rsidR="00EE384F">
              <w:rPr>
                <w:rFonts w:ascii="Arial" w:hAnsi="Arial" w:cs="Arial"/>
              </w:rPr>
              <w:t>Technical</w:t>
            </w:r>
            <w:r>
              <w:rPr>
                <w:rFonts w:ascii="Arial" w:hAnsi="Arial" w:cs="Arial"/>
              </w:rPr>
              <w:t xml:space="preserve"> Author. Could be a quality engineer, product engineer, marketing engineer, or peer. </w:t>
            </w:r>
          </w:p>
        </w:tc>
      </w:tr>
      <w:tr w:rsidR="00312F15" w:rsidRPr="009B04C6" w14:paraId="525B1EAA" w14:textId="77777777" w:rsidTr="00CD7DD1">
        <w:trPr>
          <w:cantSplit/>
        </w:trPr>
        <w:tc>
          <w:tcPr>
            <w:tcW w:w="2126" w:type="dxa"/>
          </w:tcPr>
          <w:p w14:paraId="6870088C" w14:textId="4F1B584F" w:rsidR="00312F15" w:rsidRDefault="00312F15" w:rsidP="00F21283">
            <w:pPr>
              <w:pStyle w:val="Table-Text"/>
              <w:suppressAutoHyphens/>
              <w:rPr>
                <w:rFonts w:ascii="Arial" w:hAnsi="Arial" w:cs="Arial"/>
              </w:rPr>
            </w:pPr>
            <w:r>
              <w:rPr>
                <w:rFonts w:ascii="Arial" w:hAnsi="Arial" w:cs="Arial"/>
              </w:rPr>
              <w:t>Technical Illustrator</w:t>
            </w:r>
          </w:p>
        </w:tc>
        <w:tc>
          <w:tcPr>
            <w:tcW w:w="1423" w:type="dxa"/>
          </w:tcPr>
          <w:p w14:paraId="2D04D534" w14:textId="77777777" w:rsidR="00312F15" w:rsidRPr="009B04C6" w:rsidRDefault="00312F15" w:rsidP="00F21283">
            <w:pPr>
              <w:pStyle w:val="Table-Text"/>
              <w:suppressAutoHyphens/>
              <w:jc w:val="center"/>
              <w:rPr>
                <w:rFonts w:ascii="Arial" w:hAnsi="Arial" w:cs="Arial"/>
              </w:rPr>
            </w:pPr>
          </w:p>
        </w:tc>
        <w:tc>
          <w:tcPr>
            <w:tcW w:w="5807" w:type="dxa"/>
          </w:tcPr>
          <w:p w14:paraId="2D73E669" w14:textId="7D291EE2" w:rsidR="00312F15" w:rsidRDefault="00EE384F" w:rsidP="00EE384F">
            <w:pPr>
              <w:pStyle w:val="Table-Text"/>
              <w:suppressAutoHyphens/>
              <w:rPr>
                <w:rFonts w:ascii="Arial" w:hAnsi="Arial" w:cs="Arial"/>
              </w:rPr>
            </w:pPr>
            <w:proofErr w:type="gramStart"/>
            <w:r>
              <w:rPr>
                <w:rFonts w:ascii="Arial" w:hAnsi="Arial" w:cs="Arial"/>
              </w:rPr>
              <w:t>Creates,</w:t>
            </w:r>
            <w:proofErr w:type="gramEnd"/>
            <w:r>
              <w:rPr>
                <w:rFonts w:ascii="Arial" w:hAnsi="Arial" w:cs="Arial"/>
              </w:rPr>
              <w:t xml:space="preserve"> r</w:t>
            </w:r>
            <w:r w:rsidR="00312F15">
              <w:rPr>
                <w:rFonts w:ascii="Arial" w:hAnsi="Arial" w:cs="Arial"/>
              </w:rPr>
              <w:t>eviews and updates art</w:t>
            </w:r>
            <w:r>
              <w:rPr>
                <w:rFonts w:ascii="Arial" w:hAnsi="Arial" w:cs="Arial"/>
              </w:rPr>
              <w:t xml:space="preserve"> to ensure illustration standards are met</w:t>
            </w:r>
            <w:r w:rsidR="00312F15">
              <w:rPr>
                <w:rFonts w:ascii="Arial" w:hAnsi="Arial" w:cs="Arial"/>
              </w:rPr>
              <w:t>.</w:t>
            </w:r>
          </w:p>
        </w:tc>
      </w:tr>
      <w:tr w:rsidR="005B65C4" w:rsidRPr="009B04C6" w14:paraId="59EAEFF2" w14:textId="77777777" w:rsidTr="00CD7DD1">
        <w:trPr>
          <w:cantSplit/>
        </w:trPr>
        <w:tc>
          <w:tcPr>
            <w:tcW w:w="2126" w:type="dxa"/>
          </w:tcPr>
          <w:p w14:paraId="053ABD1E" w14:textId="23602BFA" w:rsidR="005B65C4" w:rsidRPr="009B04C6" w:rsidRDefault="005B65C4" w:rsidP="00F21283">
            <w:pPr>
              <w:pStyle w:val="Table-Text"/>
              <w:suppressAutoHyphens/>
              <w:rPr>
                <w:rFonts w:ascii="Arial" w:hAnsi="Arial" w:cs="Arial"/>
              </w:rPr>
            </w:pPr>
            <w:r>
              <w:rPr>
                <w:rFonts w:ascii="Arial" w:hAnsi="Arial" w:cs="Arial"/>
              </w:rPr>
              <w:t>Marketing Reviewer</w:t>
            </w:r>
          </w:p>
        </w:tc>
        <w:tc>
          <w:tcPr>
            <w:tcW w:w="1423" w:type="dxa"/>
          </w:tcPr>
          <w:p w14:paraId="3975CE90" w14:textId="77777777" w:rsidR="005B65C4" w:rsidRPr="009B04C6" w:rsidRDefault="005B65C4" w:rsidP="00F21283">
            <w:pPr>
              <w:pStyle w:val="Table-Text"/>
              <w:suppressAutoHyphens/>
              <w:jc w:val="center"/>
              <w:rPr>
                <w:rFonts w:ascii="Arial" w:hAnsi="Arial" w:cs="Arial"/>
              </w:rPr>
            </w:pPr>
          </w:p>
        </w:tc>
        <w:tc>
          <w:tcPr>
            <w:tcW w:w="5807" w:type="dxa"/>
          </w:tcPr>
          <w:p w14:paraId="778239A9" w14:textId="3859DB0F" w:rsidR="005B65C4" w:rsidRPr="009B04C6" w:rsidRDefault="005B65C4" w:rsidP="00EE384F">
            <w:pPr>
              <w:pStyle w:val="Table-Text"/>
              <w:suppressAutoHyphens/>
              <w:rPr>
                <w:rFonts w:ascii="Arial" w:hAnsi="Arial" w:cs="Arial"/>
              </w:rPr>
            </w:pPr>
            <w:r>
              <w:rPr>
                <w:rFonts w:ascii="Arial" w:hAnsi="Arial" w:cs="Arial"/>
              </w:rPr>
              <w:t>Reviews specific content for</w:t>
            </w:r>
            <w:r w:rsidR="00EE384F">
              <w:rPr>
                <w:rFonts w:ascii="Arial" w:hAnsi="Arial" w:cs="Arial"/>
              </w:rPr>
              <w:t xml:space="preserve"> TM usage, </w:t>
            </w:r>
            <w:r>
              <w:rPr>
                <w:rFonts w:ascii="Arial" w:hAnsi="Arial" w:cs="Arial"/>
              </w:rPr>
              <w:t>brand and messaging.</w:t>
            </w:r>
          </w:p>
        </w:tc>
      </w:tr>
      <w:tr w:rsidR="009C7DDC" w:rsidRPr="009B04C6" w14:paraId="4DD4C5EA" w14:textId="77777777" w:rsidTr="00CD7DD1">
        <w:trPr>
          <w:cantSplit/>
        </w:trPr>
        <w:tc>
          <w:tcPr>
            <w:tcW w:w="2126" w:type="dxa"/>
          </w:tcPr>
          <w:p w14:paraId="6EFAC3B6" w14:textId="77777777" w:rsidR="009C7DDC" w:rsidRPr="009B04C6" w:rsidRDefault="009C7DDC" w:rsidP="00F21283">
            <w:pPr>
              <w:pStyle w:val="Table-Text"/>
              <w:suppressAutoHyphens/>
              <w:rPr>
                <w:rFonts w:ascii="Arial" w:hAnsi="Arial" w:cs="Arial"/>
              </w:rPr>
            </w:pPr>
            <w:r w:rsidRPr="009B04C6">
              <w:rPr>
                <w:rFonts w:ascii="Arial" w:hAnsi="Arial" w:cs="Arial"/>
              </w:rPr>
              <w:t>Translator</w:t>
            </w:r>
          </w:p>
        </w:tc>
        <w:tc>
          <w:tcPr>
            <w:tcW w:w="1423" w:type="dxa"/>
          </w:tcPr>
          <w:p w14:paraId="25331527" w14:textId="77777777" w:rsidR="009C7DDC" w:rsidRPr="009B04C6" w:rsidRDefault="009C7DDC" w:rsidP="00F21283">
            <w:pPr>
              <w:pStyle w:val="Table-Text"/>
              <w:suppressAutoHyphens/>
              <w:jc w:val="center"/>
              <w:rPr>
                <w:rFonts w:ascii="Arial" w:hAnsi="Arial" w:cs="Arial"/>
              </w:rPr>
            </w:pPr>
            <w:r w:rsidRPr="009B04C6">
              <w:rPr>
                <w:rFonts w:ascii="Arial" w:hAnsi="Arial" w:cs="Arial"/>
              </w:rPr>
              <w:t>-</w:t>
            </w:r>
          </w:p>
        </w:tc>
        <w:tc>
          <w:tcPr>
            <w:tcW w:w="5807" w:type="dxa"/>
          </w:tcPr>
          <w:p w14:paraId="33BF52B5" w14:textId="77777777" w:rsidR="009C7DDC" w:rsidRPr="009B04C6" w:rsidRDefault="009C7DDC" w:rsidP="00F21283">
            <w:pPr>
              <w:pStyle w:val="Table-Text"/>
              <w:suppressAutoHyphens/>
              <w:rPr>
                <w:rFonts w:ascii="Arial" w:hAnsi="Arial" w:cs="Arial"/>
              </w:rPr>
            </w:pPr>
            <w:r w:rsidRPr="009B04C6">
              <w:rPr>
                <w:rFonts w:ascii="Arial" w:hAnsi="Arial" w:cs="Arial"/>
              </w:rPr>
              <w:t>Translator, internal user who guides the translation of publication.</w:t>
            </w:r>
          </w:p>
        </w:tc>
      </w:tr>
      <w:tr w:rsidR="009C7DDC" w:rsidRPr="009B04C6" w14:paraId="12343A3C" w14:textId="77777777" w:rsidTr="00CD7DD1">
        <w:trPr>
          <w:cantSplit/>
        </w:trPr>
        <w:tc>
          <w:tcPr>
            <w:tcW w:w="2126" w:type="dxa"/>
          </w:tcPr>
          <w:p w14:paraId="76B98BE1" w14:textId="77777777" w:rsidR="009C7DDC" w:rsidRPr="009B04C6" w:rsidRDefault="009C7DDC" w:rsidP="00F21283">
            <w:pPr>
              <w:pStyle w:val="Table-Text"/>
              <w:suppressAutoHyphens/>
              <w:rPr>
                <w:rFonts w:ascii="Arial" w:hAnsi="Arial" w:cs="Arial"/>
              </w:rPr>
            </w:pPr>
            <w:r w:rsidRPr="00992A44">
              <w:rPr>
                <w:rFonts w:ascii="Arial" w:hAnsi="Arial" w:cs="Arial"/>
              </w:rPr>
              <w:t>TRANSLATORSERVICE</w:t>
            </w:r>
          </w:p>
        </w:tc>
        <w:tc>
          <w:tcPr>
            <w:tcW w:w="1423" w:type="dxa"/>
          </w:tcPr>
          <w:p w14:paraId="473829D4" w14:textId="77777777" w:rsidR="009C7DDC" w:rsidRPr="009B04C6" w:rsidRDefault="009C7DDC" w:rsidP="00F21283">
            <w:pPr>
              <w:pStyle w:val="Table-Text"/>
              <w:suppressAutoHyphens/>
              <w:jc w:val="center"/>
              <w:rPr>
                <w:rFonts w:ascii="Arial" w:hAnsi="Arial" w:cs="Arial"/>
              </w:rPr>
            </w:pPr>
            <w:r>
              <w:rPr>
                <w:rFonts w:ascii="Arial" w:hAnsi="Arial" w:cs="Arial"/>
              </w:rPr>
              <w:t>-</w:t>
            </w:r>
          </w:p>
        </w:tc>
        <w:tc>
          <w:tcPr>
            <w:tcW w:w="5807" w:type="dxa"/>
          </w:tcPr>
          <w:p w14:paraId="50A983DB" w14:textId="77777777" w:rsidR="009C7DDC" w:rsidRPr="009B04C6" w:rsidRDefault="009C7DDC" w:rsidP="00F21283">
            <w:pPr>
              <w:pStyle w:val="Table-Text"/>
              <w:suppressAutoHyphens/>
              <w:rPr>
                <w:rFonts w:ascii="Arial" w:hAnsi="Arial" w:cs="Arial"/>
              </w:rPr>
            </w:pPr>
            <w:r>
              <w:rPr>
                <w:rFonts w:ascii="Arial" w:hAnsi="Arial" w:cs="Arial"/>
              </w:rPr>
              <w:t>System role – do not assign this role to users</w:t>
            </w:r>
          </w:p>
        </w:tc>
      </w:tr>
    </w:tbl>
    <w:p w14:paraId="78AAC2D2" w14:textId="77777777" w:rsidR="009C7DDC" w:rsidRPr="009B04C6" w:rsidRDefault="009C7DDC" w:rsidP="00612955">
      <w:pPr>
        <w:pStyle w:val="Heading1"/>
      </w:pPr>
      <w:bookmarkStart w:id="278" w:name="_Ref86227066"/>
      <w:bookmarkStart w:id="279" w:name="_Ref86227071"/>
      <w:bookmarkStart w:id="280" w:name="_Toc118169711"/>
      <w:bookmarkStart w:id="281" w:name="_Toc172454463"/>
      <w:bookmarkStart w:id="282" w:name="_Toc440563035"/>
      <w:bookmarkStart w:id="283" w:name="_Toc17440658"/>
      <w:r w:rsidRPr="00612955">
        <w:lastRenderedPageBreak/>
        <w:t>Workflow</w:t>
      </w:r>
      <w:bookmarkEnd w:id="278"/>
      <w:bookmarkEnd w:id="279"/>
      <w:bookmarkEnd w:id="280"/>
      <w:bookmarkEnd w:id="281"/>
      <w:bookmarkEnd w:id="282"/>
      <w:bookmarkEnd w:id="283"/>
    </w:p>
    <w:p w14:paraId="4A00E6E1" w14:textId="77777777" w:rsidR="009C7DDC" w:rsidRDefault="009C7DDC" w:rsidP="004C4DC0">
      <w:pPr>
        <w:pStyle w:val="Body"/>
        <w:rPr>
          <w:ins w:id="284" w:author="Breeding, Todd" w:date="2019-08-27T09:15:00Z"/>
        </w:rPr>
      </w:pPr>
      <w:r w:rsidRPr="009B04C6">
        <w:t>This section describes the workflow that the objects go through from creation to release.</w:t>
      </w:r>
    </w:p>
    <w:p w14:paraId="0BC471D5" w14:textId="33A9184C" w:rsidR="00C11C29" w:rsidRPr="009B04C6" w:rsidRDefault="00C11C29" w:rsidP="004C4DC0">
      <w:pPr>
        <w:pStyle w:val="Body"/>
      </w:pPr>
      <w:ins w:id="285" w:author="Breeding, Todd" w:date="2019-08-27T09:15:00Z">
        <w:r>
          <w:t>Anywhere Technical Reviewer is listed, also list Marketing Reviewer.</w:t>
        </w:r>
      </w:ins>
    </w:p>
    <w:p w14:paraId="1FA6117E" w14:textId="77777777" w:rsidR="009C7DDC" w:rsidRPr="009B04C6" w:rsidRDefault="009C7DDC" w:rsidP="00612955">
      <w:pPr>
        <w:pStyle w:val="Heading2"/>
      </w:pPr>
      <w:bookmarkStart w:id="286" w:name="_Toc211849740"/>
      <w:bookmarkStart w:id="287" w:name="_Toc211915438"/>
      <w:bookmarkStart w:id="288" w:name="_Toc211915552"/>
      <w:bookmarkStart w:id="289" w:name="_Toc211916522"/>
      <w:bookmarkStart w:id="290" w:name="_Toc211916634"/>
      <w:bookmarkStart w:id="291" w:name="_Toc211917547"/>
      <w:bookmarkStart w:id="292" w:name="_Toc211917659"/>
      <w:bookmarkStart w:id="293" w:name="_Toc211917772"/>
      <w:bookmarkStart w:id="294" w:name="_Toc211917884"/>
      <w:bookmarkStart w:id="295" w:name="_Toc211917994"/>
      <w:bookmarkStart w:id="296" w:name="_Toc211849744"/>
      <w:bookmarkStart w:id="297" w:name="_Toc211915442"/>
      <w:bookmarkStart w:id="298" w:name="_Toc211915556"/>
      <w:bookmarkStart w:id="299" w:name="_Toc211916526"/>
      <w:bookmarkStart w:id="300" w:name="_Toc211916638"/>
      <w:bookmarkStart w:id="301" w:name="_Toc211917551"/>
      <w:bookmarkStart w:id="302" w:name="_Toc211917663"/>
      <w:bookmarkStart w:id="303" w:name="_Toc211917776"/>
      <w:bookmarkStart w:id="304" w:name="_Toc211917888"/>
      <w:bookmarkStart w:id="305" w:name="_Toc211917998"/>
      <w:bookmarkStart w:id="306" w:name="_Toc211849746"/>
      <w:bookmarkStart w:id="307" w:name="_Toc211915444"/>
      <w:bookmarkStart w:id="308" w:name="_Toc211915558"/>
      <w:bookmarkStart w:id="309" w:name="_Toc211916528"/>
      <w:bookmarkStart w:id="310" w:name="_Toc211916640"/>
      <w:bookmarkStart w:id="311" w:name="_Toc211917553"/>
      <w:bookmarkStart w:id="312" w:name="_Toc211917665"/>
      <w:bookmarkStart w:id="313" w:name="_Toc211917778"/>
      <w:bookmarkStart w:id="314" w:name="_Toc211917890"/>
      <w:bookmarkStart w:id="315" w:name="_Toc211918000"/>
      <w:bookmarkStart w:id="316" w:name="_Toc211849748"/>
      <w:bookmarkStart w:id="317" w:name="_Toc211915446"/>
      <w:bookmarkStart w:id="318" w:name="_Toc211915560"/>
      <w:bookmarkStart w:id="319" w:name="_Toc211916530"/>
      <w:bookmarkStart w:id="320" w:name="_Toc211916642"/>
      <w:bookmarkStart w:id="321" w:name="_Toc211917555"/>
      <w:bookmarkStart w:id="322" w:name="_Toc211917667"/>
      <w:bookmarkStart w:id="323" w:name="_Toc211917780"/>
      <w:bookmarkStart w:id="324" w:name="_Toc211917892"/>
      <w:bookmarkStart w:id="325" w:name="_Toc211918002"/>
      <w:bookmarkStart w:id="326" w:name="_Toc211849749"/>
      <w:bookmarkStart w:id="327" w:name="_Toc211915447"/>
      <w:bookmarkStart w:id="328" w:name="_Toc211915561"/>
      <w:bookmarkStart w:id="329" w:name="_Toc211916531"/>
      <w:bookmarkStart w:id="330" w:name="_Toc211916643"/>
      <w:bookmarkStart w:id="331" w:name="_Toc211917556"/>
      <w:bookmarkStart w:id="332" w:name="_Toc211917668"/>
      <w:bookmarkStart w:id="333" w:name="_Toc211917781"/>
      <w:bookmarkStart w:id="334" w:name="_Toc211917893"/>
      <w:bookmarkStart w:id="335" w:name="_Toc211918003"/>
      <w:bookmarkStart w:id="336" w:name="_Toc211849750"/>
      <w:bookmarkStart w:id="337" w:name="_Toc211915448"/>
      <w:bookmarkStart w:id="338" w:name="_Toc211915562"/>
      <w:bookmarkStart w:id="339" w:name="_Toc211916532"/>
      <w:bookmarkStart w:id="340" w:name="_Toc211916644"/>
      <w:bookmarkStart w:id="341" w:name="_Toc211917557"/>
      <w:bookmarkStart w:id="342" w:name="_Toc211917669"/>
      <w:bookmarkStart w:id="343" w:name="_Toc211917782"/>
      <w:bookmarkStart w:id="344" w:name="_Toc211917894"/>
      <w:bookmarkStart w:id="345" w:name="_Toc211918004"/>
      <w:bookmarkStart w:id="346" w:name="_Toc211849751"/>
      <w:bookmarkStart w:id="347" w:name="_Toc211915449"/>
      <w:bookmarkStart w:id="348" w:name="_Toc211915563"/>
      <w:bookmarkStart w:id="349" w:name="_Toc211916533"/>
      <w:bookmarkStart w:id="350" w:name="_Toc211916645"/>
      <w:bookmarkStart w:id="351" w:name="_Toc211917558"/>
      <w:bookmarkStart w:id="352" w:name="_Toc211917670"/>
      <w:bookmarkStart w:id="353" w:name="_Toc211917783"/>
      <w:bookmarkStart w:id="354" w:name="_Toc211917895"/>
      <w:bookmarkStart w:id="355" w:name="_Toc211918005"/>
      <w:bookmarkStart w:id="356" w:name="_Toc211849753"/>
      <w:bookmarkStart w:id="357" w:name="_Toc211915451"/>
      <w:bookmarkStart w:id="358" w:name="_Toc211915565"/>
      <w:bookmarkStart w:id="359" w:name="_Toc211916535"/>
      <w:bookmarkStart w:id="360" w:name="_Toc211916647"/>
      <w:bookmarkStart w:id="361" w:name="_Toc211917560"/>
      <w:bookmarkStart w:id="362" w:name="_Toc211917672"/>
      <w:bookmarkStart w:id="363" w:name="_Toc211917785"/>
      <w:bookmarkStart w:id="364" w:name="_Toc211917897"/>
      <w:bookmarkStart w:id="365" w:name="_Toc211918007"/>
      <w:bookmarkStart w:id="366" w:name="_Toc211849757"/>
      <w:bookmarkStart w:id="367" w:name="_Toc211915455"/>
      <w:bookmarkStart w:id="368" w:name="_Toc211915569"/>
      <w:bookmarkStart w:id="369" w:name="_Toc211916539"/>
      <w:bookmarkStart w:id="370" w:name="_Toc211916651"/>
      <w:bookmarkStart w:id="371" w:name="_Toc211917564"/>
      <w:bookmarkStart w:id="372" w:name="_Toc211917676"/>
      <w:bookmarkStart w:id="373" w:name="_Toc211917789"/>
      <w:bookmarkStart w:id="374" w:name="_Toc211917901"/>
      <w:bookmarkStart w:id="375" w:name="_Toc211918011"/>
      <w:bookmarkStart w:id="376" w:name="_Toc211849763"/>
      <w:bookmarkStart w:id="377" w:name="_Toc211915461"/>
      <w:bookmarkStart w:id="378" w:name="_Toc211915575"/>
      <w:bookmarkStart w:id="379" w:name="_Toc211916545"/>
      <w:bookmarkStart w:id="380" w:name="_Toc211916657"/>
      <w:bookmarkStart w:id="381" w:name="_Toc211917570"/>
      <w:bookmarkStart w:id="382" w:name="_Toc211917682"/>
      <w:bookmarkStart w:id="383" w:name="_Toc211917795"/>
      <w:bookmarkStart w:id="384" w:name="_Toc211917907"/>
      <w:bookmarkStart w:id="385" w:name="_Toc211918017"/>
      <w:bookmarkStart w:id="386" w:name="_Toc211849765"/>
      <w:bookmarkStart w:id="387" w:name="_Toc211915463"/>
      <w:bookmarkStart w:id="388" w:name="_Toc211915577"/>
      <w:bookmarkStart w:id="389" w:name="_Toc211916547"/>
      <w:bookmarkStart w:id="390" w:name="_Toc211916659"/>
      <w:bookmarkStart w:id="391" w:name="_Toc211917572"/>
      <w:bookmarkStart w:id="392" w:name="_Toc211917684"/>
      <w:bookmarkStart w:id="393" w:name="_Toc211917797"/>
      <w:bookmarkStart w:id="394" w:name="_Toc211917909"/>
      <w:bookmarkStart w:id="395" w:name="_Toc211918019"/>
      <w:bookmarkStart w:id="396" w:name="_Toc211849766"/>
      <w:bookmarkStart w:id="397" w:name="_Toc211915464"/>
      <w:bookmarkStart w:id="398" w:name="_Toc211915578"/>
      <w:bookmarkStart w:id="399" w:name="_Toc211916548"/>
      <w:bookmarkStart w:id="400" w:name="_Toc211916660"/>
      <w:bookmarkStart w:id="401" w:name="_Toc211917573"/>
      <w:bookmarkStart w:id="402" w:name="_Toc211917685"/>
      <w:bookmarkStart w:id="403" w:name="_Toc211917798"/>
      <w:bookmarkStart w:id="404" w:name="_Toc211917910"/>
      <w:bookmarkStart w:id="405" w:name="_Toc211918020"/>
      <w:bookmarkStart w:id="406" w:name="_Toc211849768"/>
      <w:bookmarkStart w:id="407" w:name="_Toc211915466"/>
      <w:bookmarkStart w:id="408" w:name="_Toc211915580"/>
      <w:bookmarkStart w:id="409" w:name="_Toc211916550"/>
      <w:bookmarkStart w:id="410" w:name="_Toc211916662"/>
      <w:bookmarkStart w:id="411" w:name="_Toc211917575"/>
      <w:bookmarkStart w:id="412" w:name="_Toc211917687"/>
      <w:bookmarkStart w:id="413" w:name="_Toc211917800"/>
      <w:bookmarkStart w:id="414" w:name="_Toc211917912"/>
      <w:bookmarkStart w:id="415" w:name="_Toc211918022"/>
      <w:bookmarkStart w:id="416" w:name="_Toc172454464"/>
      <w:bookmarkStart w:id="417" w:name="_Toc440563036"/>
      <w:bookmarkStart w:id="418" w:name="_Toc17440659"/>
      <w:bookmarkStart w:id="419" w:name="_Toc58690506"/>
      <w:bookmarkStart w:id="420" w:name="_Toc85973655"/>
      <w:bookmarkStart w:id="421" w:name="_Toc118169712"/>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rsidRPr="00612955">
        <w:t>Visualizations</w:t>
      </w:r>
      <w:r w:rsidRPr="009B04C6">
        <w:t xml:space="preserve"> of the Workflow</w:t>
      </w:r>
      <w:bookmarkEnd w:id="416"/>
      <w:bookmarkEnd w:id="417"/>
      <w:bookmarkEnd w:id="418"/>
    </w:p>
    <w:p w14:paraId="40F9DAC0" w14:textId="77777777" w:rsidR="009C7DDC" w:rsidRPr="009B04C6" w:rsidRDefault="009C7DDC" w:rsidP="004C4DC0">
      <w:pPr>
        <w:pStyle w:val="Body"/>
      </w:pPr>
      <w:r w:rsidRPr="009B04C6">
        <w:t xml:space="preserve">The following sections include the relevant workflow for each object type (topic, map, illustration, </w:t>
      </w:r>
      <w:proofErr w:type="spellStart"/>
      <w:r w:rsidRPr="009B04C6">
        <w:t>etc</w:t>
      </w:r>
      <w:proofErr w:type="spellEnd"/>
      <w:r w:rsidRPr="009B04C6">
        <w:t>) in both the source language and the target languages.</w:t>
      </w:r>
    </w:p>
    <w:p w14:paraId="4C49D8A2" w14:textId="77777777" w:rsidR="009C7DDC" w:rsidRPr="009B04C6" w:rsidRDefault="009C7DDC" w:rsidP="00612955">
      <w:pPr>
        <w:pStyle w:val="Heading3"/>
      </w:pPr>
      <w:bookmarkStart w:id="422" w:name="_Toc440563037"/>
      <w:bookmarkStart w:id="423" w:name="_Toc17440660"/>
      <w:r w:rsidRPr="009B04C6">
        <w:t xml:space="preserve">Topics in </w:t>
      </w:r>
      <w:r w:rsidRPr="00612955">
        <w:t>Source</w:t>
      </w:r>
      <w:r w:rsidRPr="009B04C6">
        <w:t xml:space="preserve"> L</w:t>
      </w:r>
      <w:r>
        <w:t>anguage</w:t>
      </w:r>
      <w:bookmarkEnd w:id="422"/>
      <w:bookmarkEnd w:id="423"/>
    </w:p>
    <w:p w14:paraId="68D823C3" w14:textId="723F744C" w:rsidR="00DA2B3B" w:rsidRDefault="000C0AEC" w:rsidP="004C4DC0">
      <w:pPr>
        <w:pStyle w:val="Body"/>
      </w:pPr>
      <w:r>
        <w:t>A</w:t>
      </w:r>
      <w:r w:rsidR="00DA2B3B">
        <w:t xml:space="preserve"> </w:t>
      </w:r>
      <w:r w:rsidRPr="000C0AEC">
        <w:rPr>
          <w:b/>
        </w:rPr>
        <w:t>Technical Auth</w:t>
      </w:r>
      <w:r w:rsidRPr="00A5221B">
        <w:rPr>
          <w:b/>
        </w:rPr>
        <w:t>o</w:t>
      </w:r>
      <w:r>
        <w:t>r</w:t>
      </w:r>
      <w:r w:rsidR="00DA2B3B">
        <w:t xml:space="preserve"> or </w:t>
      </w:r>
      <w:r w:rsidR="00DA2B3B" w:rsidRPr="000C0AEC">
        <w:rPr>
          <w:b/>
        </w:rPr>
        <w:t>Technical Writer</w:t>
      </w:r>
      <w:r w:rsidR="00DA2B3B">
        <w:t xml:space="preserve"> creates the initial draft of a topi</w:t>
      </w:r>
      <w:r w:rsidR="00B0546B">
        <w:t>c</w:t>
      </w:r>
      <w:r w:rsidR="00DA2B3B">
        <w:t xml:space="preserve">. The </w:t>
      </w:r>
      <w:r w:rsidR="0061091A">
        <w:t xml:space="preserve">Technical </w:t>
      </w:r>
      <w:r w:rsidR="00DA2B3B">
        <w:t xml:space="preserve">Author </w:t>
      </w:r>
      <w:r w:rsidR="00312F15">
        <w:t xml:space="preserve">and Technical </w:t>
      </w:r>
      <w:r w:rsidR="0061091A">
        <w:t>Writer</w:t>
      </w:r>
      <w:r w:rsidR="00312F15">
        <w:t xml:space="preserve"> work collaboratively to Release all topics in the publication. Both roles can move topics to “To Be Reviewed” or Released.   </w:t>
      </w:r>
    </w:p>
    <w:p w14:paraId="40D5F872" w14:textId="7672790D" w:rsidR="00A5221B" w:rsidRDefault="00A5221B" w:rsidP="004C4DC0">
      <w:pPr>
        <w:pStyle w:val="Body"/>
        <w:rPr>
          <w:ins w:id="424" w:author="Breeding, Todd" w:date="2019-08-27T09:55:00Z"/>
        </w:rPr>
      </w:pPr>
      <w:r>
        <w:t>Once it is in “To be reviewed”, only a reviewer can push it forward to “</w:t>
      </w:r>
      <w:r w:rsidR="00A247BF">
        <w:t>Reviewed</w:t>
      </w:r>
      <w:r>
        <w:t>”</w:t>
      </w:r>
      <w:del w:id="425" w:author="Breeding, Todd" w:date="2019-08-27T09:14:00Z">
        <w:r w:rsidDel="00C11C29">
          <w:delText xml:space="preserve"> or back to draft</w:delText>
        </w:r>
      </w:del>
      <w:r>
        <w:t>. Once it is in “</w:t>
      </w:r>
      <w:r w:rsidR="00A247BF">
        <w:t>Reviewed</w:t>
      </w:r>
      <w:r>
        <w:t>,” a Tech Author or Writer can push it to “Released”</w:t>
      </w:r>
      <w:ins w:id="426" w:author="Breeding, Todd" w:date="2019-08-27T09:56:00Z">
        <w:r w:rsidR="001539DD">
          <w:t xml:space="preserve"> or Draft</w:t>
        </w:r>
      </w:ins>
      <w:r>
        <w:t>.</w:t>
      </w:r>
    </w:p>
    <w:p w14:paraId="4CB4465C" w14:textId="77777777" w:rsidR="001539DD" w:rsidRDefault="001539DD" w:rsidP="004C4DC0">
      <w:pPr>
        <w:pStyle w:val="Body"/>
      </w:pPr>
    </w:p>
    <w:tbl>
      <w:tblPr>
        <w:tblStyle w:val="TableGrid"/>
        <w:tblW w:w="8297" w:type="dxa"/>
        <w:tblInd w:w="607" w:type="dxa"/>
        <w:tblLook w:val="04A0" w:firstRow="1" w:lastRow="0" w:firstColumn="1" w:lastColumn="0" w:noHBand="0" w:noVBand="1"/>
      </w:tblPr>
      <w:tblGrid>
        <w:gridCol w:w="2753"/>
        <w:gridCol w:w="2753"/>
        <w:gridCol w:w="2791"/>
      </w:tblGrid>
      <w:tr w:rsidR="00B0546B" w14:paraId="6AA0C72D" w14:textId="77777777" w:rsidTr="00286CB3">
        <w:tc>
          <w:tcPr>
            <w:tcW w:w="2753" w:type="dxa"/>
          </w:tcPr>
          <w:p w14:paraId="2654B33D" w14:textId="65A7102E" w:rsidR="00B0546B" w:rsidRPr="00286CB3" w:rsidRDefault="00B0546B" w:rsidP="00286CB3">
            <w:pPr>
              <w:pStyle w:val="Body"/>
              <w:jc w:val="both"/>
              <w:rPr>
                <w:sz w:val="20"/>
              </w:rPr>
            </w:pPr>
            <w:r w:rsidRPr="00286CB3">
              <w:rPr>
                <w:sz w:val="20"/>
              </w:rPr>
              <w:t>From Status</w:t>
            </w:r>
          </w:p>
        </w:tc>
        <w:tc>
          <w:tcPr>
            <w:tcW w:w="2753" w:type="dxa"/>
          </w:tcPr>
          <w:p w14:paraId="1A6CF27F" w14:textId="5524AD45" w:rsidR="00B0546B" w:rsidRPr="00286CB3" w:rsidRDefault="00B0546B" w:rsidP="00286CB3">
            <w:pPr>
              <w:pStyle w:val="Body"/>
              <w:jc w:val="both"/>
              <w:rPr>
                <w:sz w:val="20"/>
              </w:rPr>
            </w:pPr>
            <w:r w:rsidRPr="00286CB3">
              <w:rPr>
                <w:sz w:val="20"/>
              </w:rPr>
              <w:t>To Status</w:t>
            </w:r>
          </w:p>
        </w:tc>
        <w:tc>
          <w:tcPr>
            <w:tcW w:w="2791" w:type="dxa"/>
          </w:tcPr>
          <w:p w14:paraId="609FB99E" w14:textId="7B1813DE" w:rsidR="00B0546B" w:rsidRPr="00286CB3" w:rsidRDefault="00B0546B" w:rsidP="00286CB3">
            <w:pPr>
              <w:pStyle w:val="Body"/>
              <w:jc w:val="both"/>
              <w:rPr>
                <w:sz w:val="20"/>
              </w:rPr>
            </w:pPr>
            <w:proofErr w:type="spellStart"/>
            <w:r w:rsidRPr="00286CB3">
              <w:rPr>
                <w:sz w:val="20"/>
              </w:rPr>
              <w:t>UserRole</w:t>
            </w:r>
            <w:proofErr w:type="spellEnd"/>
            <w:r w:rsidRPr="00286CB3">
              <w:rPr>
                <w:sz w:val="20"/>
              </w:rPr>
              <w:t>(s)</w:t>
            </w:r>
          </w:p>
        </w:tc>
      </w:tr>
      <w:tr w:rsidR="00B0546B" w14:paraId="7F255B5E" w14:textId="77777777" w:rsidTr="00286CB3">
        <w:tc>
          <w:tcPr>
            <w:tcW w:w="2753" w:type="dxa"/>
          </w:tcPr>
          <w:p w14:paraId="3505EEF4" w14:textId="65BF29C0" w:rsidR="00B0546B" w:rsidRPr="00286CB3" w:rsidRDefault="00B0546B" w:rsidP="00286CB3">
            <w:pPr>
              <w:pStyle w:val="Body"/>
              <w:jc w:val="both"/>
              <w:rPr>
                <w:sz w:val="20"/>
              </w:rPr>
            </w:pPr>
            <w:r w:rsidRPr="00286CB3">
              <w:rPr>
                <w:sz w:val="20"/>
              </w:rPr>
              <w:t>Draft</w:t>
            </w:r>
          </w:p>
        </w:tc>
        <w:tc>
          <w:tcPr>
            <w:tcW w:w="2753" w:type="dxa"/>
          </w:tcPr>
          <w:p w14:paraId="3FACC5CE" w14:textId="71B19F8F" w:rsidR="00B0546B" w:rsidRPr="00286CB3" w:rsidRDefault="00B0546B" w:rsidP="00286CB3">
            <w:pPr>
              <w:pStyle w:val="Body"/>
              <w:jc w:val="both"/>
              <w:rPr>
                <w:sz w:val="20"/>
              </w:rPr>
            </w:pPr>
            <w:r w:rsidRPr="00286CB3">
              <w:rPr>
                <w:sz w:val="20"/>
              </w:rPr>
              <w:t>Released</w:t>
            </w:r>
          </w:p>
        </w:tc>
        <w:tc>
          <w:tcPr>
            <w:tcW w:w="2791" w:type="dxa"/>
          </w:tcPr>
          <w:p w14:paraId="464337F8" w14:textId="77777777" w:rsidR="00B0546B" w:rsidRPr="00286CB3" w:rsidRDefault="00B0546B" w:rsidP="00286CB3">
            <w:pPr>
              <w:pStyle w:val="Body"/>
              <w:jc w:val="both"/>
              <w:rPr>
                <w:sz w:val="20"/>
              </w:rPr>
            </w:pPr>
            <w:r w:rsidRPr="00286CB3">
              <w:rPr>
                <w:sz w:val="20"/>
              </w:rPr>
              <w:t>Technical Writer</w:t>
            </w:r>
          </w:p>
          <w:p w14:paraId="622D4E65" w14:textId="3E065349" w:rsidR="00B0546B" w:rsidRPr="00286CB3" w:rsidRDefault="00B0546B" w:rsidP="00286CB3">
            <w:pPr>
              <w:pStyle w:val="Body"/>
              <w:jc w:val="both"/>
              <w:rPr>
                <w:sz w:val="20"/>
              </w:rPr>
            </w:pPr>
            <w:r w:rsidRPr="00286CB3">
              <w:rPr>
                <w:sz w:val="20"/>
              </w:rPr>
              <w:t>Technical Author</w:t>
            </w:r>
          </w:p>
        </w:tc>
      </w:tr>
      <w:tr w:rsidR="00B0546B" w14:paraId="7AE4F793" w14:textId="77777777" w:rsidTr="00286CB3">
        <w:tc>
          <w:tcPr>
            <w:tcW w:w="2753" w:type="dxa"/>
          </w:tcPr>
          <w:p w14:paraId="0EC258ED" w14:textId="3CFAB558" w:rsidR="00B0546B" w:rsidRPr="00286CB3" w:rsidRDefault="00B0546B" w:rsidP="00286CB3">
            <w:pPr>
              <w:pStyle w:val="Body"/>
              <w:jc w:val="both"/>
              <w:rPr>
                <w:sz w:val="20"/>
              </w:rPr>
            </w:pPr>
            <w:r w:rsidRPr="00286CB3">
              <w:rPr>
                <w:sz w:val="20"/>
              </w:rPr>
              <w:t>Draft</w:t>
            </w:r>
          </w:p>
        </w:tc>
        <w:tc>
          <w:tcPr>
            <w:tcW w:w="2753" w:type="dxa"/>
          </w:tcPr>
          <w:p w14:paraId="50DA36EA" w14:textId="790BBD05" w:rsidR="00B0546B" w:rsidRPr="00286CB3" w:rsidRDefault="00B0546B" w:rsidP="00286CB3">
            <w:pPr>
              <w:pStyle w:val="Body"/>
              <w:jc w:val="both"/>
              <w:rPr>
                <w:sz w:val="20"/>
              </w:rPr>
            </w:pPr>
            <w:r w:rsidRPr="00286CB3">
              <w:rPr>
                <w:sz w:val="20"/>
              </w:rPr>
              <w:t>To be reviewed</w:t>
            </w:r>
          </w:p>
        </w:tc>
        <w:tc>
          <w:tcPr>
            <w:tcW w:w="2791" w:type="dxa"/>
          </w:tcPr>
          <w:p w14:paraId="73E03294" w14:textId="77777777" w:rsidR="00B0546B" w:rsidRPr="00286CB3" w:rsidRDefault="00B0546B" w:rsidP="00286CB3">
            <w:pPr>
              <w:pStyle w:val="Body"/>
              <w:jc w:val="both"/>
              <w:rPr>
                <w:sz w:val="20"/>
              </w:rPr>
            </w:pPr>
            <w:r w:rsidRPr="00286CB3">
              <w:rPr>
                <w:sz w:val="20"/>
              </w:rPr>
              <w:t>Technical Writer</w:t>
            </w:r>
          </w:p>
          <w:p w14:paraId="5E799F66" w14:textId="7B014442" w:rsidR="00B0546B" w:rsidRPr="00286CB3" w:rsidRDefault="00B0546B" w:rsidP="00286CB3">
            <w:pPr>
              <w:pStyle w:val="Body"/>
              <w:jc w:val="both"/>
              <w:rPr>
                <w:sz w:val="20"/>
              </w:rPr>
            </w:pPr>
            <w:r w:rsidRPr="00286CB3">
              <w:rPr>
                <w:sz w:val="20"/>
              </w:rPr>
              <w:t>Technical Author</w:t>
            </w:r>
          </w:p>
        </w:tc>
      </w:tr>
      <w:tr w:rsidR="00B0546B" w14:paraId="4121401F" w14:textId="77777777" w:rsidTr="00286CB3">
        <w:tc>
          <w:tcPr>
            <w:tcW w:w="2753" w:type="dxa"/>
          </w:tcPr>
          <w:p w14:paraId="70DDEFE1" w14:textId="33A5AF84" w:rsidR="00B0546B" w:rsidRPr="00286CB3" w:rsidRDefault="00B0546B" w:rsidP="00286CB3">
            <w:pPr>
              <w:pStyle w:val="Body"/>
              <w:jc w:val="both"/>
              <w:rPr>
                <w:sz w:val="20"/>
              </w:rPr>
            </w:pPr>
            <w:r w:rsidRPr="00286CB3">
              <w:rPr>
                <w:sz w:val="20"/>
              </w:rPr>
              <w:t>To be reviewed</w:t>
            </w:r>
          </w:p>
        </w:tc>
        <w:tc>
          <w:tcPr>
            <w:tcW w:w="2753" w:type="dxa"/>
          </w:tcPr>
          <w:p w14:paraId="0D48834D" w14:textId="764B3504" w:rsidR="00B0546B" w:rsidRPr="00286CB3" w:rsidRDefault="00B0546B" w:rsidP="00286CB3">
            <w:pPr>
              <w:pStyle w:val="Body"/>
              <w:jc w:val="both"/>
              <w:rPr>
                <w:sz w:val="20"/>
              </w:rPr>
            </w:pPr>
            <w:r w:rsidRPr="00286CB3">
              <w:rPr>
                <w:sz w:val="20"/>
              </w:rPr>
              <w:t>Draft</w:t>
            </w:r>
          </w:p>
        </w:tc>
        <w:tc>
          <w:tcPr>
            <w:tcW w:w="2791" w:type="dxa"/>
          </w:tcPr>
          <w:p w14:paraId="3E3DC108" w14:textId="77777777" w:rsidR="00B0546B" w:rsidRPr="00286CB3" w:rsidRDefault="00B0546B" w:rsidP="00286CB3">
            <w:pPr>
              <w:pStyle w:val="Body"/>
              <w:jc w:val="both"/>
              <w:rPr>
                <w:sz w:val="20"/>
              </w:rPr>
            </w:pPr>
            <w:r w:rsidRPr="00286CB3">
              <w:rPr>
                <w:sz w:val="20"/>
              </w:rPr>
              <w:t>Technical Writer</w:t>
            </w:r>
          </w:p>
          <w:p w14:paraId="781CAC0A" w14:textId="77777777" w:rsidR="00B0546B" w:rsidRPr="00286CB3" w:rsidRDefault="00B0546B" w:rsidP="00286CB3">
            <w:pPr>
              <w:pStyle w:val="Body"/>
              <w:jc w:val="both"/>
              <w:rPr>
                <w:sz w:val="20"/>
              </w:rPr>
            </w:pPr>
            <w:r w:rsidRPr="00286CB3">
              <w:rPr>
                <w:sz w:val="20"/>
              </w:rPr>
              <w:t>Technical Author</w:t>
            </w:r>
          </w:p>
          <w:p w14:paraId="31E1DE7D" w14:textId="6902B962" w:rsidR="00B0546B" w:rsidRPr="00286CB3" w:rsidRDefault="00B0546B" w:rsidP="00286CB3">
            <w:pPr>
              <w:pStyle w:val="Body"/>
              <w:jc w:val="both"/>
              <w:rPr>
                <w:sz w:val="20"/>
              </w:rPr>
            </w:pPr>
            <w:del w:id="427" w:author="Breeding, Todd" w:date="2019-08-27T09:12:00Z">
              <w:r w:rsidRPr="00286CB3" w:rsidDel="00C11C29">
                <w:rPr>
                  <w:sz w:val="20"/>
                </w:rPr>
                <w:delText>Technical Reviewer</w:delText>
              </w:r>
            </w:del>
          </w:p>
        </w:tc>
      </w:tr>
      <w:tr w:rsidR="00B0546B" w14:paraId="15ABB954" w14:textId="77777777" w:rsidTr="00286CB3">
        <w:tc>
          <w:tcPr>
            <w:tcW w:w="2753" w:type="dxa"/>
          </w:tcPr>
          <w:p w14:paraId="6D336BE2" w14:textId="77F18BE0" w:rsidR="00B0546B" w:rsidRPr="00286CB3" w:rsidRDefault="00B0546B" w:rsidP="00286CB3">
            <w:pPr>
              <w:pStyle w:val="Body"/>
              <w:jc w:val="both"/>
              <w:rPr>
                <w:sz w:val="20"/>
              </w:rPr>
            </w:pPr>
            <w:r w:rsidRPr="00286CB3">
              <w:rPr>
                <w:sz w:val="20"/>
              </w:rPr>
              <w:t>To be reviewed</w:t>
            </w:r>
          </w:p>
        </w:tc>
        <w:tc>
          <w:tcPr>
            <w:tcW w:w="2753" w:type="dxa"/>
          </w:tcPr>
          <w:p w14:paraId="68BE9D75" w14:textId="089011B4" w:rsidR="00B0546B" w:rsidRPr="00286CB3" w:rsidRDefault="00B0546B" w:rsidP="00286CB3">
            <w:pPr>
              <w:pStyle w:val="Body"/>
              <w:jc w:val="both"/>
              <w:rPr>
                <w:sz w:val="20"/>
              </w:rPr>
            </w:pPr>
            <w:r w:rsidRPr="00286CB3">
              <w:rPr>
                <w:sz w:val="20"/>
              </w:rPr>
              <w:t>Reviewed</w:t>
            </w:r>
          </w:p>
        </w:tc>
        <w:tc>
          <w:tcPr>
            <w:tcW w:w="2791" w:type="dxa"/>
          </w:tcPr>
          <w:p w14:paraId="73AB821E" w14:textId="1A03EDA6" w:rsidR="00B0546B" w:rsidRPr="00286CB3" w:rsidRDefault="00B0546B" w:rsidP="00286CB3">
            <w:pPr>
              <w:pStyle w:val="Body"/>
              <w:jc w:val="both"/>
              <w:rPr>
                <w:sz w:val="20"/>
              </w:rPr>
            </w:pPr>
            <w:r w:rsidRPr="00286CB3">
              <w:rPr>
                <w:sz w:val="20"/>
              </w:rPr>
              <w:t>Technical Reviewer</w:t>
            </w:r>
          </w:p>
        </w:tc>
      </w:tr>
      <w:tr w:rsidR="00B0546B" w14:paraId="11A6E252" w14:textId="77777777" w:rsidTr="00286CB3">
        <w:tc>
          <w:tcPr>
            <w:tcW w:w="2753" w:type="dxa"/>
          </w:tcPr>
          <w:p w14:paraId="3ABF985B" w14:textId="4A4513AB" w:rsidR="00B0546B" w:rsidRPr="00286CB3" w:rsidRDefault="00B0546B" w:rsidP="00286CB3">
            <w:pPr>
              <w:pStyle w:val="Body"/>
              <w:jc w:val="both"/>
              <w:rPr>
                <w:sz w:val="20"/>
              </w:rPr>
            </w:pPr>
            <w:r w:rsidRPr="00286CB3">
              <w:rPr>
                <w:sz w:val="20"/>
              </w:rPr>
              <w:t>Reviewed</w:t>
            </w:r>
          </w:p>
        </w:tc>
        <w:tc>
          <w:tcPr>
            <w:tcW w:w="2753" w:type="dxa"/>
          </w:tcPr>
          <w:p w14:paraId="6344AED4" w14:textId="57106395" w:rsidR="00B0546B" w:rsidRPr="00286CB3" w:rsidRDefault="00B0546B" w:rsidP="00286CB3">
            <w:pPr>
              <w:pStyle w:val="Body"/>
              <w:jc w:val="both"/>
              <w:rPr>
                <w:sz w:val="20"/>
              </w:rPr>
            </w:pPr>
            <w:r w:rsidRPr="00286CB3">
              <w:rPr>
                <w:sz w:val="20"/>
              </w:rPr>
              <w:t>Released</w:t>
            </w:r>
          </w:p>
        </w:tc>
        <w:tc>
          <w:tcPr>
            <w:tcW w:w="2791" w:type="dxa"/>
          </w:tcPr>
          <w:p w14:paraId="5D73E373" w14:textId="77777777" w:rsidR="00B0546B" w:rsidRPr="00286CB3" w:rsidRDefault="00B0546B" w:rsidP="00286CB3">
            <w:pPr>
              <w:pStyle w:val="Body"/>
              <w:jc w:val="both"/>
              <w:rPr>
                <w:sz w:val="20"/>
              </w:rPr>
            </w:pPr>
            <w:r w:rsidRPr="00286CB3">
              <w:rPr>
                <w:sz w:val="20"/>
              </w:rPr>
              <w:t>Technical Writer</w:t>
            </w:r>
          </w:p>
          <w:p w14:paraId="5CF3D7B3" w14:textId="41E99D7A" w:rsidR="00B0546B" w:rsidRPr="00286CB3" w:rsidRDefault="00B0546B" w:rsidP="00286CB3">
            <w:pPr>
              <w:pStyle w:val="Body"/>
              <w:jc w:val="both"/>
              <w:rPr>
                <w:sz w:val="20"/>
              </w:rPr>
            </w:pPr>
            <w:r w:rsidRPr="00286CB3">
              <w:rPr>
                <w:sz w:val="20"/>
              </w:rPr>
              <w:t>Technical Author</w:t>
            </w:r>
          </w:p>
        </w:tc>
      </w:tr>
      <w:tr w:rsidR="00E65939" w14:paraId="66C6FE29" w14:textId="77777777" w:rsidTr="00286CB3">
        <w:trPr>
          <w:ins w:id="428" w:author="Breeding, Todd" w:date="2019-08-27T09:54:00Z"/>
        </w:trPr>
        <w:tc>
          <w:tcPr>
            <w:tcW w:w="2753" w:type="dxa"/>
          </w:tcPr>
          <w:p w14:paraId="6D5BB8F8" w14:textId="4B0E2E84" w:rsidR="00E65939" w:rsidRPr="00286CB3" w:rsidRDefault="00E65939" w:rsidP="00286CB3">
            <w:pPr>
              <w:pStyle w:val="Body"/>
              <w:jc w:val="both"/>
              <w:rPr>
                <w:ins w:id="429" w:author="Breeding, Todd" w:date="2019-08-27T09:54:00Z"/>
                <w:sz w:val="20"/>
              </w:rPr>
            </w:pPr>
          </w:p>
        </w:tc>
        <w:tc>
          <w:tcPr>
            <w:tcW w:w="2753" w:type="dxa"/>
          </w:tcPr>
          <w:p w14:paraId="72D3E1A0" w14:textId="4A557249" w:rsidR="00E65939" w:rsidRPr="00286CB3" w:rsidRDefault="00E65939" w:rsidP="00286CB3">
            <w:pPr>
              <w:pStyle w:val="Body"/>
              <w:jc w:val="both"/>
              <w:rPr>
                <w:ins w:id="430" w:author="Breeding, Todd" w:date="2019-08-27T09:54:00Z"/>
                <w:sz w:val="20"/>
              </w:rPr>
            </w:pPr>
          </w:p>
        </w:tc>
        <w:tc>
          <w:tcPr>
            <w:tcW w:w="2791" w:type="dxa"/>
          </w:tcPr>
          <w:p w14:paraId="4583A7BE" w14:textId="205A7C0B" w:rsidR="00E65939" w:rsidRPr="00286CB3" w:rsidRDefault="00E65939" w:rsidP="00286CB3">
            <w:pPr>
              <w:pStyle w:val="Body"/>
              <w:jc w:val="both"/>
              <w:rPr>
                <w:ins w:id="431" w:author="Breeding, Todd" w:date="2019-08-27T09:54:00Z"/>
                <w:sz w:val="20"/>
              </w:rPr>
            </w:pPr>
          </w:p>
        </w:tc>
      </w:tr>
    </w:tbl>
    <w:p w14:paraId="315B40A9" w14:textId="0867609C" w:rsidR="009C7DDC" w:rsidRPr="009B04C6" w:rsidRDefault="009C7DDC" w:rsidP="009C7DDC">
      <w:pPr>
        <w:suppressAutoHyphens/>
        <w:ind w:left="720"/>
        <w:rPr>
          <w:rFonts w:ascii="Arial" w:hAnsi="Arial" w:cs="Arial"/>
        </w:rPr>
      </w:pPr>
    </w:p>
    <w:p w14:paraId="14CC7302" w14:textId="6EC9AC53" w:rsidR="009C7DDC" w:rsidRPr="009B04C6" w:rsidRDefault="00B0546B" w:rsidP="004C4DC0">
      <w:pPr>
        <w:pStyle w:val="Body"/>
      </w:pPr>
      <w:r>
        <w:rPr>
          <w:noProof/>
        </w:rPr>
        <w:lastRenderedPageBreak/>
        <w:drawing>
          <wp:inline distT="0" distB="0" distL="0" distR="0" wp14:anchorId="49E4E84F" wp14:editId="12D738F4">
            <wp:extent cx="4991100" cy="286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9">
                      <a:extLst>
                        <a:ext uri="{28A0092B-C50C-407E-A947-70E740481C1C}">
                          <a14:useLocalDpi xmlns:a14="http://schemas.microsoft.com/office/drawing/2010/main" val="0"/>
                        </a:ext>
                      </a:extLst>
                    </a:blip>
                    <a:stretch>
                      <a:fillRect/>
                    </a:stretch>
                  </pic:blipFill>
                  <pic:spPr>
                    <a:xfrm>
                      <a:off x="0" y="0"/>
                      <a:ext cx="4999495" cy="2870540"/>
                    </a:xfrm>
                    <a:prstGeom prst="rect">
                      <a:avLst/>
                    </a:prstGeom>
                  </pic:spPr>
                </pic:pic>
              </a:graphicData>
            </a:graphic>
          </wp:inline>
        </w:drawing>
      </w:r>
    </w:p>
    <w:p w14:paraId="0264BE84" w14:textId="46C83E1D" w:rsidR="009C7DDC" w:rsidRPr="009B04C6" w:rsidRDefault="009C7DDC" w:rsidP="00612955">
      <w:pPr>
        <w:pStyle w:val="Heading3"/>
      </w:pPr>
      <w:r w:rsidRPr="009B04C6">
        <w:br w:type="page"/>
      </w:r>
      <w:bookmarkStart w:id="432" w:name="_Toc440563038"/>
      <w:bookmarkStart w:id="433" w:name="_Toc17440661"/>
      <w:r w:rsidR="00163725">
        <w:lastRenderedPageBreak/>
        <w:t xml:space="preserve">Maps and </w:t>
      </w:r>
      <w:r w:rsidR="00B0546B" w:rsidRPr="00B4205B">
        <w:t>Libraries</w:t>
      </w:r>
      <w:r w:rsidR="00B0546B">
        <w:t xml:space="preserve"> </w:t>
      </w:r>
      <w:r w:rsidRPr="009B04C6">
        <w:t xml:space="preserve">in </w:t>
      </w:r>
      <w:r w:rsidRPr="00612955">
        <w:t>Source</w:t>
      </w:r>
      <w:r w:rsidRPr="009B04C6">
        <w:t xml:space="preserve"> L</w:t>
      </w:r>
      <w:r>
        <w:t>anguage</w:t>
      </w:r>
      <w:bookmarkEnd w:id="432"/>
      <w:bookmarkEnd w:id="433"/>
    </w:p>
    <w:p w14:paraId="2945177B" w14:textId="1D50DCF1" w:rsidR="003427A8" w:rsidRDefault="00163725" w:rsidP="004C4DC0">
      <w:pPr>
        <w:pStyle w:val="Body"/>
      </w:pPr>
      <w:r>
        <w:t xml:space="preserve">A </w:t>
      </w:r>
      <w:r w:rsidR="003427A8" w:rsidRPr="003427A8">
        <w:t xml:space="preserve">Technical Writer creates the initial draft of a </w:t>
      </w:r>
      <w:r w:rsidR="003427A8">
        <w:t>map</w:t>
      </w:r>
      <w:r>
        <w:t xml:space="preserve"> or Library. The technical writer can move it directly to Released when editing is done.</w:t>
      </w:r>
      <w:ins w:id="434" w:author="Breeding, Todd" w:date="2019-08-27T09:46:00Z">
        <w:r w:rsidR="001977AE">
          <w:t xml:space="preserve"> </w:t>
        </w:r>
      </w:ins>
    </w:p>
    <w:tbl>
      <w:tblPr>
        <w:tblStyle w:val="TableGrid"/>
        <w:tblW w:w="0" w:type="auto"/>
        <w:tblLook w:val="04A0" w:firstRow="1" w:lastRow="0" w:firstColumn="1" w:lastColumn="0" w:noHBand="0" w:noVBand="1"/>
      </w:tblPr>
      <w:tblGrid>
        <w:gridCol w:w="2841"/>
        <w:gridCol w:w="2841"/>
        <w:gridCol w:w="2841"/>
      </w:tblGrid>
      <w:tr w:rsidR="00163725" w14:paraId="77C5FC09" w14:textId="77777777" w:rsidTr="00D65800">
        <w:tc>
          <w:tcPr>
            <w:tcW w:w="2841" w:type="dxa"/>
          </w:tcPr>
          <w:p w14:paraId="47EA7F4D" w14:textId="19F97B10" w:rsidR="00163725" w:rsidRDefault="00163725" w:rsidP="004C4DC0">
            <w:pPr>
              <w:pStyle w:val="Body"/>
            </w:pPr>
            <w:r>
              <w:t>From Status</w:t>
            </w:r>
          </w:p>
        </w:tc>
        <w:tc>
          <w:tcPr>
            <w:tcW w:w="2841" w:type="dxa"/>
          </w:tcPr>
          <w:p w14:paraId="0A227BF3" w14:textId="12F2D69A" w:rsidR="00163725" w:rsidRDefault="00163725" w:rsidP="004C4DC0">
            <w:pPr>
              <w:pStyle w:val="Body"/>
            </w:pPr>
            <w:r>
              <w:t>To Status</w:t>
            </w:r>
          </w:p>
        </w:tc>
        <w:tc>
          <w:tcPr>
            <w:tcW w:w="2841" w:type="dxa"/>
          </w:tcPr>
          <w:p w14:paraId="67F9DDFC" w14:textId="091F97DB" w:rsidR="00163725" w:rsidRDefault="00163725" w:rsidP="004C4DC0">
            <w:pPr>
              <w:pStyle w:val="Body"/>
            </w:pPr>
            <w:proofErr w:type="spellStart"/>
            <w:r>
              <w:t>UserRole</w:t>
            </w:r>
            <w:proofErr w:type="spellEnd"/>
            <w:r>
              <w:t>(s)</w:t>
            </w:r>
          </w:p>
        </w:tc>
      </w:tr>
      <w:tr w:rsidR="00163725" w14:paraId="76C29E58" w14:textId="77777777" w:rsidTr="00D65800">
        <w:tc>
          <w:tcPr>
            <w:tcW w:w="2841" w:type="dxa"/>
          </w:tcPr>
          <w:p w14:paraId="23CDA4A5" w14:textId="23419F9D" w:rsidR="00163725" w:rsidRDefault="00163725" w:rsidP="004C4DC0">
            <w:pPr>
              <w:pStyle w:val="Body"/>
            </w:pPr>
            <w:r>
              <w:t>Draft</w:t>
            </w:r>
          </w:p>
        </w:tc>
        <w:tc>
          <w:tcPr>
            <w:tcW w:w="2841" w:type="dxa"/>
          </w:tcPr>
          <w:p w14:paraId="233214FA" w14:textId="27951770" w:rsidR="00163725" w:rsidRDefault="00163725" w:rsidP="004C4DC0">
            <w:pPr>
              <w:pStyle w:val="Body"/>
            </w:pPr>
            <w:r>
              <w:t>Released</w:t>
            </w:r>
          </w:p>
        </w:tc>
        <w:tc>
          <w:tcPr>
            <w:tcW w:w="2841" w:type="dxa"/>
          </w:tcPr>
          <w:p w14:paraId="535B75CA" w14:textId="1DB0EF84" w:rsidR="00163725" w:rsidRDefault="00163725" w:rsidP="004C4DC0">
            <w:pPr>
              <w:pStyle w:val="Body"/>
            </w:pPr>
            <w:r>
              <w:t>Technical Writer</w:t>
            </w:r>
          </w:p>
        </w:tc>
      </w:tr>
    </w:tbl>
    <w:p w14:paraId="2CE1A3D3" w14:textId="77777777" w:rsidR="00163725" w:rsidRDefault="00163725" w:rsidP="004C4DC0">
      <w:pPr>
        <w:pStyle w:val="Body"/>
      </w:pPr>
    </w:p>
    <w:p w14:paraId="0A74EF7C" w14:textId="77777777" w:rsidR="00163725" w:rsidRDefault="00163725" w:rsidP="00163725"/>
    <w:p w14:paraId="43141D8C" w14:textId="21574223" w:rsidR="00163725" w:rsidRPr="00163725" w:rsidRDefault="00163725" w:rsidP="00163725">
      <w:r>
        <w:rPr>
          <w:noProof/>
        </w:rPr>
        <w:drawing>
          <wp:inline distT="0" distB="0" distL="0" distR="0" wp14:anchorId="2B90EAB2" wp14:editId="32BEE632">
            <wp:extent cx="5732145" cy="34594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flow(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459480"/>
                    </a:xfrm>
                    <a:prstGeom prst="rect">
                      <a:avLst/>
                    </a:prstGeom>
                  </pic:spPr>
                </pic:pic>
              </a:graphicData>
            </a:graphic>
          </wp:inline>
        </w:drawing>
      </w:r>
    </w:p>
    <w:p w14:paraId="6B55C7D7" w14:textId="0B03AA4B" w:rsidR="009C7DDC" w:rsidRPr="009B04C6" w:rsidRDefault="009C7DDC" w:rsidP="007E20A1">
      <w:pPr>
        <w:pStyle w:val="Heading3"/>
      </w:pPr>
      <w:r w:rsidRPr="009B04C6">
        <w:br w:type="page"/>
      </w:r>
      <w:bookmarkStart w:id="435" w:name="_Toc440563040"/>
      <w:bookmarkStart w:id="436" w:name="_Toc17440662"/>
      <w:r>
        <w:lastRenderedPageBreak/>
        <w:t>Images</w:t>
      </w:r>
      <w:r w:rsidR="00163725">
        <w:t xml:space="preserve"> and </w:t>
      </w:r>
      <w:r w:rsidR="00163725" w:rsidRPr="007E20A1">
        <w:t>Templates</w:t>
      </w:r>
      <w:r w:rsidRPr="009B04C6">
        <w:t xml:space="preserve"> in </w:t>
      </w:r>
      <w:r w:rsidRPr="00612955">
        <w:t>Source</w:t>
      </w:r>
      <w:r w:rsidRPr="009B04C6">
        <w:t xml:space="preserve"> Language</w:t>
      </w:r>
      <w:bookmarkEnd w:id="435"/>
      <w:bookmarkEnd w:id="436"/>
    </w:p>
    <w:p w14:paraId="54E07C6A" w14:textId="76C6FFF6" w:rsidR="009C7DDC" w:rsidRDefault="00163725" w:rsidP="004C4DC0">
      <w:pPr>
        <w:pStyle w:val="Body"/>
      </w:pPr>
      <w:r>
        <w:t xml:space="preserve">A Technical Writer, Technical Author or Technical Illustrator </w:t>
      </w:r>
      <w:proofErr w:type="gramStart"/>
      <w:r>
        <w:t>create</w:t>
      </w:r>
      <w:proofErr w:type="gramEnd"/>
      <w:r>
        <w:t xml:space="preserve"> the initial draft of the object. Only a Writer and Illustrator can move it directly to </w:t>
      </w:r>
      <w:proofErr w:type="gramStart"/>
      <w:r>
        <w:t>released</w:t>
      </w:r>
      <w:proofErr w:type="gramEnd"/>
      <w:r>
        <w:t xml:space="preserve">. </w:t>
      </w:r>
    </w:p>
    <w:p w14:paraId="7C5A591A" w14:textId="1F60FFE4" w:rsidR="00163725" w:rsidRDefault="00163725" w:rsidP="004C4DC0">
      <w:pPr>
        <w:pStyle w:val="Body"/>
      </w:pPr>
      <w:r>
        <w:t>If review is needed, a</w:t>
      </w:r>
      <w:r w:rsidRPr="00163725">
        <w:t xml:space="preserve"> Technical Writer, Technical Author or Technical Illustrator</w:t>
      </w:r>
      <w:r>
        <w:t xml:space="preserve"> can move it to </w:t>
      </w:r>
      <w:proofErr w:type="spellStart"/>
      <w:r>
        <w:t>To</w:t>
      </w:r>
      <w:proofErr w:type="spellEnd"/>
      <w:r>
        <w:t xml:space="preserve"> be reviewed where all 3 user</w:t>
      </w:r>
      <w:ins w:id="437" w:author="Breeding, Todd" w:date="2019-08-27T09:44:00Z">
        <w:r w:rsidR="001977AE">
          <w:t xml:space="preserve"> </w:t>
        </w:r>
      </w:ins>
      <w:r>
        <w:t>roles can move it forward to Reviewed. Only a technical writer or technical illustrator can move it forward to Released</w:t>
      </w:r>
    </w:p>
    <w:p w14:paraId="4B56866A" w14:textId="77777777" w:rsidR="00163725" w:rsidRDefault="00163725" w:rsidP="004C4DC0">
      <w:pPr>
        <w:pStyle w:val="Body"/>
      </w:pPr>
    </w:p>
    <w:tbl>
      <w:tblPr>
        <w:tblStyle w:val="TableGrid"/>
        <w:tblW w:w="0" w:type="auto"/>
        <w:jc w:val="right"/>
        <w:tblLook w:val="04A0" w:firstRow="1" w:lastRow="0" w:firstColumn="1" w:lastColumn="0" w:noHBand="0" w:noVBand="1"/>
      </w:tblPr>
      <w:tblGrid>
        <w:gridCol w:w="2841"/>
        <w:gridCol w:w="2841"/>
        <w:gridCol w:w="2841"/>
      </w:tblGrid>
      <w:tr w:rsidR="00163725" w14:paraId="3D617B22" w14:textId="77777777" w:rsidTr="00286CB3">
        <w:trPr>
          <w:jc w:val="right"/>
        </w:trPr>
        <w:tc>
          <w:tcPr>
            <w:tcW w:w="2841" w:type="dxa"/>
          </w:tcPr>
          <w:p w14:paraId="18F3975F" w14:textId="4EF214AA" w:rsidR="00163725" w:rsidRDefault="00163725" w:rsidP="004C4DC0">
            <w:pPr>
              <w:pStyle w:val="Body"/>
            </w:pPr>
            <w:r>
              <w:t>From Status</w:t>
            </w:r>
          </w:p>
        </w:tc>
        <w:tc>
          <w:tcPr>
            <w:tcW w:w="2841" w:type="dxa"/>
          </w:tcPr>
          <w:p w14:paraId="5402D6E6" w14:textId="380F8B02" w:rsidR="00163725" w:rsidRDefault="00163725" w:rsidP="004C4DC0">
            <w:pPr>
              <w:pStyle w:val="Body"/>
            </w:pPr>
            <w:r>
              <w:t>To Status</w:t>
            </w:r>
          </w:p>
        </w:tc>
        <w:tc>
          <w:tcPr>
            <w:tcW w:w="2841" w:type="dxa"/>
          </w:tcPr>
          <w:p w14:paraId="0BFB2906" w14:textId="4754AFFB" w:rsidR="00163725" w:rsidRDefault="00163725" w:rsidP="004C4DC0">
            <w:pPr>
              <w:pStyle w:val="Body"/>
            </w:pPr>
            <w:proofErr w:type="spellStart"/>
            <w:r>
              <w:t>UserRole</w:t>
            </w:r>
            <w:proofErr w:type="spellEnd"/>
            <w:r>
              <w:t>(s)</w:t>
            </w:r>
          </w:p>
        </w:tc>
      </w:tr>
      <w:tr w:rsidR="00163725" w14:paraId="285AC383" w14:textId="77777777" w:rsidTr="00286CB3">
        <w:trPr>
          <w:jc w:val="right"/>
        </w:trPr>
        <w:tc>
          <w:tcPr>
            <w:tcW w:w="2841" w:type="dxa"/>
          </w:tcPr>
          <w:p w14:paraId="5FBDAAC8" w14:textId="16F00B60" w:rsidR="00163725" w:rsidRDefault="00163725" w:rsidP="004C4DC0">
            <w:pPr>
              <w:pStyle w:val="Body"/>
            </w:pPr>
            <w:r>
              <w:t>Draft</w:t>
            </w:r>
          </w:p>
        </w:tc>
        <w:tc>
          <w:tcPr>
            <w:tcW w:w="2841" w:type="dxa"/>
          </w:tcPr>
          <w:p w14:paraId="0A4D95EC" w14:textId="11F11787" w:rsidR="00163725" w:rsidRDefault="00163725" w:rsidP="004C4DC0">
            <w:pPr>
              <w:pStyle w:val="Body"/>
            </w:pPr>
            <w:r>
              <w:t>Released</w:t>
            </w:r>
          </w:p>
        </w:tc>
        <w:tc>
          <w:tcPr>
            <w:tcW w:w="2841" w:type="dxa"/>
          </w:tcPr>
          <w:p w14:paraId="69204B9D" w14:textId="77777777" w:rsidR="00163725" w:rsidRDefault="00163725" w:rsidP="004C4DC0">
            <w:pPr>
              <w:pStyle w:val="Body"/>
            </w:pPr>
            <w:r>
              <w:t>Technical writer</w:t>
            </w:r>
          </w:p>
          <w:p w14:paraId="5D7D3B5A" w14:textId="39640C3D" w:rsidR="00163725" w:rsidRDefault="00163725" w:rsidP="004C4DC0">
            <w:pPr>
              <w:pStyle w:val="Body"/>
            </w:pPr>
            <w:r>
              <w:t>Technical Illustrator</w:t>
            </w:r>
          </w:p>
        </w:tc>
      </w:tr>
      <w:tr w:rsidR="00163725" w14:paraId="040A8FEF" w14:textId="77777777" w:rsidTr="00286CB3">
        <w:trPr>
          <w:jc w:val="right"/>
        </w:trPr>
        <w:tc>
          <w:tcPr>
            <w:tcW w:w="2841" w:type="dxa"/>
          </w:tcPr>
          <w:p w14:paraId="50144A8F" w14:textId="24406D90" w:rsidR="00163725" w:rsidRDefault="00163725" w:rsidP="004C4DC0">
            <w:pPr>
              <w:pStyle w:val="Body"/>
            </w:pPr>
            <w:r>
              <w:t>Draft</w:t>
            </w:r>
          </w:p>
        </w:tc>
        <w:tc>
          <w:tcPr>
            <w:tcW w:w="2841" w:type="dxa"/>
          </w:tcPr>
          <w:p w14:paraId="357D2A2A" w14:textId="56B7E775" w:rsidR="00163725" w:rsidRDefault="00163725" w:rsidP="004C4DC0">
            <w:pPr>
              <w:pStyle w:val="Body"/>
            </w:pPr>
            <w:r>
              <w:t>To be Reviewed</w:t>
            </w:r>
          </w:p>
        </w:tc>
        <w:tc>
          <w:tcPr>
            <w:tcW w:w="2841" w:type="dxa"/>
          </w:tcPr>
          <w:p w14:paraId="13685198" w14:textId="77777777" w:rsidR="00163725" w:rsidRDefault="00163725" w:rsidP="004C4DC0">
            <w:pPr>
              <w:pStyle w:val="Body"/>
            </w:pPr>
            <w:r>
              <w:t>Technical writer</w:t>
            </w:r>
          </w:p>
          <w:p w14:paraId="6D84AAAF" w14:textId="77777777" w:rsidR="00163725" w:rsidRDefault="00163725" w:rsidP="004C4DC0">
            <w:pPr>
              <w:pStyle w:val="Body"/>
            </w:pPr>
            <w:r>
              <w:t>Technical Illustrator</w:t>
            </w:r>
          </w:p>
          <w:p w14:paraId="1DC75B69" w14:textId="1594E9B9" w:rsidR="00163725" w:rsidRDefault="00163725" w:rsidP="004C4DC0">
            <w:pPr>
              <w:pStyle w:val="Body"/>
            </w:pPr>
            <w:r>
              <w:t>Technical author</w:t>
            </w:r>
          </w:p>
        </w:tc>
      </w:tr>
      <w:tr w:rsidR="00163725" w14:paraId="27C5D372" w14:textId="77777777" w:rsidTr="00286CB3">
        <w:trPr>
          <w:jc w:val="right"/>
        </w:trPr>
        <w:tc>
          <w:tcPr>
            <w:tcW w:w="2841" w:type="dxa"/>
          </w:tcPr>
          <w:p w14:paraId="7DD0CDA3" w14:textId="6B4D7309" w:rsidR="00163725" w:rsidRDefault="00163725" w:rsidP="004C4DC0">
            <w:pPr>
              <w:pStyle w:val="Body"/>
            </w:pPr>
            <w:r>
              <w:t>To be Reviewed</w:t>
            </w:r>
          </w:p>
        </w:tc>
        <w:tc>
          <w:tcPr>
            <w:tcW w:w="2841" w:type="dxa"/>
          </w:tcPr>
          <w:p w14:paraId="4E6DE285" w14:textId="15430A12" w:rsidR="00163725" w:rsidRDefault="00163725" w:rsidP="004C4DC0">
            <w:pPr>
              <w:pStyle w:val="Body"/>
            </w:pPr>
            <w:r>
              <w:t>Draft</w:t>
            </w:r>
          </w:p>
        </w:tc>
        <w:tc>
          <w:tcPr>
            <w:tcW w:w="2841" w:type="dxa"/>
          </w:tcPr>
          <w:p w14:paraId="1427BC00" w14:textId="77777777" w:rsidR="00163725" w:rsidRDefault="00163725" w:rsidP="004C4DC0">
            <w:pPr>
              <w:pStyle w:val="Body"/>
            </w:pPr>
            <w:r>
              <w:t>Technical writer</w:t>
            </w:r>
          </w:p>
          <w:p w14:paraId="536415E1" w14:textId="77777777" w:rsidR="00163725" w:rsidRDefault="00163725" w:rsidP="004C4DC0">
            <w:pPr>
              <w:pStyle w:val="Body"/>
            </w:pPr>
            <w:r>
              <w:t>Technical Illustrator</w:t>
            </w:r>
          </w:p>
          <w:p w14:paraId="6897EF57" w14:textId="41A83653" w:rsidR="00163725" w:rsidRDefault="00163725" w:rsidP="004C4DC0">
            <w:pPr>
              <w:pStyle w:val="Body"/>
            </w:pPr>
            <w:r>
              <w:t>Technical author</w:t>
            </w:r>
          </w:p>
        </w:tc>
      </w:tr>
      <w:tr w:rsidR="00163725" w14:paraId="52089D12" w14:textId="77777777" w:rsidTr="00286CB3">
        <w:trPr>
          <w:jc w:val="right"/>
        </w:trPr>
        <w:tc>
          <w:tcPr>
            <w:tcW w:w="2841" w:type="dxa"/>
          </w:tcPr>
          <w:p w14:paraId="2EEC15D9" w14:textId="2F7E984E" w:rsidR="00163725" w:rsidRDefault="00163725" w:rsidP="004C4DC0">
            <w:pPr>
              <w:pStyle w:val="Body"/>
            </w:pPr>
            <w:r>
              <w:t>To be Reviewed</w:t>
            </w:r>
          </w:p>
        </w:tc>
        <w:tc>
          <w:tcPr>
            <w:tcW w:w="2841" w:type="dxa"/>
          </w:tcPr>
          <w:p w14:paraId="320EF33C" w14:textId="26A5ADDF" w:rsidR="00163725" w:rsidRDefault="00163725" w:rsidP="004C4DC0">
            <w:pPr>
              <w:pStyle w:val="Body"/>
            </w:pPr>
            <w:r>
              <w:t>Reviewed</w:t>
            </w:r>
          </w:p>
        </w:tc>
        <w:tc>
          <w:tcPr>
            <w:tcW w:w="2841" w:type="dxa"/>
          </w:tcPr>
          <w:p w14:paraId="3D0C0D11" w14:textId="77777777" w:rsidR="00163725" w:rsidRDefault="00163725" w:rsidP="004C4DC0">
            <w:pPr>
              <w:pStyle w:val="Body"/>
            </w:pPr>
            <w:r>
              <w:t>Technical writer</w:t>
            </w:r>
          </w:p>
          <w:p w14:paraId="125E22D7" w14:textId="77777777" w:rsidR="00163725" w:rsidRDefault="00163725" w:rsidP="004C4DC0">
            <w:pPr>
              <w:pStyle w:val="Body"/>
            </w:pPr>
            <w:r>
              <w:t>Technical Illustrator</w:t>
            </w:r>
          </w:p>
          <w:p w14:paraId="029610A1" w14:textId="406B4788" w:rsidR="00163725" w:rsidRDefault="00163725" w:rsidP="004C4DC0">
            <w:pPr>
              <w:pStyle w:val="Body"/>
            </w:pPr>
            <w:r>
              <w:t>Technical author</w:t>
            </w:r>
          </w:p>
        </w:tc>
      </w:tr>
      <w:tr w:rsidR="00163725" w14:paraId="0AEE5C01" w14:textId="77777777" w:rsidTr="00286CB3">
        <w:trPr>
          <w:jc w:val="right"/>
        </w:trPr>
        <w:tc>
          <w:tcPr>
            <w:tcW w:w="2841" w:type="dxa"/>
          </w:tcPr>
          <w:p w14:paraId="025FCFD0" w14:textId="754C5113" w:rsidR="00163725" w:rsidRDefault="00163725" w:rsidP="004C4DC0">
            <w:pPr>
              <w:pStyle w:val="Body"/>
            </w:pPr>
            <w:r>
              <w:t>Reviewed</w:t>
            </w:r>
          </w:p>
        </w:tc>
        <w:tc>
          <w:tcPr>
            <w:tcW w:w="2841" w:type="dxa"/>
          </w:tcPr>
          <w:p w14:paraId="30B40168" w14:textId="0BCF4762" w:rsidR="00163725" w:rsidRDefault="00163725" w:rsidP="004C4DC0">
            <w:pPr>
              <w:pStyle w:val="Body"/>
            </w:pPr>
            <w:r>
              <w:t>Released</w:t>
            </w:r>
          </w:p>
        </w:tc>
        <w:tc>
          <w:tcPr>
            <w:tcW w:w="2841" w:type="dxa"/>
          </w:tcPr>
          <w:p w14:paraId="734FB503" w14:textId="77777777" w:rsidR="00163725" w:rsidRDefault="00163725" w:rsidP="004C4DC0">
            <w:pPr>
              <w:pStyle w:val="Body"/>
            </w:pPr>
            <w:r>
              <w:t>Technical writer</w:t>
            </w:r>
          </w:p>
          <w:p w14:paraId="04A6B805" w14:textId="53E02169" w:rsidR="00163725" w:rsidRDefault="00163725" w:rsidP="004C4DC0">
            <w:pPr>
              <w:pStyle w:val="Body"/>
            </w:pPr>
            <w:r>
              <w:t>Technical Illustrator</w:t>
            </w:r>
          </w:p>
        </w:tc>
      </w:tr>
    </w:tbl>
    <w:p w14:paraId="3A106CDA" w14:textId="1701C15F" w:rsidR="00163725" w:rsidRPr="009B04C6" w:rsidRDefault="00163725" w:rsidP="004C4DC0">
      <w:pPr>
        <w:pStyle w:val="Body"/>
      </w:pPr>
    </w:p>
    <w:p w14:paraId="25209E30" w14:textId="03417C26" w:rsidR="00163725" w:rsidRPr="00163725" w:rsidRDefault="00163725" w:rsidP="007E20A1">
      <w:pPr>
        <w:jc w:val="center"/>
      </w:pPr>
      <w:r>
        <w:rPr>
          <w:noProof/>
        </w:rPr>
        <w:lastRenderedPageBreak/>
        <w:drawing>
          <wp:inline distT="0" distB="0" distL="0" distR="0" wp14:anchorId="02446D63" wp14:editId="290087C9">
            <wp:extent cx="4070416" cy="26955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2).png"/>
                    <pic:cNvPicPr/>
                  </pic:nvPicPr>
                  <pic:blipFill>
                    <a:blip r:embed="rId21">
                      <a:extLst>
                        <a:ext uri="{28A0092B-C50C-407E-A947-70E740481C1C}">
                          <a14:useLocalDpi xmlns:a14="http://schemas.microsoft.com/office/drawing/2010/main" val="0"/>
                        </a:ext>
                      </a:extLst>
                    </a:blip>
                    <a:stretch>
                      <a:fillRect/>
                    </a:stretch>
                  </pic:blipFill>
                  <pic:spPr>
                    <a:xfrm>
                      <a:off x="0" y="0"/>
                      <a:ext cx="4099113" cy="2714579"/>
                    </a:xfrm>
                    <a:prstGeom prst="rect">
                      <a:avLst/>
                    </a:prstGeom>
                  </pic:spPr>
                </pic:pic>
              </a:graphicData>
            </a:graphic>
          </wp:inline>
        </w:drawing>
      </w:r>
    </w:p>
    <w:p w14:paraId="795CFB80" w14:textId="26A8A4DD" w:rsidR="009C7DDC" w:rsidRPr="009B04C6" w:rsidRDefault="009C7DDC" w:rsidP="00612955">
      <w:pPr>
        <w:pStyle w:val="Heading3"/>
      </w:pPr>
      <w:r w:rsidRPr="009B04C6">
        <w:br w:type="page"/>
      </w:r>
      <w:bookmarkStart w:id="438" w:name="_Toc440563041"/>
      <w:bookmarkStart w:id="439" w:name="_Toc17440663"/>
      <w:r w:rsidRPr="009B04C6">
        <w:lastRenderedPageBreak/>
        <w:t>Top</w:t>
      </w:r>
      <w:r>
        <w:t>ics/Maps/Library topics</w:t>
      </w:r>
      <w:r w:rsidRPr="009B04C6">
        <w:t>/</w:t>
      </w:r>
      <w:r>
        <w:t>Images</w:t>
      </w:r>
      <w:r w:rsidRPr="009B04C6">
        <w:t xml:space="preserve"> in Target Language</w:t>
      </w:r>
      <w:bookmarkEnd w:id="438"/>
      <w:bookmarkEnd w:id="439"/>
    </w:p>
    <w:p w14:paraId="7F295CA6" w14:textId="49DBD38D" w:rsidR="009C7DDC" w:rsidRPr="009B04C6" w:rsidRDefault="00163725" w:rsidP="004C4DC0">
      <w:pPr>
        <w:pStyle w:val="Body"/>
      </w:pPr>
      <w:r>
        <w:t>No change in exiting workflow</w:t>
      </w:r>
    </w:p>
    <w:p w14:paraId="1CF218AE" w14:textId="77777777" w:rsidR="009C7DDC" w:rsidRDefault="009C7DDC" w:rsidP="004C4DC0">
      <w:pPr>
        <w:pStyle w:val="Body"/>
      </w:pPr>
    </w:p>
    <w:p w14:paraId="0EA9971E" w14:textId="5AB328CD" w:rsidR="009C7DDC" w:rsidRDefault="00400887" w:rsidP="007E20A1">
      <w:pPr>
        <w:pStyle w:val="Body"/>
        <w:ind w:left="0"/>
        <w:rPr>
          <w:rFonts w:ascii="Arial" w:hAnsi="Arial" w:cs="Arial"/>
        </w:rPr>
      </w:pPr>
      <w:r>
        <w:rPr>
          <w:noProof/>
        </w:rPr>
        <w:drawing>
          <wp:inline distT="0" distB="0" distL="0" distR="0" wp14:anchorId="26311D63" wp14:editId="335EEA7C">
            <wp:extent cx="6422206" cy="2485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5700" cy="2491009"/>
                    </a:xfrm>
                    <a:prstGeom prst="rect">
                      <a:avLst/>
                    </a:prstGeom>
                  </pic:spPr>
                </pic:pic>
              </a:graphicData>
            </a:graphic>
          </wp:inline>
        </w:drawing>
      </w:r>
    </w:p>
    <w:p w14:paraId="2EC5E4B6" w14:textId="77777777" w:rsidR="009C7DDC" w:rsidRPr="009B04C6" w:rsidRDefault="009C7DDC" w:rsidP="004C4DC0">
      <w:pPr>
        <w:pStyle w:val="Body"/>
      </w:pPr>
    </w:p>
    <w:p w14:paraId="78E3E9FD" w14:textId="77777777" w:rsidR="009C7DDC" w:rsidRPr="009B04C6" w:rsidRDefault="009C7DDC" w:rsidP="00612955">
      <w:pPr>
        <w:pStyle w:val="Heading3"/>
      </w:pPr>
      <w:r w:rsidRPr="009B04C6">
        <w:br w:type="page"/>
      </w:r>
      <w:bookmarkStart w:id="440" w:name="_Toc440563042"/>
      <w:bookmarkStart w:id="441" w:name="_Toc17440664"/>
      <w:r w:rsidRPr="009B04C6">
        <w:lastRenderedPageBreak/>
        <w:t>Publications</w:t>
      </w:r>
      <w:bookmarkEnd w:id="440"/>
      <w:bookmarkEnd w:id="441"/>
    </w:p>
    <w:p w14:paraId="5A9480E0" w14:textId="77777777" w:rsidR="009C7DDC" w:rsidRPr="009B04C6" w:rsidRDefault="009C7DDC" w:rsidP="004C4DC0">
      <w:pPr>
        <w:pStyle w:val="Body"/>
      </w:pPr>
      <w:r w:rsidRPr="009B04C6">
        <w:t>The workflow on publications is fixed and cannot be configured differently. The following diagram describes the out-of-the-box workflow and is presented here for informational purposes only.</w:t>
      </w:r>
    </w:p>
    <w:p w14:paraId="40A211E0" w14:textId="77777777" w:rsidR="00F622C1" w:rsidRDefault="00F622C1" w:rsidP="004C4DC0">
      <w:pPr>
        <w:pStyle w:val="Body"/>
        <w:rPr>
          <w:b/>
        </w:rPr>
      </w:pPr>
      <w:r w:rsidRPr="00283151">
        <w:t xml:space="preserve">A publication in SDL </w:t>
      </w:r>
      <w:proofErr w:type="spellStart"/>
      <w:r w:rsidRPr="00283151">
        <w:t>Tridion</w:t>
      </w:r>
      <w:proofErr w:type="spellEnd"/>
      <w:r w:rsidRPr="00283151">
        <w:t xml:space="preserve"> Docs Content Manager does not follow the regular content object workflow: a publication</w:t>
      </w:r>
      <w:r>
        <w:t xml:space="preserve"> output </w:t>
      </w:r>
      <w:r w:rsidRPr="00283151">
        <w:t>can either be draft, a release candidate, or released. The</w:t>
      </w:r>
      <w:r w:rsidRPr="009B04C6">
        <w:t xml:space="preserve"> decision when to release (or </w:t>
      </w:r>
      <w:r w:rsidRPr="009B04C6">
        <w:rPr>
          <w:i/>
        </w:rPr>
        <w:t>freeze</w:t>
      </w:r>
      <w:r w:rsidRPr="009B04C6">
        <w:t>) a publication is a human decision.</w:t>
      </w:r>
    </w:p>
    <w:p w14:paraId="10C4F486" w14:textId="77777777" w:rsidR="00612955" w:rsidRPr="009B04C6" w:rsidRDefault="00612955" w:rsidP="004C4DC0">
      <w:pPr>
        <w:pStyle w:val="Body"/>
      </w:pPr>
    </w:p>
    <w:p w14:paraId="48231FDE" w14:textId="77777777" w:rsidR="00544E1F" w:rsidRDefault="009C7DDC" w:rsidP="00544E1F">
      <w:pPr>
        <w:ind w:left="-450"/>
      </w:pPr>
      <w:r>
        <w:object w:dxaOrig="14509" w:dyaOrig="11022" w14:anchorId="05485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75pt;height:388.35pt" o:ole="">
            <v:imagedata r:id="rId23" o:title=""/>
          </v:shape>
          <o:OLEObject Type="Embed" ProgID="Visio.Drawing.11" ShapeID="_x0000_i1025" DrawAspect="Content" ObjectID="_1629273093" r:id="rId24"/>
        </w:object>
      </w:r>
      <w:bookmarkStart w:id="442" w:name="_Toc172454465"/>
      <w:r w:rsidRPr="009B04C6">
        <w:br w:type="page"/>
      </w:r>
    </w:p>
    <w:p w14:paraId="1B3E4878" w14:textId="187F32C1" w:rsidR="009C7DDC" w:rsidRPr="009B04C6" w:rsidRDefault="009C7DDC" w:rsidP="00544E1F">
      <w:pPr>
        <w:pStyle w:val="Heading2"/>
      </w:pPr>
      <w:bookmarkStart w:id="443" w:name="_Toc17440665"/>
      <w:r w:rsidRPr="009B04C6">
        <w:lastRenderedPageBreak/>
        <w:t>Status</w:t>
      </w:r>
      <w:bookmarkEnd w:id="419"/>
      <w:r w:rsidRPr="009B04C6">
        <w:t>es</w:t>
      </w:r>
      <w:bookmarkEnd w:id="420"/>
      <w:bookmarkEnd w:id="421"/>
      <w:bookmarkEnd w:id="442"/>
      <w:bookmarkEnd w:id="443"/>
    </w:p>
    <w:p w14:paraId="3F6EEE26" w14:textId="77777777" w:rsidR="009C7DDC" w:rsidRPr="009B04C6" w:rsidRDefault="009C7DDC" w:rsidP="004C4DC0">
      <w:pPr>
        <w:pStyle w:val="Body"/>
      </w:pPr>
      <w:r w:rsidRPr="009B04C6">
        <w:t>A status indicates the state of an object in its life cycle. A status is just a label that is used to process the objects in the workflow.</w:t>
      </w:r>
    </w:p>
    <w:p w14:paraId="1DB2F762" w14:textId="77777777" w:rsidR="009C7DDC" w:rsidRDefault="009C7DDC" w:rsidP="004C4DC0">
      <w:pPr>
        <w:pStyle w:val="Body"/>
      </w:pPr>
      <w:r w:rsidRPr="009B04C6">
        <w:t>Irrespective of the label of the object’s status, each status is either a “draft” or a “released” status.</w:t>
      </w:r>
    </w:p>
    <w:p w14:paraId="75C91A54" w14:textId="77777777" w:rsidR="009C7DDC" w:rsidRPr="00992A44" w:rsidRDefault="009C7DDC" w:rsidP="004C4DC0">
      <w:pPr>
        <w:pStyle w:val="Body"/>
      </w:pPr>
      <w:r w:rsidRPr="00992A44">
        <w:t>The statuses System and System Read Only are reserved for the system.</w:t>
      </w:r>
    </w:p>
    <w:p w14:paraId="171D400C" w14:textId="6C2DA8B4" w:rsidR="009C7DDC" w:rsidRPr="009B04C6" w:rsidRDefault="009C7DDC" w:rsidP="00544E1F">
      <w:pPr>
        <w:pStyle w:val="Heading3"/>
      </w:pPr>
      <w:bookmarkStart w:id="444" w:name="_Toc440563043"/>
      <w:bookmarkStart w:id="445" w:name="_Toc17440666"/>
      <w:r w:rsidRPr="009B04C6">
        <w:t>Source Language Statuses</w:t>
      </w:r>
      <w:bookmarkEnd w:id="444"/>
      <w:bookmarkEnd w:id="445"/>
    </w:p>
    <w:p w14:paraId="582EC7DA" w14:textId="77777777" w:rsidR="009C7DDC" w:rsidRPr="009B04C6" w:rsidRDefault="009C7DDC" w:rsidP="009C7DDC">
      <w:pPr>
        <w:suppressAutoHyphens/>
        <w:rPr>
          <w:rFonts w:ascii="Arial" w:hAnsi="Arial" w:cs="Arial"/>
        </w:rPr>
      </w:pPr>
    </w:p>
    <w:tbl>
      <w:tblPr>
        <w:tblW w:w="93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945"/>
        <w:gridCol w:w="4590"/>
        <w:gridCol w:w="1710"/>
      </w:tblGrid>
      <w:tr w:rsidR="009C7DDC" w:rsidRPr="00BB198E" w14:paraId="1B3DB07A" w14:textId="77777777" w:rsidTr="00F21283">
        <w:trPr>
          <w:tblHeader/>
        </w:trPr>
        <w:tc>
          <w:tcPr>
            <w:tcW w:w="2126" w:type="dxa"/>
            <w:shd w:val="clear" w:color="auto" w:fill="E6E6E6"/>
          </w:tcPr>
          <w:p w14:paraId="15B5D894" w14:textId="77777777" w:rsidR="009C7DDC" w:rsidRPr="00BB198E" w:rsidRDefault="009C7DDC" w:rsidP="00F21283">
            <w:pPr>
              <w:pStyle w:val="Table-ColHead"/>
              <w:rPr>
                <w:rFonts w:cs="Arial"/>
                <w:sz w:val="16"/>
                <w:szCs w:val="16"/>
              </w:rPr>
            </w:pPr>
            <w:r w:rsidRPr="00BB198E">
              <w:rPr>
                <w:rFonts w:cs="Arial"/>
                <w:sz w:val="16"/>
                <w:szCs w:val="16"/>
              </w:rPr>
              <w:t>Element Name</w:t>
            </w:r>
          </w:p>
        </w:tc>
        <w:tc>
          <w:tcPr>
            <w:tcW w:w="7245" w:type="dxa"/>
            <w:gridSpan w:val="3"/>
            <w:shd w:val="clear" w:color="auto" w:fill="E6E6E6"/>
          </w:tcPr>
          <w:p w14:paraId="7C426C32" w14:textId="77777777" w:rsidR="009C7DDC" w:rsidRPr="00BB198E" w:rsidRDefault="009C7DDC" w:rsidP="00F21283">
            <w:pPr>
              <w:pStyle w:val="Table-ColHead"/>
              <w:rPr>
                <w:rFonts w:cs="Arial"/>
                <w:bCs/>
                <w:sz w:val="16"/>
                <w:szCs w:val="16"/>
              </w:rPr>
            </w:pPr>
            <w:r w:rsidRPr="00BB198E">
              <w:rPr>
                <w:rFonts w:cs="Arial"/>
                <w:bCs/>
                <w:sz w:val="16"/>
                <w:szCs w:val="16"/>
              </w:rPr>
              <w:t>DSTATUS</w:t>
            </w:r>
          </w:p>
        </w:tc>
      </w:tr>
      <w:tr w:rsidR="009C7DDC" w:rsidRPr="00BB198E" w14:paraId="2628DDC0" w14:textId="77777777" w:rsidTr="00F21283">
        <w:trPr>
          <w:tblHeader/>
        </w:trPr>
        <w:tc>
          <w:tcPr>
            <w:tcW w:w="2126" w:type="dxa"/>
            <w:shd w:val="clear" w:color="auto" w:fill="E6E6E6"/>
          </w:tcPr>
          <w:p w14:paraId="28A80AF8"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945" w:type="dxa"/>
            <w:shd w:val="clear" w:color="auto" w:fill="E6E6E6"/>
          </w:tcPr>
          <w:p w14:paraId="51B98CFB" w14:textId="77777777" w:rsidR="009C7DDC" w:rsidRPr="00BB198E" w:rsidRDefault="009C7DDC" w:rsidP="00F21283">
            <w:pPr>
              <w:pStyle w:val="Table-ColHead"/>
              <w:rPr>
                <w:rFonts w:cs="Arial"/>
                <w:sz w:val="16"/>
                <w:szCs w:val="16"/>
              </w:rPr>
            </w:pPr>
            <w:r w:rsidRPr="00BB198E">
              <w:rPr>
                <w:rFonts w:cs="Arial"/>
                <w:sz w:val="16"/>
                <w:szCs w:val="16"/>
              </w:rPr>
              <w:t>Default</w:t>
            </w:r>
          </w:p>
        </w:tc>
        <w:tc>
          <w:tcPr>
            <w:tcW w:w="4590" w:type="dxa"/>
            <w:shd w:val="clear" w:color="auto" w:fill="E6E6E6"/>
          </w:tcPr>
          <w:p w14:paraId="56625E8F"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710" w:type="dxa"/>
            <w:shd w:val="clear" w:color="auto" w:fill="E6E6E6"/>
          </w:tcPr>
          <w:p w14:paraId="16D28AF0" w14:textId="77777777" w:rsidR="009C7DDC" w:rsidRPr="00BB198E" w:rsidRDefault="009C7DDC" w:rsidP="00F21283">
            <w:pPr>
              <w:pStyle w:val="Table-ColHead"/>
              <w:rPr>
                <w:rFonts w:cs="Arial"/>
                <w:sz w:val="16"/>
                <w:szCs w:val="16"/>
              </w:rPr>
            </w:pPr>
            <w:r w:rsidRPr="00BB198E">
              <w:rPr>
                <w:rFonts w:cs="Arial"/>
                <w:sz w:val="16"/>
                <w:szCs w:val="16"/>
              </w:rPr>
              <w:t>Released?</w:t>
            </w:r>
          </w:p>
        </w:tc>
      </w:tr>
      <w:tr w:rsidR="009C7DDC" w:rsidRPr="009B04C6" w14:paraId="680DDD0E" w14:textId="77777777" w:rsidTr="00F21283">
        <w:trPr>
          <w:cantSplit/>
        </w:trPr>
        <w:tc>
          <w:tcPr>
            <w:tcW w:w="2126" w:type="dxa"/>
          </w:tcPr>
          <w:p w14:paraId="08CFC9F2" w14:textId="77777777" w:rsidR="009C7DDC" w:rsidRPr="009B04C6" w:rsidRDefault="009C7DDC" w:rsidP="00F21283">
            <w:pPr>
              <w:pStyle w:val="Table-Text"/>
              <w:suppressAutoHyphens/>
              <w:rPr>
                <w:rFonts w:ascii="Arial" w:hAnsi="Arial" w:cs="Arial"/>
              </w:rPr>
            </w:pPr>
            <w:r w:rsidRPr="009B04C6">
              <w:rPr>
                <w:rFonts w:ascii="Arial" w:hAnsi="Arial" w:cs="Arial"/>
              </w:rPr>
              <w:t>Draft</w:t>
            </w:r>
          </w:p>
        </w:tc>
        <w:tc>
          <w:tcPr>
            <w:tcW w:w="945" w:type="dxa"/>
          </w:tcPr>
          <w:p w14:paraId="26830F6C" w14:textId="77777777" w:rsidR="009C7DDC" w:rsidRPr="009B04C6" w:rsidRDefault="009C7DDC" w:rsidP="00F21283">
            <w:pPr>
              <w:pStyle w:val="Table-Text"/>
              <w:suppressAutoHyphens/>
              <w:jc w:val="center"/>
              <w:rPr>
                <w:rFonts w:ascii="Arial" w:hAnsi="Arial" w:cs="Arial"/>
                <w:szCs w:val="16"/>
              </w:rPr>
            </w:pPr>
            <w:r w:rsidRPr="009B04C6">
              <w:rPr>
                <w:rFonts w:ascii="Arial" w:hAnsi="Arial" w:cs="Arial"/>
                <w:szCs w:val="16"/>
              </w:rPr>
              <w:t>X</w:t>
            </w:r>
          </w:p>
        </w:tc>
        <w:tc>
          <w:tcPr>
            <w:tcW w:w="4590" w:type="dxa"/>
          </w:tcPr>
          <w:p w14:paraId="0CF37928" w14:textId="77777777" w:rsidR="009C7DDC" w:rsidRPr="009B04C6" w:rsidRDefault="009C7DDC" w:rsidP="00F21283">
            <w:pPr>
              <w:pStyle w:val="Table-Text"/>
              <w:suppressAutoHyphens/>
              <w:rPr>
                <w:rFonts w:ascii="Arial" w:hAnsi="Arial" w:cs="Arial"/>
              </w:rPr>
            </w:pPr>
            <w:r w:rsidRPr="009B04C6">
              <w:rPr>
                <w:rFonts w:ascii="Arial" w:hAnsi="Arial" w:cs="Arial"/>
              </w:rPr>
              <w:t>Draft</w:t>
            </w:r>
          </w:p>
        </w:tc>
        <w:tc>
          <w:tcPr>
            <w:tcW w:w="1710" w:type="dxa"/>
          </w:tcPr>
          <w:p w14:paraId="737B9B9D" w14:textId="77777777" w:rsidR="009C7DDC" w:rsidRPr="009B04C6" w:rsidRDefault="009C7DDC" w:rsidP="00F21283">
            <w:pPr>
              <w:pStyle w:val="Table-Text"/>
              <w:suppressAutoHyphens/>
              <w:rPr>
                <w:rFonts w:ascii="Arial" w:hAnsi="Arial" w:cs="Arial"/>
              </w:rPr>
            </w:pPr>
            <w:r w:rsidRPr="009B04C6">
              <w:rPr>
                <w:rFonts w:ascii="Arial" w:hAnsi="Arial" w:cs="Arial"/>
              </w:rPr>
              <w:t>No</w:t>
            </w:r>
          </w:p>
        </w:tc>
      </w:tr>
      <w:tr w:rsidR="009C7DDC" w:rsidRPr="009B04C6" w14:paraId="1C21425B" w14:textId="77777777" w:rsidTr="00F21283">
        <w:trPr>
          <w:cantSplit/>
          <w:trHeight w:val="70"/>
        </w:trPr>
        <w:tc>
          <w:tcPr>
            <w:tcW w:w="2126" w:type="dxa"/>
          </w:tcPr>
          <w:p w14:paraId="76E64836" w14:textId="77777777" w:rsidR="009C7DDC" w:rsidRPr="009B04C6" w:rsidRDefault="009C7DDC" w:rsidP="00F21283">
            <w:pPr>
              <w:pStyle w:val="Table-Text"/>
              <w:suppressAutoHyphens/>
              <w:rPr>
                <w:rFonts w:ascii="Arial" w:hAnsi="Arial" w:cs="Arial"/>
              </w:rPr>
            </w:pPr>
            <w:r w:rsidRPr="009B04C6">
              <w:rPr>
                <w:rFonts w:ascii="Arial" w:hAnsi="Arial" w:cs="Arial"/>
              </w:rPr>
              <w:t>To be reviewed</w:t>
            </w:r>
          </w:p>
        </w:tc>
        <w:tc>
          <w:tcPr>
            <w:tcW w:w="945" w:type="dxa"/>
          </w:tcPr>
          <w:p w14:paraId="7B6D2F8F" w14:textId="77777777" w:rsidR="009C7DDC" w:rsidRPr="009B04C6" w:rsidRDefault="009C7DDC" w:rsidP="00F21283">
            <w:pPr>
              <w:pStyle w:val="Table-Text"/>
              <w:suppressAutoHyphens/>
              <w:rPr>
                <w:rFonts w:ascii="Arial" w:hAnsi="Arial" w:cs="Arial"/>
                <w:szCs w:val="16"/>
              </w:rPr>
            </w:pPr>
          </w:p>
        </w:tc>
        <w:tc>
          <w:tcPr>
            <w:tcW w:w="4590" w:type="dxa"/>
          </w:tcPr>
          <w:p w14:paraId="26C6692D" w14:textId="77777777" w:rsidR="009C7DDC" w:rsidRPr="009B04C6" w:rsidRDefault="009C7DDC" w:rsidP="00F21283">
            <w:pPr>
              <w:pStyle w:val="Table-Text"/>
              <w:suppressAutoHyphens/>
              <w:rPr>
                <w:rFonts w:ascii="Arial" w:hAnsi="Arial" w:cs="Arial"/>
              </w:rPr>
            </w:pPr>
            <w:r w:rsidRPr="009B04C6">
              <w:rPr>
                <w:rFonts w:ascii="Arial" w:hAnsi="Arial" w:cs="Arial"/>
              </w:rPr>
              <w:t>To be reviewed</w:t>
            </w:r>
          </w:p>
        </w:tc>
        <w:tc>
          <w:tcPr>
            <w:tcW w:w="1710" w:type="dxa"/>
          </w:tcPr>
          <w:p w14:paraId="24BDB04D" w14:textId="77777777" w:rsidR="009C7DDC" w:rsidRPr="009B04C6" w:rsidRDefault="009C7DDC" w:rsidP="00F21283">
            <w:pPr>
              <w:pStyle w:val="Table-Text"/>
              <w:suppressAutoHyphens/>
              <w:rPr>
                <w:rFonts w:ascii="Arial" w:hAnsi="Arial" w:cs="Arial"/>
              </w:rPr>
            </w:pPr>
            <w:r w:rsidRPr="009B04C6">
              <w:rPr>
                <w:rFonts w:ascii="Arial" w:hAnsi="Arial" w:cs="Arial"/>
              </w:rPr>
              <w:t>No</w:t>
            </w:r>
          </w:p>
        </w:tc>
      </w:tr>
      <w:tr w:rsidR="009C7DDC" w:rsidRPr="009B04C6" w14:paraId="4410675E" w14:textId="77777777" w:rsidTr="00F21283">
        <w:trPr>
          <w:cantSplit/>
          <w:trHeight w:val="70"/>
        </w:trPr>
        <w:tc>
          <w:tcPr>
            <w:tcW w:w="2126" w:type="dxa"/>
          </w:tcPr>
          <w:p w14:paraId="42FB625E" w14:textId="3F82F8D9" w:rsidR="009C7DDC" w:rsidRPr="009B04C6" w:rsidRDefault="00455858" w:rsidP="00F21283">
            <w:pPr>
              <w:pStyle w:val="Table-Text"/>
              <w:suppressAutoHyphens/>
              <w:rPr>
                <w:rFonts w:ascii="Arial" w:hAnsi="Arial" w:cs="Arial"/>
              </w:rPr>
            </w:pPr>
            <w:r>
              <w:rPr>
                <w:rFonts w:ascii="Arial" w:hAnsi="Arial" w:cs="Arial"/>
              </w:rPr>
              <w:t>Reviewed</w:t>
            </w:r>
          </w:p>
        </w:tc>
        <w:tc>
          <w:tcPr>
            <w:tcW w:w="945" w:type="dxa"/>
          </w:tcPr>
          <w:p w14:paraId="40F98AA9" w14:textId="77777777" w:rsidR="009C7DDC" w:rsidRPr="009B04C6" w:rsidRDefault="009C7DDC" w:rsidP="00F21283">
            <w:pPr>
              <w:pStyle w:val="Table-Text"/>
              <w:suppressAutoHyphens/>
              <w:rPr>
                <w:rFonts w:ascii="Arial" w:hAnsi="Arial" w:cs="Arial"/>
                <w:szCs w:val="16"/>
              </w:rPr>
            </w:pPr>
          </w:p>
        </w:tc>
        <w:tc>
          <w:tcPr>
            <w:tcW w:w="4590" w:type="dxa"/>
          </w:tcPr>
          <w:p w14:paraId="40495F6B" w14:textId="1E91607F" w:rsidR="009C7DDC" w:rsidRPr="009B04C6" w:rsidRDefault="00455858" w:rsidP="00F21283">
            <w:pPr>
              <w:pStyle w:val="Table-Text"/>
              <w:suppressAutoHyphens/>
              <w:rPr>
                <w:rFonts w:ascii="Arial" w:hAnsi="Arial" w:cs="Arial"/>
              </w:rPr>
            </w:pPr>
            <w:r>
              <w:rPr>
                <w:rFonts w:ascii="Arial" w:hAnsi="Arial" w:cs="Arial"/>
              </w:rPr>
              <w:t>Reviewed</w:t>
            </w:r>
          </w:p>
        </w:tc>
        <w:tc>
          <w:tcPr>
            <w:tcW w:w="1710" w:type="dxa"/>
          </w:tcPr>
          <w:p w14:paraId="59DE6688" w14:textId="4A2F9C70" w:rsidR="009C7DDC" w:rsidRPr="009B04C6" w:rsidRDefault="00455858" w:rsidP="00F21283">
            <w:pPr>
              <w:pStyle w:val="Table-Text"/>
              <w:suppressAutoHyphens/>
              <w:rPr>
                <w:rFonts w:ascii="Arial" w:hAnsi="Arial" w:cs="Arial"/>
              </w:rPr>
            </w:pPr>
            <w:r>
              <w:rPr>
                <w:rFonts w:ascii="Arial" w:hAnsi="Arial" w:cs="Arial"/>
              </w:rPr>
              <w:t>No</w:t>
            </w:r>
          </w:p>
        </w:tc>
      </w:tr>
      <w:tr w:rsidR="00455858" w:rsidRPr="009B04C6" w14:paraId="5F833C50" w14:textId="77777777" w:rsidTr="00F21283">
        <w:trPr>
          <w:cantSplit/>
          <w:trHeight w:val="70"/>
        </w:trPr>
        <w:tc>
          <w:tcPr>
            <w:tcW w:w="2126" w:type="dxa"/>
          </w:tcPr>
          <w:p w14:paraId="6056E59F" w14:textId="13338FA8" w:rsidR="00455858" w:rsidRPr="009B04C6" w:rsidRDefault="00455858" w:rsidP="00455858">
            <w:pPr>
              <w:pStyle w:val="Table-Text"/>
              <w:suppressAutoHyphens/>
              <w:rPr>
                <w:rFonts w:ascii="Arial" w:hAnsi="Arial" w:cs="Arial"/>
              </w:rPr>
            </w:pPr>
            <w:r w:rsidRPr="009B04C6">
              <w:rPr>
                <w:rFonts w:ascii="Arial" w:hAnsi="Arial" w:cs="Arial"/>
              </w:rPr>
              <w:t xml:space="preserve">Released </w:t>
            </w:r>
          </w:p>
        </w:tc>
        <w:tc>
          <w:tcPr>
            <w:tcW w:w="945" w:type="dxa"/>
          </w:tcPr>
          <w:p w14:paraId="00B3EEF0" w14:textId="77777777" w:rsidR="00455858" w:rsidRPr="009B04C6" w:rsidRDefault="00455858" w:rsidP="00455858">
            <w:pPr>
              <w:pStyle w:val="Table-Text"/>
              <w:suppressAutoHyphens/>
              <w:rPr>
                <w:rFonts w:ascii="Arial" w:hAnsi="Arial" w:cs="Arial"/>
                <w:szCs w:val="16"/>
              </w:rPr>
            </w:pPr>
          </w:p>
        </w:tc>
        <w:tc>
          <w:tcPr>
            <w:tcW w:w="4590" w:type="dxa"/>
          </w:tcPr>
          <w:p w14:paraId="11E22F6D" w14:textId="3C1AD1B6" w:rsidR="00455858" w:rsidRPr="009B04C6" w:rsidRDefault="00455858" w:rsidP="00455858">
            <w:pPr>
              <w:pStyle w:val="Table-Text"/>
              <w:suppressAutoHyphens/>
              <w:rPr>
                <w:rFonts w:ascii="Arial" w:hAnsi="Arial" w:cs="Arial"/>
              </w:rPr>
            </w:pPr>
            <w:r w:rsidRPr="009B04C6">
              <w:rPr>
                <w:rFonts w:ascii="Arial" w:hAnsi="Arial" w:cs="Arial"/>
              </w:rPr>
              <w:t>Released</w:t>
            </w:r>
          </w:p>
        </w:tc>
        <w:tc>
          <w:tcPr>
            <w:tcW w:w="1710" w:type="dxa"/>
          </w:tcPr>
          <w:p w14:paraId="2D4231F5" w14:textId="6BEBF700" w:rsidR="00455858" w:rsidRPr="009B04C6" w:rsidRDefault="00455858" w:rsidP="00455858">
            <w:pPr>
              <w:pStyle w:val="Table-Text"/>
              <w:suppressAutoHyphens/>
              <w:rPr>
                <w:rFonts w:ascii="Arial" w:hAnsi="Arial" w:cs="Arial"/>
              </w:rPr>
            </w:pPr>
            <w:r w:rsidRPr="009B04C6">
              <w:rPr>
                <w:rFonts w:ascii="Arial" w:hAnsi="Arial" w:cs="Arial"/>
              </w:rPr>
              <w:t>Yes</w:t>
            </w:r>
          </w:p>
        </w:tc>
      </w:tr>
      <w:tr w:rsidR="00455858" w:rsidRPr="009B04C6" w14:paraId="52612623" w14:textId="77777777" w:rsidTr="00F21283">
        <w:trPr>
          <w:cantSplit/>
          <w:trHeight w:val="70"/>
        </w:trPr>
        <w:tc>
          <w:tcPr>
            <w:tcW w:w="2126" w:type="dxa"/>
          </w:tcPr>
          <w:p w14:paraId="1DC4650B" w14:textId="0D42DDA0" w:rsidR="00455858" w:rsidRPr="009B04C6" w:rsidRDefault="00455858" w:rsidP="00455858">
            <w:pPr>
              <w:pStyle w:val="Table-Text"/>
              <w:suppressAutoHyphens/>
              <w:rPr>
                <w:rFonts w:ascii="Arial" w:hAnsi="Arial" w:cs="Arial"/>
              </w:rPr>
            </w:pPr>
            <w:r>
              <w:rPr>
                <w:rFonts w:ascii="Arial" w:hAnsi="Arial" w:cs="Arial"/>
              </w:rPr>
              <w:t>Expired</w:t>
            </w:r>
          </w:p>
        </w:tc>
        <w:tc>
          <w:tcPr>
            <w:tcW w:w="945" w:type="dxa"/>
          </w:tcPr>
          <w:p w14:paraId="126509CD" w14:textId="2DB027C8" w:rsidR="00455858" w:rsidRPr="009B04C6" w:rsidRDefault="00455858" w:rsidP="00455858">
            <w:pPr>
              <w:pStyle w:val="Table-Text"/>
              <w:suppressAutoHyphens/>
              <w:rPr>
                <w:rFonts w:ascii="Arial" w:hAnsi="Arial" w:cs="Arial"/>
                <w:szCs w:val="16"/>
              </w:rPr>
            </w:pPr>
          </w:p>
        </w:tc>
        <w:tc>
          <w:tcPr>
            <w:tcW w:w="4590" w:type="dxa"/>
          </w:tcPr>
          <w:p w14:paraId="4935B6CB" w14:textId="7EDDD419" w:rsidR="00455858" w:rsidRPr="009B04C6" w:rsidRDefault="00455858" w:rsidP="00455858">
            <w:pPr>
              <w:pStyle w:val="Table-Text"/>
              <w:suppressAutoHyphens/>
              <w:rPr>
                <w:rFonts w:ascii="Arial" w:hAnsi="Arial" w:cs="Arial"/>
              </w:rPr>
            </w:pPr>
            <w:r>
              <w:rPr>
                <w:rFonts w:ascii="Arial" w:hAnsi="Arial" w:cs="Arial"/>
              </w:rPr>
              <w:t>Released objects that are no longer used</w:t>
            </w:r>
          </w:p>
        </w:tc>
        <w:tc>
          <w:tcPr>
            <w:tcW w:w="1710" w:type="dxa"/>
          </w:tcPr>
          <w:p w14:paraId="2CB261DD" w14:textId="5610747A" w:rsidR="00455858" w:rsidRPr="009B04C6" w:rsidRDefault="00455858" w:rsidP="00455858">
            <w:pPr>
              <w:pStyle w:val="Table-Text"/>
              <w:suppressAutoHyphens/>
              <w:rPr>
                <w:rFonts w:ascii="Arial" w:hAnsi="Arial" w:cs="Arial"/>
              </w:rPr>
            </w:pPr>
            <w:r>
              <w:rPr>
                <w:rFonts w:ascii="Arial" w:hAnsi="Arial" w:cs="Arial"/>
              </w:rPr>
              <w:t>Yes</w:t>
            </w:r>
          </w:p>
        </w:tc>
      </w:tr>
    </w:tbl>
    <w:p w14:paraId="153E1D7E" w14:textId="77777777" w:rsidR="009C7DDC" w:rsidRPr="009B04C6" w:rsidRDefault="009C7DDC" w:rsidP="009C7DDC">
      <w:pPr>
        <w:suppressAutoHyphens/>
        <w:rPr>
          <w:rFonts w:ascii="Arial" w:hAnsi="Arial" w:cs="Arial"/>
        </w:rPr>
      </w:pPr>
    </w:p>
    <w:p w14:paraId="53DDD7C6" w14:textId="77777777" w:rsidR="009C7DDC" w:rsidRPr="009B04C6" w:rsidRDefault="009C7DDC" w:rsidP="00544E1F">
      <w:pPr>
        <w:pStyle w:val="Heading3"/>
      </w:pPr>
      <w:bookmarkStart w:id="446" w:name="_Toc440563044"/>
      <w:bookmarkStart w:id="447" w:name="_Toc17440667"/>
      <w:r w:rsidRPr="009B04C6">
        <w:t>Target Languages Statuses</w:t>
      </w:r>
      <w:bookmarkEnd w:id="446"/>
      <w:bookmarkEnd w:id="447"/>
    </w:p>
    <w:p w14:paraId="00AB978F" w14:textId="77777777" w:rsidR="009C7DDC" w:rsidRPr="009B04C6" w:rsidRDefault="009C7DDC" w:rsidP="009C7DDC">
      <w:pPr>
        <w:suppressAutoHyphens/>
        <w:rPr>
          <w:rFonts w:ascii="Arial" w:hAnsi="Arial" w:cs="Arial"/>
        </w:rPr>
      </w:pPr>
    </w:p>
    <w:tbl>
      <w:tblPr>
        <w:tblW w:w="93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945"/>
        <w:gridCol w:w="4590"/>
        <w:gridCol w:w="1710"/>
      </w:tblGrid>
      <w:tr w:rsidR="009C7DDC" w:rsidRPr="00BB198E" w14:paraId="17D5C9F9" w14:textId="77777777" w:rsidTr="00F21283">
        <w:trPr>
          <w:tblHeader/>
        </w:trPr>
        <w:tc>
          <w:tcPr>
            <w:tcW w:w="2126" w:type="dxa"/>
            <w:shd w:val="clear" w:color="auto" w:fill="E6E6E6"/>
          </w:tcPr>
          <w:p w14:paraId="51E1E725" w14:textId="77777777" w:rsidR="009C7DDC" w:rsidRPr="00BB198E" w:rsidRDefault="009C7DDC" w:rsidP="00F21283">
            <w:pPr>
              <w:pStyle w:val="Table-ColHead"/>
              <w:rPr>
                <w:rFonts w:cs="Arial"/>
                <w:sz w:val="16"/>
                <w:szCs w:val="16"/>
              </w:rPr>
            </w:pPr>
            <w:r w:rsidRPr="00BB198E">
              <w:rPr>
                <w:rFonts w:cs="Arial"/>
                <w:sz w:val="16"/>
                <w:szCs w:val="16"/>
              </w:rPr>
              <w:t>Element Name</w:t>
            </w:r>
          </w:p>
        </w:tc>
        <w:tc>
          <w:tcPr>
            <w:tcW w:w="7245" w:type="dxa"/>
            <w:gridSpan w:val="3"/>
            <w:shd w:val="clear" w:color="auto" w:fill="E6E6E6"/>
          </w:tcPr>
          <w:p w14:paraId="626D57FF" w14:textId="77777777" w:rsidR="009C7DDC" w:rsidRPr="00BB198E" w:rsidRDefault="009C7DDC" w:rsidP="00F21283">
            <w:pPr>
              <w:pStyle w:val="Table-ColHead"/>
              <w:rPr>
                <w:rFonts w:cs="Arial"/>
                <w:bCs/>
                <w:sz w:val="16"/>
                <w:szCs w:val="16"/>
              </w:rPr>
            </w:pPr>
            <w:r w:rsidRPr="00BB198E">
              <w:rPr>
                <w:rFonts w:cs="Arial"/>
                <w:bCs/>
                <w:sz w:val="16"/>
                <w:szCs w:val="16"/>
              </w:rPr>
              <w:t>DSTATUS</w:t>
            </w:r>
          </w:p>
        </w:tc>
      </w:tr>
      <w:tr w:rsidR="009C7DDC" w:rsidRPr="00BB198E" w14:paraId="799C8BBD" w14:textId="77777777" w:rsidTr="00F21283">
        <w:trPr>
          <w:tblHeader/>
        </w:trPr>
        <w:tc>
          <w:tcPr>
            <w:tcW w:w="2126" w:type="dxa"/>
            <w:shd w:val="clear" w:color="auto" w:fill="E6E6E6"/>
          </w:tcPr>
          <w:p w14:paraId="7FB2245A"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945" w:type="dxa"/>
            <w:shd w:val="clear" w:color="auto" w:fill="E6E6E6"/>
          </w:tcPr>
          <w:p w14:paraId="70299B29" w14:textId="77777777" w:rsidR="009C7DDC" w:rsidRPr="00BB198E" w:rsidRDefault="009C7DDC" w:rsidP="00F21283">
            <w:pPr>
              <w:pStyle w:val="Table-ColHead"/>
              <w:rPr>
                <w:rFonts w:cs="Arial"/>
                <w:sz w:val="16"/>
                <w:szCs w:val="16"/>
              </w:rPr>
            </w:pPr>
            <w:r w:rsidRPr="00BB198E">
              <w:rPr>
                <w:rFonts w:cs="Arial"/>
                <w:sz w:val="16"/>
                <w:szCs w:val="16"/>
              </w:rPr>
              <w:t>Default</w:t>
            </w:r>
          </w:p>
        </w:tc>
        <w:tc>
          <w:tcPr>
            <w:tcW w:w="4590" w:type="dxa"/>
            <w:shd w:val="clear" w:color="auto" w:fill="E6E6E6"/>
          </w:tcPr>
          <w:p w14:paraId="07326783"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710" w:type="dxa"/>
            <w:shd w:val="clear" w:color="auto" w:fill="E6E6E6"/>
          </w:tcPr>
          <w:p w14:paraId="33B9CA8E" w14:textId="77777777" w:rsidR="009C7DDC" w:rsidRPr="00BB198E" w:rsidRDefault="009C7DDC" w:rsidP="00F21283">
            <w:pPr>
              <w:pStyle w:val="Table-ColHead"/>
              <w:rPr>
                <w:rFonts w:cs="Arial"/>
                <w:sz w:val="16"/>
                <w:szCs w:val="16"/>
              </w:rPr>
            </w:pPr>
            <w:r w:rsidRPr="00BB198E">
              <w:rPr>
                <w:rFonts w:cs="Arial"/>
                <w:sz w:val="16"/>
                <w:szCs w:val="16"/>
              </w:rPr>
              <w:t>Released?</w:t>
            </w:r>
          </w:p>
        </w:tc>
      </w:tr>
      <w:tr w:rsidR="009C7DDC" w:rsidRPr="009B04C6" w14:paraId="4C7EFFBB" w14:textId="77777777" w:rsidTr="00F21283">
        <w:trPr>
          <w:cantSplit/>
        </w:trPr>
        <w:tc>
          <w:tcPr>
            <w:tcW w:w="2126" w:type="dxa"/>
          </w:tcPr>
          <w:p w14:paraId="05A9CFEB" w14:textId="77777777" w:rsidR="009C7DDC" w:rsidRPr="009B04C6" w:rsidRDefault="009C7DDC" w:rsidP="00F21283">
            <w:pPr>
              <w:pStyle w:val="Table-Text"/>
              <w:suppressAutoHyphens/>
              <w:rPr>
                <w:rFonts w:ascii="Arial" w:hAnsi="Arial" w:cs="Arial"/>
              </w:rPr>
            </w:pPr>
            <w:r w:rsidRPr="009B04C6">
              <w:rPr>
                <w:rFonts w:ascii="Arial" w:hAnsi="Arial" w:cs="Arial"/>
              </w:rPr>
              <w:t>To be translated</w:t>
            </w:r>
          </w:p>
        </w:tc>
        <w:tc>
          <w:tcPr>
            <w:tcW w:w="945" w:type="dxa"/>
            <w:vAlign w:val="center"/>
          </w:tcPr>
          <w:p w14:paraId="5E9A2065" w14:textId="77777777" w:rsidR="009C7DDC" w:rsidRPr="009B04C6" w:rsidRDefault="009C7DDC" w:rsidP="00F21283">
            <w:pPr>
              <w:pStyle w:val="Table-Text"/>
              <w:suppressAutoHyphens/>
              <w:jc w:val="center"/>
              <w:rPr>
                <w:rFonts w:ascii="Arial" w:hAnsi="Arial" w:cs="Arial"/>
              </w:rPr>
            </w:pPr>
            <w:r w:rsidRPr="009B04C6">
              <w:rPr>
                <w:rFonts w:ascii="Arial" w:hAnsi="Arial" w:cs="Arial"/>
              </w:rPr>
              <w:t>X</w:t>
            </w:r>
          </w:p>
        </w:tc>
        <w:tc>
          <w:tcPr>
            <w:tcW w:w="4590" w:type="dxa"/>
          </w:tcPr>
          <w:p w14:paraId="59D99B1B" w14:textId="77777777" w:rsidR="009C7DDC" w:rsidRPr="009B04C6" w:rsidRDefault="009C7DDC" w:rsidP="00F21283">
            <w:pPr>
              <w:pStyle w:val="Table-Text"/>
              <w:suppressAutoHyphens/>
              <w:rPr>
                <w:rFonts w:ascii="Arial" w:hAnsi="Arial" w:cs="Arial"/>
              </w:rPr>
            </w:pPr>
            <w:r w:rsidRPr="009B04C6">
              <w:rPr>
                <w:rFonts w:ascii="Arial" w:hAnsi="Arial" w:cs="Arial"/>
              </w:rPr>
              <w:t>Initial status after the target language objects was created.</w:t>
            </w:r>
          </w:p>
        </w:tc>
        <w:tc>
          <w:tcPr>
            <w:tcW w:w="1710" w:type="dxa"/>
          </w:tcPr>
          <w:p w14:paraId="0C20418A" w14:textId="77777777" w:rsidR="009C7DDC" w:rsidRPr="009B04C6" w:rsidRDefault="009C7DDC" w:rsidP="00F21283">
            <w:pPr>
              <w:pStyle w:val="Table-Text"/>
              <w:suppressAutoHyphens/>
              <w:rPr>
                <w:rFonts w:ascii="Arial" w:hAnsi="Arial" w:cs="Arial"/>
              </w:rPr>
            </w:pPr>
            <w:r w:rsidRPr="009B04C6">
              <w:rPr>
                <w:rFonts w:ascii="Arial" w:hAnsi="Arial" w:cs="Arial"/>
              </w:rPr>
              <w:t>No</w:t>
            </w:r>
          </w:p>
        </w:tc>
      </w:tr>
      <w:tr w:rsidR="009C7DDC" w:rsidRPr="009B04C6" w14:paraId="59EE2706" w14:textId="77777777" w:rsidTr="00F21283">
        <w:trPr>
          <w:cantSplit/>
        </w:trPr>
        <w:tc>
          <w:tcPr>
            <w:tcW w:w="2126" w:type="dxa"/>
          </w:tcPr>
          <w:p w14:paraId="3F259667" w14:textId="77777777" w:rsidR="009C7DDC" w:rsidRPr="009B04C6" w:rsidRDefault="009C7DDC" w:rsidP="00F21283">
            <w:pPr>
              <w:pStyle w:val="Table-Text"/>
              <w:suppressAutoHyphens/>
              <w:rPr>
                <w:rFonts w:ascii="Arial" w:hAnsi="Arial" w:cs="Arial"/>
              </w:rPr>
            </w:pPr>
            <w:r w:rsidRPr="009B04C6">
              <w:rPr>
                <w:rFonts w:ascii="Arial" w:hAnsi="Arial" w:cs="Arial"/>
              </w:rPr>
              <w:t>In translation</w:t>
            </w:r>
          </w:p>
        </w:tc>
        <w:tc>
          <w:tcPr>
            <w:tcW w:w="945" w:type="dxa"/>
            <w:vAlign w:val="center"/>
          </w:tcPr>
          <w:p w14:paraId="2007D5B8" w14:textId="77777777" w:rsidR="009C7DDC" w:rsidRPr="009B04C6" w:rsidRDefault="009C7DDC" w:rsidP="00F21283">
            <w:pPr>
              <w:pStyle w:val="Table-Text"/>
              <w:suppressAutoHyphens/>
              <w:jc w:val="center"/>
              <w:rPr>
                <w:rFonts w:ascii="Arial" w:hAnsi="Arial" w:cs="Arial"/>
              </w:rPr>
            </w:pPr>
          </w:p>
        </w:tc>
        <w:tc>
          <w:tcPr>
            <w:tcW w:w="4590" w:type="dxa"/>
          </w:tcPr>
          <w:p w14:paraId="679EC7B0" w14:textId="7BB21778" w:rsidR="009C7DDC" w:rsidRPr="009B04C6" w:rsidRDefault="009C7DDC" w:rsidP="00F21283">
            <w:pPr>
              <w:pStyle w:val="Table-Text"/>
              <w:suppressAutoHyphens/>
              <w:rPr>
                <w:rFonts w:ascii="Arial" w:hAnsi="Arial" w:cs="Arial"/>
              </w:rPr>
            </w:pPr>
            <w:r w:rsidRPr="009B04C6">
              <w:rPr>
                <w:rFonts w:ascii="Arial" w:hAnsi="Arial" w:cs="Arial"/>
              </w:rPr>
              <w:t xml:space="preserve">Status indicating the object is being translated outside of </w:t>
            </w:r>
            <w:r>
              <w:rPr>
                <w:rFonts w:ascii="Arial" w:hAnsi="Arial" w:cs="Arial"/>
              </w:rPr>
              <w:t xml:space="preserve">SDL </w:t>
            </w:r>
            <w:proofErr w:type="spellStart"/>
            <w:r w:rsidR="00641024">
              <w:rPr>
                <w:rFonts w:ascii="Arial" w:hAnsi="Arial" w:cs="Arial"/>
              </w:rPr>
              <w:t>Tridion</w:t>
            </w:r>
            <w:proofErr w:type="spellEnd"/>
            <w:r w:rsidR="00641024">
              <w:rPr>
                <w:rFonts w:ascii="Arial" w:hAnsi="Arial" w:cs="Arial"/>
              </w:rPr>
              <w:t xml:space="preserve"> Docs</w:t>
            </w:r>
            <w:r>
              <w:rPr>
                <w:rFonts w:ascii="Arial" w:hAnsi="Arial" w:cs="Arial"/>
              </w:rPr>
              <w:t xml:space="preserve"> Content Manager</w:t>
            </w:r>
          </w:p>
        </w:tc>
        <w:tc>
          <w:tcPr>
            <w:tcW w:w="1710" w:type="dxa"/>
          </w:tcPr>
          <w:p w14:paraId="515F8E97" w14:textId="77777777" w:rsidR="009C7DDC" w:rsidRPr="009B04C6" w:rsidRDefault="009C7DDC" w:rsidP="00F21283">
            <w:pPr>
              <w:pStyle w:val="Table-Text"/>
              <w:suppressAutoHyphens/>
              <w:rPr>
                <w:rFonts w:ascii="Arial" w:hAnsi="Arial" w:cs="Arial"/>
              </w:rPr>
            </w:pPr>
            <w:r w:rsidRPr="009B04C6">
              <w:rPr>
                <w:rFonts w:ascii="Arial" w:hAnsi="Arial" w:cs="Arial"/>
              </w:rPr>
              <w:t>No</w:t>
            </w:r>
          </w:p>
        </w:tc>
      </w:tr>
      <w:tr w:rsidR="00106BA6" w:rsidRPr="009B04C6" w14:paraId="73160CAB" w14:textId="77777777" w:rsidTr="00F21283">
        <w:trPr>
          <w:cantSplit/>
        </w:trPr>
        <w:tc>
          <w:tcPr>
            <w:tcW w:w="2126" w:type="dxa"/>
          </w:tcPr>
          <w:p w14:paraId="7CE302F7" w14:textId="2FF0EC37" w:rsidR="00106BA6" w:rsidRPr="009B04C6" w:rsidRDefault="00106BA6" w:rsidP="00F21283">
            <w:pPr>
              <w:pStyle w:val="Table-Text"/>
              <w:suppressAutoHyphens/>
              <w:rPr>
                <w:rFonts w:ascii="Arial" w:hAnsi="Arial" w:cs="Arial"/>
              </w:rPr>
            </w:pPr>
            <w:r>
              <w:rPr>
                <w:rFonts w:ascii="Arial" w:hAnsi="Arial" w:cs="Arial"/>
              </w:rPr>
              <w:t>Translation in review</w:t>
            </w:r>
          </w:p>
        </w:tc>
        <w:tc>
          <w:tcPr>
            <w:tcW w:w="945" w:type="dxa"/>
            <w:vAlign w:val="center"/>
          </w:tcPr>
          <w:p w14:paraId="2BF5BB89" w14:textId="77777777" w:rsidR="00106BA6" w:rsidRPr="009B04C6" w:rsidRDefault="00106BA6" w:rsidP="00F21283">
            <w:pPr>
              <w:pStyle w:val="Table-Text"/>
              <w:suppressAutoHyphens/>
              <w:jc w:val="center"/>
              <w:rPr>
                <w:rFonts w:ascii="Arial" w:hAnsi="Arial" w:cs="Arial"/>
              </w:rPr>
            </w:pPr>
          </w:p>
        </w:tc>
        <w:tc>
          <w:tcPr>
            <w:tcW w:w="4590" w:type="dxa"/>
          </w:tcPr>
          <w:p w14:paraId="0D284FB6" w14:textId="48637E4F" w:rsidR="00106BA6" w:rsidRPr="009B04C6" w:rsidRDefault="00106BA6" w:rsidP="00F21283">
            <w:pPr>
              <w:pStyle w:val="Table-Text"/>
              <w:suppressAutoHyphens/>
              <w:rPr>
                <w:rFonts w:ascii="Arial" w:hAnsi="Arial" w:cs="Arial"/>
              </w:rPr>
            </w:pPr>
            <w:r>
              <w:rPr>
                <w:rFonts w:ascii="Arial" w:hAnsi="Arial" w:cs="Arial"/>
              </w:rPr>
              <w:t>The translation is currently being reviewed.</w:t>
            </w:r>
          </w:p>
        </w:tc>
        <w:tc>
          <w:tcPr>
            <w:tcW w:w="1710" w:type="dxa"/>
          </w:tcPr>
          <w:p w14:paraId="5E86C3E5" w14:textId="027B1F11" w:rsidR="00106BA6" w:rsidRPr="009B04C6" w:rsidRDefault="00106BA6" w:rsidP="00F21283">
            <w:pPr>
              <w:pStyle w:val="Table-Text"/>
              <w:suppressAutoHyphens/>
              <w:rPr>
                <w:rFonts w:ascii="Arial" w:hAnsi="Arial" w:cs="Arial"/>
              </w:rPr>
            </w:pPr>
            <w:r>
              <w:rPr>
                <w:rFonts w:ascii="Arial" w:hAnsi="Arial" w:cs="Arial"/>
              </w:rPr>
              <w:t>No</w:t>
            </w:r>
          </w:p>
        </w:tc>
      </w:tr>
      <w:tr w:rsidR="00106BA6" w:rsidRPr="009B04C6" w14:paraId="09B99280" w14:textId="77777777" w:rsidTr="00D95884">
        <w:trPr>
          <w:cantSplit/>
        </w:trPr>
        <w:tc>
          <w:tcPr>
            <w:tcW w:w="2126" w:type="dxa"/>
          </w:tcPr>
          <w:p w14:paraId="50258AF1" w14:textId="77777777" w:rsidR="00106BA6" w:rsidRPr="009B04C6" w:rsidRDefault="00106BA6" w:rsidP="00D95884">
            <w:pPr>
              <w:pStyle w:val="Table-Text"/>
              <w:suppressAutoHyphens/>
              <w:rPr>
                <w:rFonts w:ascii="Arial" w:hAnsi="Arial" w:cs="Arial"/>
                <w:szCs w:val="16"/>
              </w:rPr>
            </w:pPr>
            <w:r>
              <w:rPr>
                <w:rFonts w:ascii="Arial" w:hAnsi="Arial" w:cs="Arial"/>
                <w:szCs w:val="16"/>
              </w:rPr>
              <w:t>Translation rejected</w:t>
            </w:r>
          </w:p>
        </w:tc>
        <w:tc>
          <w:tcPr>
            <w:tcW w:w="945" w:type="dxa"/>
          </w:tcPr>
          <w:p w14:paraId="4B502826" w14:textId="77777777" w:rsidR="00106BA6" w:rsidRPr="009B04C6" w:rsidRDefault="00106BA6" w:rsidP="00D95884">
            <w:pPr>
              <w:pStyle w:val="Table-Text"/>
              <w:suppressAutoHyphens/>
              <w:rPr>
                <w:rFonts w:ascii="Arial" w:hAnsi="Arial" w:cs="Arial"/>
                <w:szCs w:val="16"/>
              </w:rPr>
            </w:pPr>
          </w:p>
        </w:tc>
        <w:tc>
          <w:tcPr>
            <w:tcW w:w="4590" w:type="dxa"/>
          </w:tcPr>
          <w:p w14:paraId="5D212985" w14:textId="77777777" w:rsidR="00106BA6" w:rsidRPr="009B04C6" w:rsidRDefault="00106BA6" w:rsidP="00D95884">
            <w:pPr>
              <w:pStyle w:val="Table-Text"/>
              <w:suppressAutoHyphens/>
              <w:rPr>
                <w:rFonts w:ascii="Arial" w:hAnsi="Arial" w:cs="Arial"/>
                <w:szCs w:val="16"/>
              </w:rPr>
            </w:pPr>
            <w:r>
              <w:rPr>
                <w:rFonts w:ascii="Arial" w:hAnsi="Arial" w:cs="Arial"/>
                <w:szCs w:val="16"/>
              </w:rPr>
              <w:t>The translation has been rejected and need to be re-visited</w:t>
            </w:r>
          </w:p>
        </w:tc>
        <w:tc>
          <w:tcPr>
            <w:tcW w:w="1710" w:type="dxa"/>
          </w:tcPr>
          <w:p w14:paraId="5C42CCD9" w14:textId="77777777" w:rsidR="00106BA6" w:rsidRPr="009B04C6" w:rsidRDefault="00106BA6" w:rsidP="00D95884">
            <w:pPr>
              <w:pStyle w:val="Table-Text"/>
              <w:suppressAutoHyphens/>
              <w:rPr>
                <w:rFonts w:ascii="Arial" w:hAnsi="Arial" w:cs="Arial"/>
                <w:szCs w:val="16"/>
              </w:rPr>
            </w:pPr>
            <w:r>
              <w:rPr>
                <w:rFonts w:ascii="Arial" w:hAnsi="Arial" w:cs="Arial"/>
                <w:szCs w:val="16"/>
              </w:rPr>
              <w:t>No</w:t>
            </w:r>
          </w:p>
        </w:tc>
      </w:tr>
      <w:tr w:rsidR="00D07ED5" w:rsidRPr="009B04C6" w14:paraId="53B70352" w14:textId="77777777" w:rsidTr="00D95884">
        <w:trPr>
          <w:cantSplit/>
        </w:trPr>
        <w:tc>
          <w:tcPr>
            <w:tcW w:w="2126" w:type="dxa"/>
          </w:tcPr>
          <w:p w14:paraId="7E997010" w14:textId="2F0741D3" w:rsidR="00D07ED5" w:rsidRDefault="00D07ED5" w:rsidP="00D95884">
            <w:pPr>
              <w:pStyle w:val="Table-Text"/>
              <w:suppressAutoHyphens/>
              <w:rPr>
                <w:rFonts w:ascii="Arial" w:hAnsi="Arial" w:cs="Arial"/>
                <w:szCs w:val="16"/>
              </w:rPr>
            </w:pPr>
            <w:r>
              <w:rPr>
                <w:rFonts w:ascii="Arial" w:hAnsi="Arial" w:cs="Arial"/>
                <w:szCs w:val="16"/>
              </w:rPr>
              <w:t>Translation approved</w:t>
            </w:r>
          </w:p>
        </w:tc>
        <w:tc>
          <w:tcPr>
            <w:tcW w:w="945" w:type="dxa"/>
          </w:tcPr>
          <w:p w14:paraId="5F6D0DB2" w14:textId="77777777" w:rsidR="00D07ED5" w:rsidRPr="009B04C6" w:rsidRDefault="00D07ED5" w:rsidP="00D95884">
            <w:pPr>
              <w:pStyle w:val="Table-Text"/>
              <w:suppressAutoHyphens/>
              <w:rPr>
                <w:rFonts w:ascii="Arial" w:hAnsi="Arial" w:cs="Arial"/>
                <w:szCs w:val="16"/>
              </w:rPr>
            </w:pPr>
          </w:p>
        </w:tc>
        <w:tc>
          <w:tcPr>
            <w:tcW w:w="4590" w:type="dxa"/>
          </w:tcPr>
          <w:p w14:paraId="75B3577A" w14:textId="565127C9" w:rsidR="00D07ED5" w:rsidRDefault="00D07ED5" w:rsidP="00D95884">
            <w:pPr>
              <w:pStyle w:val="Table-Text"/>
              <w:suppressAutoHyphens/>
              <w:rPr>
                <w:rFonts w:ascii="Arial" w:hAnsi="Arial" w:cs="Arial"/>
                <w:szCs w:val="16"/>
              </w:rPr>
            </w:pPr>
            <w:r>
              <w:rPr>
                <w:rFonts w:ascii="Arial" w:hAnsi="Arial" w:cs="Arial"/>
                <w:szCs w:val="16"/>
              </w:rPr>
              <w:t>The translation has been approved for release</w:t>
            </w:r>
          </w:p>
        </w:tc>
        <w:tc>
          <w:tcPr>
            <w:tcW w:w="1710" w:type="dxa"/>
          </w:tcPr>
          <w:p w14:paraId="7C2FE026" w14:textId="4474F7BF" w:rsidR="00D07ED5" w:rsidRDefault="00D07ED5" w:rsidP="00D95884">
            <w:pPr>
              <w:pStyle w:val="Table-Text"/>
              <w:suppressAutoHyphens/>
              <w:rPr>
                <w:rFonts w:ascii="Arial" w:hAnsi="Arial" w:cs="Arial"/>
                <w:szCs w:val="16"/>
              </w:rPr>
            </w:pPr>
            <w:r>
              <w:rPr>
                <w:rFonts w:ascii="Arial" w:hAnsi="Arial" w:cs="Arial"/>
                <w:szCs w:val="16"/>
              </w:rPr>
              <w:t>No</w:t>
            </w:r>
          </w:p>
        </w:tc>
      </w:tr>
      <w:tr w:rsidR="009C7DDC" w:rsidRPr="009B04C6" w14:paraId="450A0F69" w14:textId="77777777" w:rsidTr="00F21283">
        <w:trPr>
          <w:cantSplit/>
        </w:trPr>
        <w:tc>
          <w:tcPr>
            <w:tcW w:w="2126" w:type="dxa"/>
          </w:tcPr>
          <w:p w14:paraId="205BE7CD" w14:textId="77777777" w:rsidR="009C7DDC" w:rsidRPr="009B04C6" w:rsidRDefault="009C7DDC" w:rsidP="00F21283">
            <w:pPr>
              <w:pStyle w:val="Table-Text"/>
              <w:suppressAutoHyphens/>
              <w:rPr>
                <w:rFonts w:ascii="Arial" w:hAnsi="Arial" w:cs="Arial"/>
              </w:rPr>
            </w:pPr>
            <w:r w:rsidRPr="009B04C6">
              <w:rPr>
                <w:rFonts w:ascii="Arial" w:hAnsi="Arial" w:cs="Arial"/>
              </w:rPr>
              <w:t>Translated</w:t>
            </w:r>
          </w:p>
        </w:tc>
        <w:tc>
          <w:tcPr>
            <w:tcW w:w="945" w:type="dxa"/>
            <w:vAlign w:val="center"/>
          </w:tcPr>
          <w:p w14:paraId="00D8560E" w14:textId="77777777" w:rsidR="009C7DDC" w:rsidRPr="009B04C6" w:rsidRDefault="009C7DDC" w:rsidP="00F21283">
            <w:pPr>
              <w:pStyle w:val="Table-Text"/>
              <w:suppressAutoHyphens/>
              <w:jc w:val="center"/>
              <w:rPr>
                <w:rFonts w:ascii="Arial" w:hAnsi="Arial" w:cs="Arial"/>
              </w:rPr>
            </w:pPr>
          </w:p>
        </w:tc>
        <w:tc>
          <w:tcPr>
            <w:tcW w:w="4590" w:type="dxa"/>
          </w:tcPr>
          <w:p w14:paraId="0669FB81" w14:textId="77777777" w:rsidR="009C7DDC" w:rsidRPr="009B04C6" w:rsidRDefault="009C7DDC" w:rsidP="00F21283">
            <w:pPr>
              <w:pStyle w:val="Table-Text"/>
              <w:suppressAutoHyphens/>
              <w:rPr>
                <w:rFonts w:ascii="Arial" w:hAnsi="Arial" w:cs="Arial"/>
              </w:rPr>
            </w:pPr>
            <w:r w:rsidRPr="009B04C6">
              <w:rPr>
                <w:rFonts w:ascii="Arial" w:hAnsi="Arial" w:cs="Arial"/>
              </w:rPr>
              <w:t>The object was translated but not released yet. It is still possible to update the object.</w:t>
            </w:r>
          </w:p>
        </w:tc>
        <w:tc>
          <w:tcPr>
            <w:tcW w:w="1710" w:type="dxa"/>
          </w:tcPr>
          <w:p w14:paraId="2AE241FB" w14:textId="77777777" w:rsidR="009C7DDC" w:rsidRPr="009B04C6" w:rsidRDefault="009C7DDC" w:rsidP="00F21283">
            <w:pPr>
              <w:pStyle w:val="Table-Text"/>
              <w:suppressAutoHyphens/>
              <w:rPr>
                <w:rFonts w:ascii="Arial" w:hAnsi="Arial" w:cs="Arial"/>
              </w:rPr>
            </w:pPr>
            <w:r w:rsidRPr="009B04C6">
              <w:rPr>
                <w:rFonts w:ascii="Arial" w:hAnsi="Arial" w:cs="Arial"/>
              </w:rPr>
              <w:t>No</w:t>
            </w:r>
          </w:p>
        </w:tc>
      </w:tr>
      <w:tr w:rsidR="009C7DDC" w:rsidRPr="009B04C6" w14:paraId="0C83586C" w14:textId="77777777" w:rsidTr="00F21283">
        <w:trPr>
          <w:cantSplit/>
        </w:trPr>
        <w:tc>
          <w:tcPr>
            <w:tcW w:w="2126" w:type="dxa"/>
          </w:tcPr>
          <w:p w14:paraId="15C1A677"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Released</w:t>
            </w:r>
          </w:p>
        </w:tc>
        <w:tc>
          <w:tcPr>
            <w:tcW w:w="945" w:type="dxa"/>
          </w:tcPr>
          <w:p w14:paraId="411BE3BE" w14:textId="77777777" w:rsidR="009C7DDC" w:rsidRPr="009B04C6" w:rsidRDefault="009C7DDC" w:rsidP="00F21283">
            <w:pPr>
              <w:pStyle w:val="Table-Text"/>
              <w:suppressAutoHyphens/>
              <w:rPr>
                <w:rFonts w:ascii="Arial" w:hAnsi="Arial" w:cs="Arial"/>
                <w:szCs w:val="16"/>
              </w:rPr>
            </w:pPr>
          </w:p>
        </w:tc>
        <w:tc>
          <w:tcPr>
            <w:tcW w:w="4590" w:type="dxa"/>
          </w:tcPr>
          <w:p w14:paraId="65FCD8EC"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The translated object has been approved and released.</w:t>
            </w:r>
          </w:p>
        </w:tc>
        <w:tc>
          <w:tcPr>
            <w:tcW w:w="1710" w:type="dxa"/>
          </w:tcPr>
          <w:p w14:paraId="301ABAF7"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Yes</w:t>
            </w:r>
          </w:p>
        </w:tc>
      </w:tr>
    </w:tbl>
    <w:p w14:paraId="6E1D9DC6" w14:textId="77777777" w:rsidR="009C7DDC" w:rsidRPr="009B04C6" w:rsidRDefault="009C7DDC" w:rsidP="009C7DDC">
      <w:pPr>
        <w:suppressAutoHyphens/>
        <w:ind w:right="-720"/>
        <w:rPr>
          <w:rFonts w:ascii="Arial" w:hAnsi="Arial" w:cs="Arial"/>
        </w:rPr>
      </w:pPr>
    </w:p>
    <w:p w14:paraId="4277BFCA" w14:textId="77777777" w:rsidR="009C7DDC" w:rsidRPr="009B04C6" w:rsidRDefault="009C7DDC" w:rsidP="00544E1F">
      <w:pPr>
        <w:pStyle w:val="Heading3"/>
      </w:pPr>
      <w:bookmarkStart w:id="448" w:name="_Toc440563045"/>
      <w:bookmarkStart w:id="449" w:name="_Toc17440668"/>
      <w:r w:rsidRPr="009B04C6">
        <w:t xml:space="preserve">Publication </w:t>
      </w:r>
      <w:r w:rsidRPr="00544E1F">
        <w:t>Statuses</w:t>
      </w:r>
      <w:r w:rsidRPr="009B04C6">
        <w:t xml:space="preserve"> (fixed)</w:t>
      </w:r>
      <w:bookmarkEnd w:id="448"/>
      <w:bookmarkEnd w:id="449"/>
    </w:p>
    <w:p w14:paraId="07058FF0" w14:textId="77777777" w:rsidR="009C7DDC" w:rsidRPr="009B04C6" w:rsidRDefault="009C7DDC" w:rsidP="009C7DDC">
      <w:pPr>
        <w:suppressAutoHyphens/>
        <w:rPr>
          <w:rFonts w:ascii="Arial" w:hAnsi="Arial" w:cs="Arial"/>
        </w:rPr>
      </w:pPr>
    </w:p>
    <w:tbl>
      <w:tblPr>
        <w:tblW w:w="93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922"/>
        <w:gridCol w:w="4613"/>
        <w:gridCol w:w="1710"/>
      </w:tblGrid>
      <w:tr w:rsidR="009C7DDC" w:rsidRPr="00BB198E" w14:paraId="0BA2ED2B" w14:textId="77777777" w:rsidTr="00F21283">
        <w:trPr>
          <w:tblHeader/>
        </w:trPr>
        <w:tc>
          <w:tcPr>
            <w:tcW w:w="2126" w:type="dxa"/>
            <w:shd w:val="clear" w:color="auto" w:fill="E6E6E6"/>
          </w:tcPr>
          <w:p w14:paraId="7B6FAA2C" w14:textId="77777777" w:rsidR="009C7DDC" w:rsidRPr="00BB198E" w:rsidRDefault="009C7DDC" w:rsidP="00F21283">
            <w:pPr>
              <w:pStyle w:val="Table-ColHead"/>
              <w:rPr>
                <w:rFonts w:cs="Arial"/>
                <w:sz w:val="16"/>
                <w:szCs w:val="16"/>
              </w:rPr>
            </w:pPr>
            <w:r w:rsidRPr="00BB198E">
              <w:rPr>
                <w:rFonts w:cs="Arial"/>
                <w:sz w:val="16"/>
                <w:szCs w:val="16"/>
              </w:rPr>
              <w:t>Element Name</w:t>
            </w:r>
          </w:p>
        </w:tc>
        <w:tc>
          <w:tcPr>
            <w:tcW w:w="7245" w:type="dxa"/>
            <w:gridSpan w:val="3"/>
            <w:shd w:val="clear" w:color="auto" w:fill="E6E6E6"/>
          </w:tcPr>
          <w:p w14:paraId="05E05ED6" w14:textId="77777777" w:rsidR="009C7DDC" w:rsidRPr="00BB198E" w:rsidRDefault="009C7DDC" w:rsidP="00F21283">
            <w:pPr>
              <w:pStyle w:val="Table-ColHead"/>
              <w:rPr>
                <w:rFonts w:cs="Arial"/>
                <w:bCs/>
                <w:sz w:val="16"/>
                <w:szCs w:val="16"/>
              </w:rPr>
            </w:pPr>
            <w:r w:rsidRPr="00BB198E">
              <w:rPr>
                <w:rFonts w:cs="Arial"/>
                <w:bCs/>
                <w:sz w:val="16"/>
                <w:szCs w:val="16"/>
              </w:rPr>
              <w:t>DPUBSTATUS</w:t>
            </w:r>
          </w:p>
        </w:tc>
      </w:tr>
      <w:tr w:rsidR="009C7DDC" w:rsidRPr="00BB198E" w14:paraId="3A5FA36B" w14:textId="77777777" w:rsidTr="00FB55B1">
        <w:trPr>
          <w:tblHeader/>
        </w:trPr>
        <w:tc>
          <w:tcPr>
            <w:tcW w:w="2126" w:type="dxa"/>
            <w:shd w:val="clear" w:color="auto" w:fill="E6E6E6"/>
          </w:tcPr>
          <w:p w14:paraId="047151A8" w14:textId="77777777" w:rsidR="009C7DDC" w:rsidRPr="00BB198E" w:rsidRDefault="009C7DDC" w:rsidP="00F21283">
            <w:pPr>
              <w:pStyle w:val="Table-ColHead"/>
              <w:rPr>
                <w:rFonts w:cs="Arial"/>
                <w:sz w:val="16"/>
                <w:szCs w:val="16"/>
              </w:rPr>
            </w:pPr>
            <w:r w:rsidRPr="00BB198E">
              <w:rPr>
                <w:rFonts w:cs="Arial"/>
                <w:sz w:val="16"/>
                <w:szCs w:val="16"/>
              </w:rPr>
              <w:t>Values</w:t>
            </w:r>
          </w:p>
        </w:tc>
        <w:tc>
          <w:tcPr>
            <w:tcW w:w="922" w:type="dxa"/>
            <w:shd w:val="clear" w:color="auto" w:fill="E6E6E6"/>
          </w:tcPr>
          <w:p w14:paraId="0A565501" w14:textId="77777777" w:rsidR="009C7DDC" w:rsidRPr="00BB198E" w:rsidRDefault="009C7DDC" w:rsidP="00F21283">
            <w:pPr>
              <w:pStyle w:val="Table-ColHead"/>
              <w:rPr>
                <w:rFonts w:cs="Arial"/>
                <w:sz w:val="16"/>
                <w:szCs w:val="16"/>
              </w:rPr>
            </w:pPr>
            <w:r w:rsidRPr="00BB198E">
              <w:rPr>
                <w:rFonts w:cs="Arial"/>
                <w:sz w:val="16"/>
                <w:szCs w:val="16"/>
              </w:rPr>
              <w:t>Default</w:t>
            </w:r>
          </w:p>
        </w:tc>
        <w:tc>
          <w:tcPr>
            <w:tcW w:w="4613" w:type="dxa"/>
            <w:shd w:val="clear" w:color="auto" w:fill="E6E6E6"/>
          </w:tcPr>
          <w:p w14:paraId="2D07B8F8" w14:textId="77777777" w:rsidR="009C7DDC" w:rsidRPr="00BB198E" w:rsidRDefault="009C7DDC" w:rsidP="00F21283">
            <w:pPr>
              <w:pStyle w:val="Table-ColHead"/>
              <w:rPr>
                <w:rFonts w:cs="Arial"/>
                <w:sz w:val="16"/>
                <w:szCs w:val="16"/>
              </w:rPr>
            </w:pPr>
            <w:r w:rsidRPr="00BB198E">
              <w:rPr>
                <w:rFonts w:cs="Arial"/>
                <w:sz w:val="16"/>
                <w:szCs w:val="16"/>
              </w:rPr>
              <w:t>Description</w:t>
            </w:r>
          </w:p>
        </w:tc>
        <w:tc>
          <w:tcPr>
            <w:tcW w:w="1710" w:type="dxa"/>
            <w:shd w:val="clear" w:color="auto" w:fill="E6E6E6"/>
          </w:tcPr>
          <w:p w14:paraId="1C4FBF03" w14:textId="77777777" w:rsidR="009C7DDC" w:rsidRPr="00BB198E" w:rsidRDefault="009C7DDC" w:rsidP="00F21283">
            <w:pPr>
              <w:pStyle w:val="Table-ColHead"/>
              <w:rPr>
                <w:rFonts w:cs="Arial"/>
                <w:sz w:val="16"/>
                <w:szCs w:val="16"/>
              </w:rPr>
            </w:pPr>
            <w:r w:rsidRPr="00BB198E">
              <w:rPr>
                <w:rFonts w:cs="Arial"/>
                <w:sz w:val="16"/>
                <w:szCs w:val="16"/>
              </w:rPr>
              <w:t>Released?</w:t>
            </w:r>
          </w:p>
        </w:tc>
      </w:tr>
      <w:tr w:rsidR="001D1E8B" w:rsidRPr="009B04C6" w14:paraId="14C4DE4F" w14:textId="77777777" w:rsidTr="00FB55B1">
        <w:trPr>
          <w:cantSplit/>
          <w:trHeight w:val="70"/>
        </w:trPr>
        <w:tc>
          <w:tcPr>
            <w:tcW w:w="2126" w:type="dxa"/>
          </w:tcPr>
          <w:p w14:paraId="54DDE3AE"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To be Published</w:t>
            </w:r>
          </w:p>
        </w:tc>
        <w:tc>
          <w:tcPr>
            <w:tcW w:w="922" w:type="dxa"/>
          </w:tcPr>
          <w:p w14:paraId="5F745A9B" w14:textId="77777777" w:rsidR="001D1E8B" w:rsidRPr="009B04C6" w:rsidRDefault="001D1E8B" w:rsidP="00D95884">
            <w:pPr>
              <w:pStyle w:val="Table-Text"/>
              <w:suppressAutoHyphens/>
              <w:jc w:val="center"/>
              <w:rPr>
                <w:rFonts w:ascii="Arial" w:hAnsi="Arial" w:cs="Arial"/>
                <w:szCs w:val="16"/>
              </w:rPr>
            </w:pPr>
            <w:r w:rsidRPr="009B04C6">
              <w:rPr>
                <w:rFonts w:ascii="Arial" w:hAnsi="Arial" w:cs="Arial"/>
                <w:szCs w:val="16"/>
              </w:rPr>
              <w:t>X</w:t>
            </w:r>
          </w:p>
        </w:tc>
        <w:tc>
          <w:tcPr>
            <w:tcW w:w="4613" w:type="dxa"/>
          </w:tcPr>
          <w:p w14:paraId="0DC4E8B1"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Indicates that the publication object can be published.</w:t>
            </w:r>
          </w:p>
        </w:tc>
        <w:tc>
          <w:tcPr>
            <w:tcW w:w="1710" w:type="dxa"/>
          </w:tcPr>
          <w:p w14:paraId="561F95DB"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No</w:t>
            </w:r>
          </w:p>
        </w:tc>
      </w:tr>
      <w:tr w:rsidR="00D07ED5" w:rsidRPr="009B04C6" w14:paraId="1A485B9E" w14:textId="77777777" w:rsidTr="00FB55B1">
        <w:trPr>
          <w:cantSplit/>
          <w:trHeight w:val="70"/>
        </w:trPr>
        <w:tc>
          <w:tcPr>
            <w:tcW w:w="2126" w:type="dxa"/>
          </w:tcPr>
          <w:p w14:paraId="0796CE38" w14:textId="77777777" w:rsidR="00D07ED5" w:rsidRPr="009B04C6" w:rsidRDefault="00D07ED5" w:rsidP="00D95884">
            <w:pPr>
              <w:pStyle w:val="Table-Text"/>
              <w:suppressAutoHyphens/>
              <w:rPr>
                <w:rFonts w:ascii="Arial" w:hAnsi="Arial" w:cs="Arial"/>
                <w:szCs w:val="16"/>
              </w:rPr>
            </w:pPr>
            <w:r w:rsidRPr="009B04C6">
              <w:rPr>
                <w:rFonts w:ascii="Arial" w:hAnsi="Arial" w:cs="Arial"/>
                <w:szCs w:val="16"/>
              </w:rPr>
              <w:t>Pending</w:t>
            </w:r>
          </w:p>
        </w:tc>
        <w:tc>
          <w:tcPr>
            <w:tcW w:w="922" w:type="dxa"/>
          </w:tcPr>
          <w:p w14:paraId="3F71E607" w14:textId="77777777" w:rsidR="00D07ED5" w:rsidRPr="009B04C6" w:rsidRDefault="00D07ED5" w:rsidP="00D95884">
            <w:pPr>
              <w:pStyle w:val="Table-Text"/>
              <w:suppressAutoHyphens/>
              <w:rPr>
                <w:rFonts w:ascii="Arial" w:hAnsi="Arial" w:cs="Arial"/>
                <w:szCs w:val="16"/>
              </w:rPr>
            </w:pPr>
          </w:p>
        </w:tc>
        <w:tc>
          <w:tcPr>
            <w:tcW w:w="4613" w:type="dxa"/>
          </w:tcPr>
          <w:p w14:paraId="0F92706A" w14:textId="77777777" w:rsidR="00D07ED5" w:rsidRPr="009B04C6" w:rsidRDefault="00D07ED5" w:rsidP="00D95884">
            <w:pPr>
              <w:pStyle w:val="Table-Text"/>
              <w:suppressAutoHyphens/>
              <w:rPr>
                <w:rFonts w:ascii="Arial" w:hAnsi="Arial" w:cs="Arial"/>
                <w:szCs w:val="16"/>
              </w:rPr>
            </w:pPr>
            <w:r w:rsidRPr="009B04C6">
              <w:rPr>
                <w:rFonts w:ascii="Arial" w:hAnsi="Arial" w:cs="Arial"/>
                <w:szCs w:val="16"/>
              </w:rPr>
              <w:t>The publication object is in line for publication.</w:t>
            </w:r>
          </w:p>
        </w:tc>
        <w:tc>
          <w:tcPr>
            <w:tcW w:w="1710" w:type="dxa"/>
          </w:tcPr>
          <w:p w14:paraId="7FEF4C20" w14:textId="77777777" w:rsidR="00D07ED5" w:rsidRPr="009B04C6" w:rsidRDefault="00D07ED5" w:rsidP="00D95884">
            <w:pPr>
              <w:pStyle w:val="Table-Text"/>
              <w:suppressAutoHyphens/>
              <w:rPr>
                <w:rFonts w:ascii="Arial" w:hAnsi="Arial" w:cs="Arial"/>
                <w:szCs w:val="16"/>
              </w:rPr>
            </w:pPr>
            <w:r w:rsidRPr="009B04C6">
              <w:rPr>
                <w:rFonts w:ascii="Arial" w:hAnsi="Arial" w:cs="Arial"/>
                <w:szCs w:val="16"/>
              </w:rPr>
              <w:t>No</w:t>
            </w:r>
          </w:p>
        </w:tc>
      </w:tr>
      <w:tr w:rsidR="009C7DDC" w:rsidRPr="009B04C6" w14:paraId="43E10D0D" w14:textId="77777777" w:rsidTr="00FB55B1">
        <w:trPr>
          <w:cantSplit/>
          <w:trHeight w:val="70"/>
        </w:trPr>
        <w:tc>
          <w:tcPr>
            <w:tcW w:w="2126" w:type="dxa"/>
          </w:tcPr>
          <w:p w14:paraId="20AA3921"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Publishing</w:t>
            </w:r>
          </w:p>
        </w:tc>
        <w:tc>
          <w:tcPr>
            <w:tcW w:w="922" w:type="dxa"/>
          </w:tcPr>
          <w:p w14:paraId="3D5E6E19" w14:textId="77777777" w:rsidR="009C7DDC" w:rsidRPr="009B04C6" w:rsidRDefault="009C7DDC" w:rsidP="00F21283">
            <w:pPr>
              <w:pStyle w:val="Table-Text"/>
              <w:suppressAutoHyphens/>
              <w:rPr>
                <w:rFonts w:ascii="Arial" w:hAnsi="Arial" w:cs="Arial"/>
                <w:szCs w:val="16"/>
              </w:rPr>
            </w:pPr>
          </w:p>
        </w:tc>
        <w:tc>
          <w:tcPr>
            <w:tcW w:w="4613" w:type="dxa"/>
          </w:tcPr>
          <w:p w14:paraId="6AB27704"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The publication object is in the process of being published.</w:t>
            </w:r>
          </w:p>
        </w:tc>
        <w:tc>
          <w:tcPr>
            <w:tcW w:w="1710" w:type="dxa"/>
          </w:tcPr>
          <w:p w14:paraId="5B8CCEA9"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No</w:t>
            </w:r>
          </w:p>
        </w:tc>
      </w:tr>
      <w:tr w:rsidR="001D1E8B" w:rsidRPr="009B04C6" w14:paraId="2A60646E" w14:textId="77777777" w:rsidTr="00FB55B1">
        <w:trPr>
          <w:cantSplit/>
          <w:trHeight w:val="70"/>
        </w:trPr>
        <w:tc>
          <w:tcPr>
            <w:tcW w:w="2126" w:type="dxa"/>
          </w:tcPr>
          <w:p w14:paraId="53B9BE84"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Draft</w:t>
            </w:r>
          </w:p>
        </w:tc>
        <w:tc>
          <w:tcPr>
            <w:tcW w:w="922" w:type="dxa"/>
          </w:tcPr>
          <w:p w14:paraId="17CEA579" w14:textId="77777777" w:rsidR="001D1E8B" w:rsidRPr="009B04C6" w:rsidRDefault="001D1E8B" w:rsidP="00D95884">
            <w:pPr>
              <w:pStyle w:val="Table-Text"/>
              <w:suppressAutoHyphens/>
              <w:jc w:val="center"/>
              <w:rPr>
                <w:rFonts w:ascii="Arial" w:hAnsi="Arial" w:cs="Arial"/>
                <w:szCs w:val="16"/>
              </w:rPr>
            </w:pPr>
          </w:p>
        </w:tc>
        <w:tc>
          <w:tcPr>
            <w:tcW w:w="4613" w:type="dxa"/>
          </w:tcPr>
          <w:p w14:paraId="6DAECC6D"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Publishing did occur but not all publication objects (topics-maps-</w:t>
            </w:r>
            <w:proofErr w:type="spellStart"/>
            <w:r w:rsidRPr="009B04C6">
              <w:rPr>
                <w:rFonts w:ascii="Arial" w:hAnsi="Arial" w:cs="Arial"/>
                <w:szCs w:val="16"/>
              </w:rPr>
              <w:t>reltables</w:t>
            </w:r>
            <w:proofErr w:type="spellEnd"/>
            <w:r w:rsidRPr="009B04C6">
              <w:rPr>
                <w:rFonts w:ascii="Arial" w:hAnsi="Arial" w:cs="Arial"/>
                <w:szCs w:val="16"/>
              </w:rPr>
              <w:t>-variables-graphics) are present and in Production Released status or invalid links-hyperlinks-</w:t>
            </w:r>
            <w:proofErr w:type="spellStart"/>
            <w:r w:rsidRPr="009B04C6">
              <w:rPr>
                <w:rFonts w:ascii="Arial" w:hAnsi="Arial" w:cs="Arial"/>
                <w:szCs w:val="16"/>
              </w:rPr>
              <w:t>conref</w:t>
            </w:r>
            <w:proofErr w:type="spellEnd"/>
            <w:r w:rsidRPr="009B04C6">
              <w:rPr>
                <w:rFonts w:ascii="Arial" w:hAnsi="Arial" w:cs="Arial"/>
                <w:szCs w:val="16"/>
              </w:rPr>
              <w:t xml:space="preserve"> links were found in the publication.</w:t>
            </w:r>
          </w:p>
        </w:tc>
        <w:tc>
          <w:tcPr>
            <w:tcW w:w="1710" w:type="dxa"/>
          </w:tcPr>
          <w:p w14:paraId="65E557A6"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No</w:t>
            </w:r>
          </w:p>
        </w:tc>
      </w:tr>
      <w:tr w:rsidR="001D1E8B" w:rsidRPr="009B04C6" w14:paraId="34FF75DE" w14:textId="77777777" w:rsidTr="00FB55B1">
        <w:trPr>
          <w:cantSplit/>
          <w:trHeight w:val="70"/>
        </w:trPr>
        <w:tc>
          <w:tcPr>
            <w:tcW w:w="2126" w:type="dxa"/>
          </w:tcPr>
          <w:p w14:paraId="404AE90D"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lastRenderedPageBreak/>
              <w:t>Out of Date</w:t>
            </w:r>
          </w:p>
        </w:tc>
        <w:tc>
          <w:tcPr>
            <w:tcW w:w="922" w:type="dxa"/>
          </w:tcPr>
          <w:p w14:paraId="14DB7862" w14:textId="77777777" w:rsidR="001D1E8B" w:rsidRPr="009B04C6" w:rsidRDefault="001D1E8B" w:rsidP="00D95884">
            <w:pPr>
              <w:pStyle w:val="Table-Text"/>
              <w:suppressAutoHyphens/>
              <w:rPr>
                <w:rFonts w:ascii="Arial" w:hAnsi="Arial" w:cs="Arial"/>
                <w:szCs w:val="16"/>
              </w:rPr>
            </w:pPr>
          </w:p>
        </w:tc>
        <w:tc>
          <w:tcPr>
            <w:tcW w:w="4613" w:type="dxa"/>
          </w:tcPr>
          <w:p w14:paraId="42A60737"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The content of the publication or the definition of the output format was changed after the last time the publishing was executed. The current content of the output is not up to date and the output should be republished.</w:t>
            </w:r>
          </w:p>
        </w:tc>
        <w:tc>
          <w:tcPr>
            <w:tcW w:w="1710" w:type="dxa"/>
          </w:tcPr>
          <w:p w14:paraId="766FAAFC" w14:textId="77777777" w:rsidR="001D1E8B" w:rsidRPr="009B04C6" w:rsidRDefault="001D1E8B" w:rsidP="00D95884">
            <w:pPr>
              <w:pStyle w:val="Table-Text"/>
              <w:suppressAutoHyphens/>
              <w:rPr>
                <w:rFonts w:ascii="Arial" w:hAnsi="Arial" w:cs="Arial"/>
                <w:szCs w:val="16"/>
              </w:rPr>
            </w:pPr>
            <w:r w:rsidRPr="009B04C6">
              <w:rPr>
                <w:rFonts w:ascii="Arial" w:hAnsi="Arial" w:cs="Arial"/>
                <w:szCs w:val="16"/>
              </w:rPr>
              <w:t>No</w:t>
            </w:r>
          </w:p>
        </w:tc>
      </w:tr>
      <w:tr w:rsidR="009C7DDC" w:rsidRPr="009B04C6" w14:paraId="28EBDDFE" w14:textId="77777777" w:rsidTr="00FB55B1">
        <w:trPr>
          <w:cantSplit/>
          <w:trHeight w:val="70"/>
        </w:trPr>
        <w:tc>
          <w:tcPr>
            <w:tcW w:w="2126" w:type="dxa"/>
          </w:tcPr>
          <w:p w14:paraId="19376D57"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Release Candidate</w:t>
            </w:r>
          </w:p>
        </w:tc>
        <w:tc>
          <w:tcPr>
            <w:tcW w:w="922" w:type="dxa"/>
          </w:tcPr>
          <w:p w14:paraId="7E6A7240" w14:textId="77777777" w:rsidR="009C7DDC" w:rsidRPr="009B04C6" w:rsidRDefault="009C7DDC" w:rsidP="00F21283">
            <w:pPr>
              <w:pStyle w:val="Table-Text"/>
              <w:suppressAutoHyphens/>
              <w:rPr>
                <w:rFonts w:ascii="Arial" w:hAnsi="Arial" w:cs="Arial"/>
                <w:szCs w:val="16"/>
              </w:rPr>
            </w:pPr>
          </w:p>
        </w:tc>
        <w:tc>
          <w:tcPr>
            <w:tcW w:w="4613" w:type="dxa"/>
          </w:tcPr>
          <w:p w14:paraId="54AE04AC"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All publication objects (topics-maps-</w:t>
            </w:r>
            <w:proofErr w:type="spellStart"/>
            <w:r w:rsidRPr="009B04C6">
              <w:rPr>
                <w:rFonts w:ascii="Arial" w:hAnsi="Arial" w:cs="Arial"/>
                <w:szCs w:val="16"/>
              </w:rPr>
              <w:t>reltables</w:t>
            </w:r>
            <w:proofErr w:type="spellEnd"/>
            <w:r w:rsidRPr="009B04C6">
              <w:rPr>
                <w:rFonts w:ascii="Arial" w:hAnsi="Arial" w:cs="Arial"/>
                <w:szCs w:val="16"/>
              </w:rPr>
              <w:t xml:space="preserve">-variables-graphics) are present and in Production Released status and no invalid links-hyperlinks-or </w:t>
            </w:r>
            <w:proofErr w:type="spellStart"/>
            <w:r w:rsidRPr="009B04C6">
              <w:rPr>
                <w:rFonts w:ascii="Arial" w:hAnsi="Arial" w:cs="Arial"/>
                <w:szCs w:val="16"/>
              </w:rPr>
              <w:t>conref</w:t>
            </w:r>
            <w:proofErr w:type="spellEnd"/>
            <w:r w:rsidRPr="009B04C6">
              <w:rPr>
                <w:rFonts w:ascii="Arial" w:hAnsi="Arial" w:cs="Arial"/>
                <w:szCs w:val="16"/>
              </w:rPr>
              <w:t xml:space="preserve"> links were found in the publication.</w:t>
            </w:r>
          </w:p>
        </w:tc>
        <w:tc>
          <w:tcPr>
            <w:tcW w:w="1710" w:type="dxa"/>
          </w:tcPr>
          <w:p w14:paraId="32F62B67"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No</w:t>
            </w:r>
          </w:p>
        </w:tc>
      </w:tr>
      <w:tr w:rsidR="009C7DDC" w:rsidRPr="009B04C6" w14:paraId="5E74A3EC" w14:textId="77777777" w:rsidTr="00FB55B1">
        <w:trPr>
          <w:cantSplit/>
          <w:trHeight w:val="70"/>
        </w:trPr>
        <w:tc>
          <w:tcPr>
            <w:tcW w:w="2126" w:type="dxa"/>
          </w:tcPr>
          <w:p w14:paraId="7BB02F5D"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Released</w:t>
            </w:r>
          </w:p>
        </w:tc>
        <w:tc>
          <w:tcPr>
            <w:tcW w:w="922" w:type="dxa"/>
          </w:tcPr>
          <w:p w14:paraId="3115F7AD" w14:textId="77777777" w:rsidR="009C7DDC" w:rsidRPr="009B04C6" w:rsidRDefault="009C7DDC" w:rsidP="00F21283">
            <w:pPr>
              <w:pStyle w:val="Table-Text"/>
              <w:suppressAutoHyphens/>
              <w:rPr>
                <w:rFonts w:ascii="Arial" w:hAnsi="Arial" w:cs="Arial"/>
                <w:szCs w:val="16"/>
              </w:rPr>
            </w:pPr>
          </w:p>
        </w:tc>
        <w:tc>
          <w:tcPr>
            <w:tcW w:w="4613" w:type="dxa"/>
          </w:tcPr>
          <w:p w14:paraId="32CB691D"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The author has completed all tasks associated with the publication and it has been released. The baseline is frozen, the context cannot be modified anymore, no resources can be added, …</w:t>
            </w:r>
          </w:p>
        </w:tc>
        <w:tc>
          <w:tcPr>
            <w:tcW w:w="1710" w:type="dxa"/>
          </w:tcPr>
          <w:p w14:paraId="408C3907"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Yes</w:t>
            </w:r>
          </w:p>
        </w:tc>
      </w:tr>
      <w:tr w:rsidR="009C7DDC" w:rsidRPr="009B04C6" w14:paraId="610C93AA" w14:textId="77777777" w:rsidTr="00FB55B1">
        <w:trPr>
          <w:cantSplit/>
          <w:trHeight w:val="70"/>
        </w:trPr>
        <w:tc>
          <w:tcPr>
            <w:tcW w:w="2126" w:type="dxa"/>
          </w:tcPr>
          <w:p w14:paraId="74F624AE"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Cancelled</w:t>
            </w:r>
          </w:p>
        </w:tc>
        <w:tc>
          <w:tcPr>
            <w:tcW w:w="922" w:type="dxa"/>
          </w:tcPr>
          <w:p w14:paraId="21EA24DE" w14:textId="77777777" w:rsidR="009C7DDC" w:rsidRPr="009B04C6" w:rsidRDefault="009C7DDC" w:rsidP="00F21283">
            <w:pPr>
              <w:pStyle w:val="Table-Text"/>
              <w:suppressAutoHyphens/>
              <w:jc w:val="center"/>
              <w:rPr>
                <w:rFonts w:ascii="Arial" w:hAnsi="Arial" w:cs="Arial"/>
                <w:szCs w:val="16"/>
              </w:rPr>
            </w:pPr>
          </w:p>
        </w:tc>
        <w:tc>
          <w:tcPr>
            <w:tcW w:w="4613" w:type="dxa"/>
          </w:tcPr>
          <w:p w14:paraId="2E9523A7"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Publishing was cancelled by the user. Possibly the previous publishing result is still available.</w:t>
            </w:r>
          </w:p>
        </w:tc>
        <w:tc>
          <w:tcPr>
            <w:tcW w:w="1710" w:type="dxa"/>
          </w:tcPr>
          <w:p w14:paraId="2A8590B1" w14:textId="77777777" w:rsidR="009C7DDC" w:rsidRPr="009B04C6" w:rsidRDefault="009C7DDC" w:rsidP="00F21283">
            <w:pPr>
              <w:pStyle w:val="Table-Text"/>
              <w:suppressAutoHyphens/>
              <w:rPr>
                <w:rFonts w:ascii="Arial" w:hAnsi="Arial" w:cs="Arial"/>
                <w:szCs w:val="16"/>
              </w:rPr>
            </w:pPr>
          </w:p>
        </w:tc>
      </w:tr>
      <w:tr w:rsidR="009C7DDC" w:rsidRPr="009B04C6" w14:paraId="6C2225E2" w14:textId="77777777" w:rsidTr="00FB55B1">
        <w:trPr>
          <w:cantSplit/>
          <w:trHeight w:val="70"/>
        </w:trPr>
        <w:tc>
          <w:tcPr>
            <w:tcW w:w="2126" w:type="dxa"/>
          </w:tcPr>
          <w:p w14:paraId="3A89D7E5"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Failed</w:t>
            </w:r>
          </w:p>
        </w:tc>
        <w:tc>
          <w:tcPr>
            <w:tcW w:w="922" w:type="dxa"/>
          </w:tcPr>
          <w:p w14:paraId="552C3EB0" w14:textId="77777777" w:rsidR="009C7DDC" w:rsidRPr="009B04C6" w:rsidRDefault="009C7DDC" w:rsidP="00F21283">
            <w:pPr>
              <w:pStyle w:val="Table-Text"/>
              <w:suppressAutoHyphens/>
              <w:jc w:val="center"/>
              <w:rPr>
                <w:rFonts w:ascii="Arial" w:hAnsi="Arial" w:cs="Arial"/>
                <w:szCs w:val="16"/>
              </w:rPr>
            </w:pPr>
          </w:p>
        </w:tc>
        <w:tc>
          <w:tcPr>
            <w:tcW w:w="4613" w:type="dxa"/>
          </w:tcPr>
          <w:p w14:paraId="1D6DBF41"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The publishing engine failed to result in a file or set of files. Most probably for a technical reason.</w:t>
            </w:r>
          </w:p>
        </w:tc>
        <w:tc>
          <w:tcPr>
            <w:tcW w:w="1710" w:type="dxa"/>
          </w:tcPr>
          <w:p w14:paraId="164EE7DF" w14:textId="77777777" w:rsidR="009C7DDC" w:rsidRPr="009B04C6" w:rsidRDefault="009C7DDC" w:rsidP="00F21283">
            <w:pPr>
              <w:pStyle w:val="Table-Text"/>
              <w:suppressAutoHyphens/>
              <w:rPr>
                <w:rFonts w:ascii="Arial" w:hAnsi="Arial" w:cs="Arial"/>
                <w:szCs w:val="16"/>
              </w:rPr>
            </w:pPr>
          </w:p>
        </w:tc>
      </w:tr>
    </w:tbl>
    <w:p w14:paraId="25110DA8" w14:textId="11882821" w:rsidR="009C7DDC" w:rsidRPr="009B04C6" w:rsidRDefault="009C7DDC" w:rsidP="00544E1F">
      <w:pPr>
        <w:pStyle w:val="Heading3"/>
      </w:pPr>
      <w:bookmarkStart w:id="450" w:name="_Toc440563046"/>
      <w:bookmarkStart w:id="451" w:name="_Toc17440669"/>
      <w:r w:rsidRPr="009B04C6">
        <w:t xml:space="preserve">Initial </w:t>
      </w:r>
      <w:r w:rsidRPr="00544E1F">
        <w:t>Statuses</w:t>
      </w:r>
      <w:bookmarkEnd w:id="450"/>
      <w:r w:rsidR="008864C0">
        <w:t xml:space="preserve"> (need these to be tight!)</w:t>
      </w:r>
      <w:bookmarkEnd w:id="451"/>
    </w:p>
    <w:p w14:paraId="7E777B5B" w14:textId="77777777" w:rsidR="009C7DDC" w:rsidRPr="00544E1F" w:rsidRDefault="009C7DDC" w:rsidP="009C7DDC">
      <w:pPr>
        <w:suppressAutoHyphens/>
        <w:ind w:left="720"/>
        <w:rPr>
          <w:rFonts w:ascii="Arial" w:hAnsi="Arial" w:cs="Arial"/>
          <w:sz w:val="20"/>
          <w:szCs w:val="20"/>
        </w:rPr>
      </w:pPr>
      <w:r w:rsidRPr="00544E1F">
        <w:rPr>
          <w:rFonts w:ascii="Arial" w:hAnsi="Arial" w:cs="Arial"/>
          <w:sz w:val="20"/>
          <w:szCs w:val="20"/>
        </w:rPr>
        <w:t>The following table gives an overview of the status in which an object of a certain type can be created for a given role. If no initial status is given the implication is that a user with that role cannot create new objects in the repository.</w:t>
      </w:r>
    </w:p>
    <w:p w14:paraId="48C4515D" w14:textId="77777777" w:rsidR="009C7DDC" w:rsidRPr="009B04C6" w:rsidRDefault="009C7DDC" w:rsidP="009C7DDC">
      <w:pPr>
        <w:suppressAutoHyphens/>
        <w:ind w:left="720"/>
        <w:rPr>
          <w:rFonts w:ascii="Arial" w:hAnsi="Arial" w:cs="Arial"/>
        </w:rPr>
      </w:pPr>
    </w:p>
    <w:tbl>
      <w:tblPr>
        <w:tblStyle w:val="TableGrid"/>
        <w:tblW w:w="0" w:type="auto"/>
        <w:tblInd w:w="828" w:type="dxa"/>
        <w:tblLook w:val="04A0" w:firstRow="1" w:lastRow="0" w:firstColumn="1" w:lastColumn="0" w:noHBand="0" w:noVBand="1"/>
      </w:tblPr>
      <w:tblGrid>
        <w:gridCol w:w="2682"/>
        <w:gridCol w:w="1908"/>
        <w:gridCol w:w="2340"/>
      </w:tblGrid>
      <w:tr w:rsidR="009C7DDC" w:rsidRPr="00BB198E" w14:paraId="6B56A43F" w14:textId="77777777" w:rsidTr="00F21283">
        <w:tc>
          <w:tcPr>
            <w:tcW w:w="2682" w:type="dxa"/>
            <w:shd w:val="clear" w:color="auto" w:fill="D9D9D9" w:themeFill="background1" w:themeFillShade="D9"/>
          </w:tcPr>
          <w:p w14:paraId="2E7227A4" w14:textId="77777777" w:rsidR="009C7DDC" w:rsidRPr="00BB198E" w:rsidRDefault="009C7DDC" w:rsidP="00F21283">
            <w:pPr>
              <w:pStyle w:val="Table-ColHead"/>
              <w:rPr>
                <w:rFonts w:cs="Arial"/>
                <w:sz w:val="16"/>
                <w:szCs w:val="16"/>
              </w:rPr>
            </w:pPr>
            <w:r w:rsidRPr="00BB198E">
              <w:rPr>
                <w:rFonts w:cs="Arial"/>
                <w:sz w:val="16"/>
                <w:szCs w:val="16"/>
              </w:rPr>
              <w:t>User Role</w:t>
            </w:r>
          </w:p>
        </w:tc>
        <w:tc>
          <w:tcPr>
            <w:tcW w:w="1908" w:type="dxa"/>
            <w:shd w:val="clear" w:color="auto" w:fill="D9D9D9" w:themeFill="background1" w:themeFillShade="D9"/>
          </w:tcPr>
          <w:p w14:paraId="6C6783A9" w14:textId="77777777" w:rsidR="009C7DDC" w:rsidRPr="00BB198E" w:rsidRDefault="009C7DDC" w:rsidP="00F21283">
            <w:pPr>
              <w:pStyle w:val="Table-ColHead"/>
              <w:rPr>
                <w:rFonts w:cs="Arial"/>
                <w:sz w:val="16"/>
                <w:szCs w:val="16"/>
              </w:rPr>
            </w:pPr>
            <w:r w:rsidRPr="00BB198E">
              <w:rPr>
                <w:rFonts w:cs="Arial"/>
                <w:sz w:val="16"/>
                <w:szCs w:val="16"/>
              </w:rPr>
              <w:t>Object Type</w:t>
            </w:r>
          </w:p>
        </w:tc>
        <w:tc>
          <w:tcPr>
            <w:tcW w:w="2340" w:type="dxa"/>
            <w:shd w:val="clear" w:color="auto" w:fill="D9D9D9" w:themeFill="background1" w:themeFillShade="D9"/>
          </w:tcPr>
          <w:p w14:paraId="5A32D65D" w14:textId="77777777" w:rsidR="009C7DDC" w:rsidRPr="00BB198E" w:rsidRDefault="009C7DDC" w:rsidP="00F21283">
            <w:pPr>
              <w:pStyle w:val="Table-ColHead"/>
              <w:rPr>
                <w:rFonts w:cs="Arial"/>
                <w:sz w:val="16"/>
                <w:szCs w:val="16"/>
              </w:rPr>
            </w:pPr>
            <w:r w:rsidRPr="00BB198E">
              <w:rPr>
                <w:rFonts w:cs="Arial"/>
                <w:sz w:val="16"/>
                <w:szCs w:val="16"/>
              </w:rPr>
              <w:t>Initial Status</w:t>
            </w:r>
          </w:p>
        </w:tc>
      </w:tr>
      <w:tr w:rsidR="00BB198E" w:rsidRPr="00BB198E" w14:paraId="3A8EA727" w14:textId="77777777" w:rsidTr="00F21283">
        <w:tc>
          <w:tcPr>
            <w:tcW w:w="2682" w:type="dxa"/>
            <w:vMerge w:val="restart"/>
          </w:tcPr>
          <w:p w14:paraId="75E7E564" w14:textId="77777777" w:rsidR="009C7DDC" w:rsidRPr="00BB198E" w:rsidRDefault="009C7DDC" w:rsidP="00544E1F">
            <w:pPr>
              <w:pStyle w:val="Table-Text"/>
              <w:suppressAutoHyphens/>
              <w:spacing w:beforeLines="40" w:before="96" w:afterLines="40" w:after="96"/>
              <w:rPr>
                <w:rFonts w:ascii="Arial" w:hAnsi="Arial" w:cs="Arial"/>
                <w:szCs w:val="16"/>
              </w:rPr>
            </w:pPr>
            <w:r w:rsidRPr="00BB198E">
              <w:rPr>
                <w:rFonts w:ascii="Arial" w:hAnsi="Arial" w:cs="Arial"/>
                <w:szCs w:val="16"/>
              </w:rPr>
              <w:t>Administrator</w:t>
            </w:r>
          </w:p>
        </w:tc>
        <w:tc>
          <w:tcPr>
            <w:tcW w:w="1908" w:type="dxa"/>
            <w:vAlign w:val="center"/>
          </w:tcPr>
          <w:p w14:paraId="5C582BBB"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 xml:space="preserve">Map </w:t>
            </w:r>
          </w:p>
        </w:tc>
        <w:tc>
          <w:tcPr>
            <w:tcW w:w="2340" w:type="dxa"/>
          </w:tcPr>
          <w:p w14:paraId="3D928F42"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1B8A39BB" w14:textId="77777777" w:rsidTr="00F21283">
        <w:tc>
          <w:tcPr>
            <w:tcW w:w="2682" w:type="dxa"/>
            <w:vMerge/>
          </w:tcPr>
          <w:p w14:paraId="0DAF4449"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17DB5214"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Topic</w:t>
            </w:r>
          </w:p>
        </w:tc>
        <w:tc>
          <w:tcPr>
            <w:tcW w:w="2340" w:type="dxa"/>
          </w:tcPr>
          <w:p w14:paraId="53E88D86"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27D183F3" w14:textId="77777777" w:rsidTr="00F21283">
        <w:tc>
          <w:tcPr>
            <w:tcW w:w="2682" w:type="dxa"/>
            <w:vMerge/>
          </w:tcPr>
          <w:p w14:paraId="20D56B90"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368C48BB"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Image</w:t>
            </w:r>
          </w:p>
        </w:tc>
        <w:tc>
          <w:tcPr>
            <w:tcW w:w="2340" w:type="dxa"/>
          </w:tcPr>
          <w:p w14:paraId="3ECF0A78"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49B0F804" w14:textId="77777777" w:rsidTr="00F21283">
        <w:tc>
          <w:tcPr>
            <w:tcW w:w="2682" w:type="dxa"/>
            <w:vMerge/>
          </w:tcPr>
          <w:p w14:paraId="2BBFB966"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753859C4"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Library topic</w:t>
            </w:r>
          </w:p>
        </w:tc>
        <w:tc>
          <w:tcPr>
            <w:tcW w:w="2340" w:type="dxa"/>
          </w:tcPr>
          <w:p w14:paraId="0DD89AA2"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175E48D8" w14:textId="77777777" w:rsidTr="00F21283">
        <w:tc>
          <w:tcPr>
            <w:tcW w:w="2682" w:type="dxa"/>
            <w:vMerge/>
          </w:tcPr>
          <w:p w14:paraId="25279004"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79CCA5C4"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Other (PDF, Word, …)</w:t>
            </w:r>
          </w:p>
        </w:tc>
        <w:tc>
          <w:tcPr>
            <w:tcW w:w="2340" w:type="dxa"/>
          </w:tcPr>
          <w:p w14:paraId="3B0058DF"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3B864DB7" w14:textId="77777777" w:rsidTr="00F21283">
        <w:tc>
          <w:tcPr>
            <w:tcW w:w="2682" w:type="dxa"/>
            <w:vMerge w:val="restart"/>
          </w:tcPr>
          <w:p w14:paraId="3410063F" w14:textId="79D5BF7A" w:rsidR="009C7DDC" w:rsidRDefault="0061091A" w:rsidP="00544E1F">
            <w:pPr>
              <w:pStyle w:val="Table-Text"/>
              <w:suppressAutoHyphens/>
              <w:spacing w:beforeLines="40" w:before="96" w:afterLines="40" w:after="96"/>
              <w:rPr>
                <w:rFonts w:ascii="Arial" w:hAnsi="Arial" w:cs="Arial"/>
                <w:szCs w:val="16"/>
              </w:rPr>
            </w:pPr>
            <w:r>
              <w:rPr>
                <w:rFonts w:ascii="Arial" w:hAnsi="Arial" w:cs="Arial"/>
                <w:szCs w:val="16"/>
              </w:rPr>
              <w:t>Technical</w:t>
            </w:r>
            <w:r w:rsidR="00CA3DC8">
              <w:rPr>
                <w:rFonts w:ascii="Arial" w:hAnsi="Arial" w:cs="Arial"/>
                <w:szCs w:val="16"/>
              </w:rPr>
              <w:t xml:space="preserve"> </w:t>
            </w:r>
            <w:r w:rsidR="009C7DDC" w:rsidRPr="00BB198E">
              <w:rPr>
                <w:rFonts w:ascii="Arial" w:hAnsi="Arial" w:cs="Arial"/>
                <w:szCs w:val="16"/>
              </w:rPr>
              <w:t>Author</w:t>
            </w:r>
          </w:p>
          <w:p w14:paraId="3CA5352E" w14:textId="77777777" w:rsidR="00CA3DC8" w:rsidRDefault="00CA3DC8" w:rsidP="00544E1F">
            <w:pPr>
              <w:pStyle w:val="Table-Text"/>
              <w:suppressAutoHyphens/>
              <w:spacing w:beforeLines="40" w:before="96" w:afterLines="40" w:after="96"/>
              <w:rPr>
                <w:rFonts w:ascii="Arial" w:hAnsi="Arial" w:cs="Arial"/>
                <w:szCs w:val="16"/>
              </w:rPr>
            </w:pPr>
            <w:r>
              <w:rPr>
                <w:rFonts w:ascii="Arial" w:hAnsi="Arial" w:cs="Arial"/>
                <w:szCs w:val="16"/>
              </w:rPr>
              <w:t>Technical Writer</w:t>
            </w:r>
          </w:p>
          <w:p w14:paraId="171D342E" w14:textId="181F92A6" w:rsidR="00CA3DC8" w:rsidRPr="00BB198E" w:rsidRDefault="00CA3DC8" w:rsidP="003427A8">
            <w:pPr>
              <w:pStyle w:val="Table-Text"/>
              <w:suppressAutoHyphens/>
              <w:spacing w:beforeLines="40" w:before="96" w:afterLines="40" w:after="96"/>
              <w:rPr>
                <w:rFonts w:ascii="Arial" w:hAnsi="Arial" w:cs="Arial"/>
                <w:szCs w:val="16"/>
              </w:rPr>
            </w:pPr>
            <w:r>
              <w:rPr>
                <w:rFonts w:ascii="Arial" w:hAnsi="Arial" w:cs="Arial"/>
                <w:szCs w:val="16"/>
              </w:rPr>
              <w:t>Technical Illustrator</w:t>
            </w:r>
          </w:p>
        </w:tc>
        <w:tc>
          <w:tcPr>
            <w:tcW w:w="1908" w:type="dxa"/>
            <w:vAlign w:val="center"/>
          </w:tcPr>
          <w:p w14:paraId="5667748B"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 xml:space="preserve">Map </w:t>
            </w:r>
          </w:p>
        </w:tc>
        <w:tc>
          <w:tcPr>
            <w:tcW w:w="2340" w:type="dxa"/>
          </w:tcPr>
          <w:p w14:paraId="59EEDC4D"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6B80992D" w14:textId="77777777" w:rsidTr="00F21283">
        <w:tc>
          <w:tcPr>
            <w:tcW w:w="2682" w:type="dxa"/>
            <w:vMerge/>
          </w:tcPr>
          <w:p w14:paraId="2A6033DB"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47B2323F"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Topic</w:t>
            </w:r>
          </w:p>
        </w:tc>
        <w:tc>
          <w:tcPr>
            <w:tcW w:w="2340" w:type="dxa"/>
          </w:tcPr>
          <w:p w14:paraId="1A3E84FD"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528E27AE" w14:textId="77777777" w:rsidTr="00F21283">
        <w:tc>
          <w:tcPr>
            <w:tcW w:w="2682" w:type="dxa"/>
            <w:vMerge/>
          </w:tcPr>
          <w:p w14:paraId="3F814730"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5D94CF62"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Image</w:t>
            </w:r>
          </w:p>
        </w:tc>
        <w:tc>
          <w:tcPr>
            <w:tcW w:w="2340" w:type="dxa"/>
          </w:tcPr>
          <w:p w14:paraId="30E4BF5D"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68E396F8" w14:textId="77777777" w:rsidTr="00F21283">
        <w:tc>
          <w:tcPr>
            <w:tcW w:w="2682" w:type="dxa"/>
            <w:vMerge/>
          </w:tcPr>
          <w:p w14:paraId="32951055"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1BA069B8"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Library topic</w:t>
            </w:r>
          </w:p>
        </w:tc>
        <w:tc>
          <w:tcPr>
            <w:tcW w:w="2340" w:type="dxa"/>
          </w:tcPr>
          <w:p w14:paraId="74046D57"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BB198E" w:rsidRPr="00BB198E" w14:paraId="6E14E698" w14:textId="77777777" w:rsidTr="00F21283">
        <w:tc>
          <w:tcPr>
            <w:tcW w:w="2682" w:type="dxa"/>
            <w:vMerge/>
          </w:tcPr>
          <w:p w14:paraId="7E238560" w14:textId="77777777" w:rsidR="009C7DDC" w:rsidRPr="00BB198E" w:rsidRDefault="009C7DDC" w:rsidP="00544E1F">
            <w:pPr>
              <w:pStyle w:val="Table-Text"/>
              <w:suppressAutoHyphens/>
              <w:spacing w:beforeLines="40" w:before="96" w:afterLines="40" w:after="96"/>
              <w:rPr>
                <w:rFonts w:ascii="Arial" w:hAnsi="Arial" w:cs="Arial"/>
                <w:szCs w:val="16"/>
              </w:rPr>
            </w:pPr>
          </w:p>
        </w:tc>
        <w:tc>
          <w:tcPr>
            <w:tcW w:w="1908" w:type="dxa"/>
            <w:vAlign w:val="center"/>
          </w:tcPr>
          <w:p w14:paraId="33C0B98C"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Other (PDF, Word, …)</w:t>
            </w:r>
          </w:p>
        </w:tc>
        <w:tc>
          <w:tcPr>
            <w:tcW w:w="2340" w:type="dxa"/>
          </w:tcPr>
          <w:p w14:paraId="039B0B80" w14:textId="77777777" w:rsidR="009C7DDC" w:rsidRPr="00BB198E" w:rsidRDefault="009C7DDC" w:rsidP="00544E1F">
            <w:pPr>
              <w:suppressAutoHyphens/>
              <w:spacing w:beforeLines="40" w:before="96" w:afterLines="40" w:after="96"/>
              <w:jc w:val="center"/>
              <w:rPr>
                <w:color w:val="auto"/>
                <w:sz w:val="16"/>
                <w:szCs w:val="16"/>
              </w:rPr>
            </w:pPr>
            <w:r w:rsidRPr="00BB198E">
              <w:rPr>
                <w:color w:val="auto"/>
                <w:sz w:val="16"/>
                <w:szCs w:val="16"/>
              </w:rPr>
              <w:t>Draft</w:t>
            </w:r>
          </w:p>
        </w:tc>
      </w:tr>
      <w:tr w:rsidR="00CA3DC8" w:rsidRPr="00BB198E" w14:paraId="518A135D" w14:textId="77777777" w:rsidTr="00F21283">
        <w:tc>
          <w:tcPr>
            <w:tcW w:w="2682" w:type="dxa"/>
            <w:vMerge w:val="restart"/>
          </w:tcPr>
          <w:p w14:paraId="3C83403F" w14:textId="19498C72" w:rsidR="00CA3DC8" w:rsidRDefault="00552D04" w:rsidP="00544E1F">
            <w:pPr>
              <w:pStyle w:val="Table-Text"/>
              <w:suppressAutoHyphens/>
              <w:spacing w:beforeLines="40" w:before="96" w:afterLines="40" w:after="96"/>
              <w:rPr>
                <w:rFonts w:ascii="Arial" w:hAnsi="Arial" w:cs="Arial"/>
                <w:szCs w:val="16"/>
              </w:rPr>
            </w:pPr>
            <w:r>
              <w:rPr>
                <w:rFonts w:ascii="Arial" w:hAnsi="Arial" w:cs="Arial"/>
                <w:szCs w:val="16"/>
              </w:rPr>
              <w:t xml:space="preserve">Technical </w:t>
            </w:r>
            <w:r w:rsidR="00CA3DC8">
              <w:rPr>
                <w:rFonts w:ascii="Arial" w:hAnsi="Arial" w:cs="Arial"/>
                <w:szCs w:val="16"/>
              </w:rPr>
              <w:t xml:space="preserve">Reviewer </w:t>
            </w:r>
          </w:p>
          <w:p w14:paraId="32DF3ECB" w14:textId="3A181364" w:rsidR="00CA3DC8" w:rsidRPr="00BB198E" w:rsidRDefault="00CA3DC8" w:rsidP="003427A8">
            <w:pPr>
              <w:pStyle w:val="Table-Text"/>
              <w:suppressAutoHyphens/>
              <w:spacing w:beforeLines="40" w:before="96" w:afterLines="40" w:after="96"/>
              <w:rPr>
                <w:rFonts w:ascii="Arial" w:hAnsi="Arial" w:cs="Arial"/>
                <w:szCs w:val="16"/>
              </w:rPr>
            </w:pPr>
            <w:r>
              <w:rPr>
                <w:rFonts w:ascii="Arial" w:hAnsi="Arial" w:cs="Arial"/>
                <w:szCs w:val="16"/>
              </w:rPr>
              <w:t xml:space="preserve">Marketing </w:t>
            </w:r>
            <w:r w:rsidRPr="00BB198E">
              <w:rPr>
                <w:rFonts w:ascii="Arial" w:hAnsi="Arial" w:cs="Arial"/>
                <w:szCs w:val="16"/>
              </w:rPr>
              <w:t>Reviewer</w:t>
            </w:r>
          </w:p>
        </w:tc>
        <w:tc>
          <w:tcPr>
            <w:tcW w:w="1908" w:type="dxa"/>
            <w:vAlign w:val="center"/>
          </w:tcPr>
          <w:p w14:paraId="3978C90A" w14:textId="67D14BDF"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 xml:space="preserve">Map </w:t>
            </w:r>
          </w:p>
        </w:tc>
        <w:tc>
          <w:tcPr>
            <w:tcW w:w="2340" w:type="dxa"/>
          </w:tcPr>
          <w:p w14:paraId="69C54F8F"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623544A4" w14:textId="77777777" w:rsidTr="00F21283">
        <w:tc>
          <w:tcPr>
            <w:tcW w:w="2682" w:type="dxa"/>
            <w:vMerge/>
          </w:tcPr>
          <w:p w14:paraId="3915BEA3"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123F439E" w14:textId="583F776A"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Topic</w:t>
            </w:r>
          </w:p>
        </w:tc>
        <w:tc>
          <w:tcPr>
            <w:tcW w:w="2340" w:type="dxa"/>
          </w:tcPr>
          <w:p w14:paraId="2011B40E" w14:textId="4F15F51A" w:rsidR="00CA3DC8" w:rsidRPr="00BB198E" w:rsidRDefault="00CA3DC8" w:rsidP="00CC580E">
            <w:pPr>
              <w:suppressAutoHyphens/>
              <w:spacing w:beforeLines="40" w:before="96" w:afterLines="40" w:after="96"/>
              <w:rPr>
                <w:color w:val="auto"/>
                <w:sz w:val="16"/>
                <w:szCs w:val="16"/>
              </w:rPr>
            </w:pPr>
          </w:p>
        </w:tc>
      </w:tr>
      <w:tr w:rsidR="00CA3DC8" w:rsidRPr="00BB198E" w14:paraId="7EAC5B26" w14:textId="77777777" w:rsidTr="00F21283">
        <w:tc>
          <w:tcPr>
            <w:tcW w:w="2682" w:type="dxa"/>
            <w:vMerge/>
          </w:tcPr>
          <w:p w14:paraId="30973354"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3398D8A3" w14:textId="282D0B78"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Image</w:t>
            </w:r>
          </w:p>
        </w:tc>
        <w:tc>
          <w:tcPr>
            <w:tcW w:w="2340" w:type="dxa"/>
          </w:tcPr>
          <w:p w14:paraId="09BBA4C2"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42553496" w14:textId="77777777" w:rsidTr="00F21283">
        <w:tc>
          <w:tcPr>
            <w:tcW w:w="2682" w:type="dxa"/>
            <w:vMerge/>
          </w:tcPr>
          <w:p w14:paraId="3531B53F"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4F02EFDA" w14:textId="072F9D3F"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Library topic</w:t>
            </w:r>
          </w:p>
        </w:tc>
        <w:tc>
          <w:tcPr>
            <w:tcW w:w="2340" w:type="dxa"/>
          </w:tcPr>
          <w:p w14:paraId="3EB8605A"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5221141A" w14:textId="77777777" w:rsidTr="00F21283">
        <w:tc>
          <w:tcPr>
            <w:tcW w:w="2682" w:type="dxa"/>
            <w:vMerge/>
          </w:tcPr>
          <w:p w14:paraId="59CF3ACD"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7E0FC248" w14:textId="295BDF60"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Other (PDF, Word, …)</w:t>
            </w:r>
          </w:p>
        </w:tc>
        <w:tc>
          <w:tcPr>
            <w:tcW w:w="2340" w:type="dxa"/>
          </w:tcPr>
          <w:p w14:paraId="3D9D2F01"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2C190095" w14:textId="77777777" w:rsidTr="00F21283">
        <w:tc>
          <w:tcPr>
            <w:tcW w:w="2682" w:type="dxa"/>
            <w:vMerge w:val="restart"/>
          </w:tcPr>
          <w:p w14:paraId="5A0D0202" w14:textId="77777777" w:rsidR="00CA3DC8" w:rsidRPr="00BB198E" w:rsidRDefault="00CA3DC8" w:rsidP="00544E1F">
            <w:pPr>
              <w:pStyle w:val="Table-Text"/>
              <w:suppressAutoHyphens/>
              <w:spacing w:beforeLines="40" w:before="96" w:afterLines="40" w:after="96"/>
              <w:rPr>
                <w:rFonts w:ascii="Arial" w:hAnsi="Arial" w:cs="Arial"/>
                <w:szCs w:val="16"/>
              </w:rPr>
            </w:pPr>
            <w:r w:rsidRPr="00BB198E">
              <w:rPr>
                <w:rFonts w:ascii="Arial" w:hAnsi="Arial" w:cs="Arial"/>
                <w:szCs w:val="16"/>
              </w:rPr>
              <w:t>Translator</w:t>
            </w:r>
          </w:p>
        </w:tc>
        <w:tc>
          <w:tcPr>
            <w:tcW w:w="1908" w:type="dxa"/>
            <w:vAlign w:val="center"/>
          </w:tcPr>
          <w:p w14:paraId="4012FB64"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 xml:space="preserve">Map </w:t>
            </w:r>
          </w:p>
        </w:tc>
        <w:tc>
          <w:tcPr>
            <w:tcW w:w="2340" w:type="dxa"/>
          </w:tcPr>
          <w:p w14:paraId="3342FE0D"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1A7A7DB4" w14:textId="77777777" w:rsidTr="00F21283">
        <w:tc>
          <w:tcPr>
            <w:tcW w:w="2682" w:type="dxa"/>
            <w:vMerge/>
          </w:tcPr>
          <w:p w14:paraId="56380F06"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3FA52A2D"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Topic</w:t>
            </w:r>
          </w:p>
        </w:tc>
        <w:tc>
          <w:tcPr>
            <w:tcW w:w="2340" w:type="dxa"/>
          </w:tcPr>
          <w:p w14:paraId="3E4FE7C0"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5E718182" w14:textId="77777777" w:rsidTr="00F21283">
        <w:tc>
          <w:tcPr>
            <w:tcW w:w="2682" w:type="dxa"/>
            <w:vMerge/>
          </w:tcPr>
          <w:p w14:paraId="68352AC5"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5AB6B33D"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Image</w:t>
            </w:r>
          </w:p>
        </w:tc>
        <w:tc>
          <w:tcPr>
            <w:tcW w:w="2340" w:type="dxa"/>
          </w:tcPr>
          <w:p w14:paraId="2E0705AD"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131FF02A" w14:textId="77777777" w:rsidTr="00F21283">
        <w:tc>
          <w:tcPr>
            <w:tcW w:w="2682" w:type="dxa"/>
            <w:vMerge/>
          </w:tcPr>
          <w:p w14:paraId="438232E4"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74E7266C"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Library topic</w:t>
            </w:r>
          </w:p>
        </w:tc>
        <w:tc>
          <w:tcPr>
            <w:tcW w:w="2340" w:type="dxa"/>
          </w:tcPr>
          <w:p w14:paraId="62B9F604"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0C3DF5F5" w14:textId="77777777" w:rsidTr="00F21283">
        <w:tc>
          <w:tcPr>
            <w:tcW w:w="2682" w:type="dxa"/>
            <w:vMerge/>
          </w:tcPr>
          <w:p w14:paraId="4B4D46A3"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6E9BAAB6"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Other (PDF, Word, …)</w:t>
            </w:r>
          </w:p>
        </w:tc>
        <w:tc>
          <w:tcPr>
            <w:tcW w:w="2340" w:type="dxa"/>
          </w:tcPr>
          <w:p w14:paraId="64F0FD9A" w14:textId="77777777" w:rsidR="00CA3DC8" w:rsidRPr="00BB198E" w:rsidRDefault="00CA3DC8" w:rsidP="00544E1F">
            <w:pPr>
              <w:suppressAutoHyphens/>
              <w:spacing w:beforeLines="40" w:before="96" w:afterLines="40" w:after="96"/>
              <w:jc w:val="center"/>
              <w:rPr>
                <w:color w:val="auto"/>
                <w:sz w:val="16"/>
                <w:szCs w:val="16"/>
              </w:rPr>
            </w:pPr>
          </w:p>
        </w:tc>
      </w:tr>
      <w:tr w:rsidR="00CA3DC8" w:rsidRPr="00BB198E" w14:paraId="4822222A" w14:textId="77777777" w:rsidTr="00F21283">
        <w:tc>
          <w:tcPr>
            <w:tcW w:w="2682" w:type="dxa"/>
            <w:vMerge w:val="restart"/>
          </w:tcPr>
          <w:p w14:paraId="401178E4" w14:textId="77777777" w:rsidR="00CA3DC8" w:rsidRPr="00BB198E" w:rsidRDefault="00CA3DC8" w:rsidP="00544E1F">
            <w:pPr>
              <w:pStyle w:val="Table-Text"/>
              <w:suppressAutoHyphens/>
              <w:spacing w:beforeLines="40" w:before="96" w:afterLines="40" w:after="96"/>
              <w:rPr>
                <w:rFonts w:ascii="Arial" w:hAnsi="Arial" w:cs="Arial"/>
                <w:szCs w:val="16"/>
              </w:rPr>
            </w:pPr>
            <w:r w:rsidRPr="00BB198E">
              <w:rPr>
                <w:rFonts w:ascii="Arial" w:hAnsi="Arial" w:cs="Arial"/>
                <w:szCs w:val="16"/>
              </w:rPr>
              <w:t xml:space="preserve">TRANSLATORSERVICE </w:t>
            </w:r>
          </w:p>
          <w:p w14:paraId="7957A834" w14:textId="77777777" w:rsidR="00CA3DC8" w:rsidRPr="00BB198E" w:rsidRDefault="00CA3DC8" w:rsidP="00544E1F">
            <w:pPr>
              <w:pStyle w:val="Table-Text"/>
              <w:suppressAutoHyphens/>
              <w:spacing w:beforeLines="40" w:before="96" w:afterLines="40" w:after="96"/>
              <w:rPr>
                <w:rFonts w:ascii="Arial" w:hAnsi="Arial" w:cs="Arial"/>
                <w:szCs w:val="16"/>
              </w:rPr>
            </w:pPr>
            <w:r w:rsidRPr="00BB198E">
              <w:rPr>
                <w:rFonts w:ascii="Arial" w:hAnsi="Arial" w:cs="Arial"/>
                <w:szCs w:val="16"/>
              </w:rPr>
              <w:t>(system role used for translation management)</w:t>
            </w:r>
          </w:p>
        </w:tc>
        <w:tc>
          <w:tcPr>
            <w:tcW w:w="1908" w:type="dxa"/>
            <w:vAlign w:val="center"/>
          </w:tcPr>
          <w:p w14:paraId="32DCC9E1"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 xml:space="preserve">Map </w:t>
            </w:r>
          </w:p>
        </w:tc>
        <w:tc>
          <w:tcPr>
            <w:tcW w:w="2340" w:type="dxa"/>
          </w:tcPr>
          <w:p w14:paraId="5B39814C"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 be translated</w:t>
            </w:r>
          </w:p>
        </w:tc>
      </w:tr>
      <w:tr w:rsidR="00CA3DC8" w:rsidRPr="00BB198E" w14:paraId="3766D2AB" w14:textId="77777777" w:rsidTr="00F21283">
        <w:tc>
          <w:tcPr>
            <w:tcW w:w="2682" w:type="dxa"/>
            <w:vMerge/>
          </w:tcPr>
          <w:p w14:paraId="60859221"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7F43D2E7"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Topic</w:t>
            </w:r>
          </w:p>
        </w:tc>
        <w:tc>
          <w:tcPr>
            <w:tcW w:w="2340" w:type="dxa"/>
          </w:tcPr>
          <w:p w14:paraId="67FEDCBB"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 be translated</w:t>
            </w:r>
          </w:p>
        </w:tc>
      </w:tr>
      <w:tr w:rsidR="00CA3DC8" w:rsidRPr="00BB198E" w14:paraId="04CD9B2B" w14:textId="77777777" w:rsidTr="00F21283">
        <w:tc>
          <w:tcPr>
            <w:tcW w:w="2682" w:type="dxa"/>
            <w:vMerge/>
          </w:tcPr>
          <w:p w14:paraId="7EACB0B3"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4203C747"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Image</w:t>
            </w:r>
          </w:p>
        </w:tc>
        <w:tc>
          <w:tcPr>
            <w:tcW w:w="2340" w:type="dxa"/>
          </w:tcPr>
          <w:p w14:paraId="2600B933"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 be translated</w:t>
            </w:r>
          </w:p>
        </w:tc>
      </w:tr>
      <w:tr w:rsidR="00CA3DC8" w:rsidRPr="00BB198E" w14:paraId="5D3ED454" w14:textId="77777777" w:rsidTr="00F21283">
        <w:tc>
          <w:tcPr>
            <w:tcW w:w="2682" w:type="dxa"/>
            <w:vMerge/>
          </w:tcPr>
          <w:p w14:paraId="5EC67897"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7F0D2CFE"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Library topic</w:t>
            </w:r>
          </w:p>
        </w:tc>
        <w:tc>
          <w:tcPr>
            <w:tcW w:w="2340" w:type="dxa"/>
          </w:tcPr>
          <w:p w14:paraId="3783FAF2"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 be translated</w:t>
            </w:r>
          </w:p>
        </w:tc>
      </w:tr>
      <w:tr w:rsidR="00CA3DC8" w:rsidRPr="00BB198E" w14:paraId="09D8C937" w14:textId="77777777" w:rsidTr="00F21283">
        <w:tc>
          <w:tcPr>
            <w:tcW w:w="2682" w:type="dxa"/>
            <w:vMerge/>
          </w:tcPr>
          <w:p w14:paraId="4E64801E" w14:textId="77777777" w:rsidR="00CA3DC8" w:rsidRPr="00BB198E" w:rsidRDefault="00CA3DC8" w:rsidP="00544E1F">
            <w:pPr>
              <w:pStyle w:val="Table-Text"/>
              <w:suppressAutoHyphens/>
              <w:spacing w:beforeLines="40" w:before="96" w:afterLines="40" w:after="96"/>
              <w:rPr>
                <w:rFonts w:ascii="Arial" w:hAnsi="Arial" w:cs="Arial"/>
                <w:szCs w:val="16"/>
              </w:rPr>
            </w:pPr>
          </w:p>
        </w:tc>
        <w:tc>
          <w:tcPr>
            <w:tcW w:w="1908" w:type="dxa"/>
            <w:vAlign w:val="center"/>
          </w:tcPr>
          <w:p w14:paraId="0093E46E"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Other (PDF, Word, …)</w:t>
            </w:r>
          </w:p>
        </w:tc>
        <w:tc>
          <w:tcPr>
            <w:tcW w:w="2340" w:type="dxa"/>
          </w:tcPr>
          <w:p w14:paraId="44AF0828" w14:textId="77777777" w:rsidR="00CA3DC8" w:rsidRPr="00BB198E" w:rsidRDefault="00CA3DC8" w:rsidP="00544E1F">
            <w:pPr>
              <w:suppressAutoHyphens/>
              <w:spacing w:beforeLines="40" w:before="96" w:afterLines="40" w:after="96"/>
              <w:jc w:val="center"/>
              <w:rPr>
                <w:color w:val="auto"/>
                <w:sz w:val="16"/>
                <w:szCs w:val="16"/>
              </w:rPr>
            </w:pPr>
            <w:r w:rsidRPr="00BB198E">
              <w:rPr>
                <w:color w:val="auto"/>
                <w:sz w:val="16"/>
                <w:szCs w:val="16"/>
              </w:rPr>
              <w:t>To be translated</w:t>
            </w:r>
          </w:p>
        </w:tc>
      </w:tr>
    </w:tbl>
    <w:p w14:paraId="4F1755C6" w14:textId="77777777" w:rsidR="009C7DDC" w:rsidRPr="009B04C6" w:rsidRDefault="009C7DDC" w:rsidP="00544E1F">
      <w:pPr>
        <w:pStyle w:val="Heading2"/>
      </w:pPr>
      <w:bookmarkStart w:id="452" w:name="_Toc440563047"/>
      <w:bookmarkStart w:id="453" w:name="_Toc17440670"/>
      <w:bookmarkStart w:id="454" w:name="_Ref86227087"/>
      <w:bookmarkStart w:id="455" w:name="_Ref86227090"/>
      <w:bookmarkStart w:id="456" w:name="_Ref86227332"/>
      <w:bookmarkStart w:id="457" w:name="_Toc118169715"/>
      <w:bookmarkStart w:id="458" w:name="_Toc172454468"/>
      <w:r w:rsidRPr="00544E1F">
        <w:lastRenderedPageBreak/>
        <w:t>Plugins</w:t>
      </w:r>
      <w:r w:rsidRPr="009B04C6">
        <w:t xml:space="preserve"> on </w:t>
      </w:r>
      <w:r>
        <w:t>metadata changes</w:t>
      </w:r>
      <w:bookmarkEnd w:id="452"/>
      <w:bookmarkEnd w:id="453"/>
    </w:p>
    <w:p w14:paraId="173E75C6" w14:textId="1F914649" w:rsidR="009C7DDC" w:rsidRPr="006610D7" w:rsidRDefault="00455858" w:rsidP="009C7DDC">
      <w:pPr>
        <w:suppressAutoHyphens/>
        <w:rPr>
          <w:rFonts w:ascii="Arial" w:hAnsi="Arial" w:cs="Arial"/>
        </w:rPr>
      </w:pPr>
      <w:r>
        <w:rPr>
          <w:rFonts w:ascii="Arial" w:hAnsi="Arial" w:cs="Arial"/>
        </w:rPr>
        <w:t>No plugins needed for metadata changes</w:t>
      </w:r>
    </w:p>
    <w:p w14:paraId="5238F250" w14:textId="016DCD71" w:rsidR="009C7DDC" w:rsidRPr="009B04C6" w:rsidRDefault="009C7DDC" w:rsidP="00544E1F">
      <w:pPr>
        <w:pStyle w:val="Heading1"/>
      </w:pPr>
      <w:bookmarkStart w:id="459" w:name="_Inboxes"/>
      <w:bookmarkStart w:id="460" w:name="_Toc440563048"/>
      <w:bookmarkStart w:id="461" w:name="_Toc17440671"/>
      <w:bookmarkEnd w:id="459"/>
      <w:r w:rsidRPr="00544E1F">
        <w:lastRenderedPageBreak/>
        <w:t>Inboxes</w:t>
      </w:r>
      <w:bookmarkEnd w:id="454"/>
      <w:bookmarkEnd w:id="455"/>
      <w:bookmarkEnd w:id="456"/>
      <w:bookmarkEnd w:id="457"/>
      <w:bookmarkEnd w:id="458"/>
      <w:bookmarkEnd w:id="460"/>
      <w:bookmarkEnd w:id="461"/>
      <w:r w:rsidR="008864C0">
        <w:t xml:space="preserve"> </w:t>
      </w:r>
    </w:p>
    <w:p w14:paraId="6DB4C88B" w14:textId="77777777" w:rsidR="009C7DDC" w:rsidRPr="009B04C6" w:rsidRDefault="009C7DDC" w:rsidP="009C7DDC">
      <w:pPr>
        <w:pStyle w:val="NormalIndent"/>
        <w:suppressAutoHyphens/>
        <w:rPr>
          <w:rFonts w:ascii="Arial" w:hAnsi="Arial" w:cs="Arial"/>
        </w:rPr>
      </w:pPr>
      <w:r w:rsidRPr="009B04C6">
        <w:rPr>
          <w:rFonts w:ascii="Arial" w:hAnsi="Arial" w:cs="Arial"/>
        </w:rPr>
        <w:t xml:space="preserve">In this section the different inboxes are described. The inboxes appear in the Publication Manager, Authoring Bridge, and Web Client. </w:t>
      </w:r>
    </w:p>
    <w:p w14:paraId="4B7E6266" w14:textId="77777777" w:rsidR="009C7DDC" w:rsidRPr="009B04C6" w:rsidRDefault="009C7DDC" w:rsidP="009C7DDC">
      <w:pPr>
        <w:pStyle w:val="NormalIndent"/>
        <w:suppressAutoHyphens/>
        <w:rPr>
          <w:rFonts w:ascii="Arial" w:hAnsi="Arial" w:cs="Arial"/>
        </w:rPr>
      </w:pPr>
      <w:r w:rsidRPr="009B04C6">
        <w:rPr>
          <w:rFonts w:ascii="Arial" w:hAnsi="Arial" w:cs="Arial"/>
        </w:rPr>
        <w:t xml:space="preserve">At each step of the workflow, the object appears in the inbox of the user assigned in the next step in the production process. </w:t>
      </w:r>
    </w:p>
    <w:p w14:paraId="4A91BE18" w14:textId="77777777" w:rsidR="009C7DDC" w:rsidRPr="009B04C6" w:rsidRDefault="009C7DDC" w:rsidP="009C7DDC">
      <w:pPr>
        <w:pStyle w:val="NormalIndent"/>
        <w:suppressAutoHyphens/>
        <w:rPr>
          <w:rFonts w:ascii="Arial" w:hAnsi="Arial" w:cs="Arial"/>
        </w:rPr>
      </w:pPr>
      <w:r w:rsidRPr="009B04C6">
        <w:rPr>
          <w:rFonts w:ascii="Arial" w:hAnsi="Arial" w:cs="Arial"/>
        </w:rPr>
        <w:t xml:space="preserve">The contents of inboxes for a given user depends on the user roles that have been assigned, the status of objects as they move through the workflows, and can even depend on certain metadata values. </w:t>
      </w:r>
    </w:p>
    <w:p w14:paraId="54366CCB" w14:textId="77777777" w:rsidR="009C7DDC" w:rsidRPr="009B04C6" w:rsidRDefault="009C7DDC" w:rsidP="009C7DDC">
      <w:pPr>
        <w:pStyle w:val="NormalIndent"/>
        <w:suppressAutoHyphens/>
        <w:rPr>
          <w:rFonts w:ascii="Arial" w:hAnsi="Arial" w:cs="Arial"/>
        </w:rPr>
      </w:pPr>
      <w:r w:rsidRPr="009B04C6">
        <w:rPr>
          <w:rFonts w:ascii="Arial" w:hAnsi="Arial" w:cs="Arial"/>
        </w:rPr>
        <w:t xml:space="preserve">Keep in mind that the Workflow Report and Translation Report in the Web Client can also be used at a publication level to push objects through the workflow. </w:t>
      </w:r>
    </w:p>
    <w:p w14:paraId="46F88BED" w14:textId="77777777" w:rsidR="009C7DDC" w:rsidRPr="009B04C6" w:rsidRDefault="009C7DDC" w:rsidP="009C7DDC">
      <w:pPr>
        <w:pStyle w:val="NormalIndent"/>
        <w:suppressAutoHyphens/>
        <w:rPr>
          <w:rFonts w:ascii="Arial" w:hAnsi="Arial" w:cs="Arial"/>
        </w:rPr>
      </w:pPr>
      <w:r w:rsidRPr="009B04C6">
        <w:rPr>
          <w:rFonts w:ascii="Arial" w:hAnsi="Arial" w:cs="Arial"/>
        </w:rPr>
        <w:t xml:space="preserve">The following subsections define the inboxes that will be defined for your system.  </w:t>
      </w:r>
    </w:p>
    <w:p w14:paraId="481CD751" w14:textId="502A711E" w:rsidR="009C7DDC" w:rsidRDefault="009C7DDC" w:rsidP="004C4DC0">
      <w:pPr>
        <w:pStyle w:val="Body"/>
        <w:rPr>
          <w:b/>
          <w:sz w:val="24"/>
        </w:rPr>
      </w:pPr>
      <w:r w:rsidRPr="009B04C6">
        <w:t xml:space="preserve">You can modify or extend inboxes using the </w:t>
      </w:r>
      <w:r>
        <w:t xml:space="preserve">SDL </w:t>
      </w:r>
      <w:proofErr w:type="spellStart"/>
      <w:r w:rsidR="00641024">
        <w:t>Tridion</w:t>
      </w:r>
      <w:proofErr w:type="spellEnd"/>
      <w:r w:rsidR="00641024">
        <w:t xml:space="preserve"> Docs</w:t>
      </w:r>
      <w:r>
        <w:t xml:space="preserve"> Content Manager</w:t>
      </w:r>
      <w:r w:rsidRPr="009B04C6">
        <w:t xml:space="preserve"> Web client but it requires a good understanding of how inboxes work in relation to your workflow, user roles, etc. </w:t>
      </w:r>
    </w:p>
    <w:p w14:paraId="7C0A2F82" w14:textId="1C87343B" w:rsidR="009C7DDC" w:rsidRPr="00455858" w:rsidRDefault="004E7FC9" w:rsidP="00F576C9">
      <w:pPr>
        <w:pStyle w:val="Heading2"/>
      </w:pPr>
      <w:bookmarkStart w:id="462" w:name="_Toc17440672"/>
      <w:r w:rsidRPr="00455858">
        <w:t>My Draft</w:t>
      </w:r>
      <w:bookmarkEnd w:id="462"/>
      <w:r w:rsidRPr="00455858">
        <w:t xml:space="preserve"> </w:t>
      </w:r>
    </w:p>
    <w:p w14:paraId="2DCD8D15" w14:textId="529CA9B2" w:rsidR="009C7DDC" w:rsidRPr="009B04C6" w:rsidRDefault="009C7DDC" w:rsidP="004C4DC0">
      <w:pPr>
        <w:pStyle w:val="Body"/>
      </w:pPr>
      <w:r w:rsidRPr="009B04C6">
        <w:t xml:space="preserve">This inbox </w:t>
      </w:r>
      <w:r>
        <w:t>will contain objects (typically</w:t>
      </w:r>
      <w:r w:rsidRPr="009B04C6">
        <w:t xml:space="preserve"> topics) that the </w:t>
      </w:r>
      <w:r w:rsidR="00734B2F">
        <w:t xml:space="preserve">technical </w:t>
      </w:r>
      <w:r w:rsidRPr="009B04C6">
        <w:t xml:space="preserve">author is working on.  </w:t>
      </w:r>
      <w:r>
        <w:t xml:space="preserve">SDL </w:t>
      </w:r>
      <w:proofErr w:type="spellStart"/>
      <w:r w:rsidR="00641024">
        <w:t>Tridion</w:t>
      </w:r>
      <w:proofErr w:type="spellEnd"/>
      <w:r w:rsidR="00641024">
        <w:t xml:space="preserve"> Docs</w:t>
      </w:r>
      <w:r>
        <w:t xml:space="preserve"> Content Manager</w:t>
      </w:r>
      <w:r w:rsidRPr="009B04C6">
        <w:t xml:space="preserve"> automatically places an object in this inbox when an author creates a new version of an object or when he/she checks out an existing version of an object. Additionally, a workflow might define that a reviewer can send an object back to an author so that he/she can incorporate edits/changes. In this case, the object will again appear in the author’s inbox for further action.  </w:t>
      </w:r>
    </w:p>
    <w:p w14:paraId="41AA2609" w14:textId="77777777" w:rsidR="009C7DDC" w:rsidRDefault="009C7DDC" w:rsidP="004C4DC0">
      <w:pPr>
        <w:pStyle w:val="Body"/>
      </w:pPr>
      <w:r w:rsidRPr="009B04C6">
        <w:t xml:space="preserve">The table below describes how this inbox will be configured for your system including the </w:t>
      </w:r>
      <w:r>
        <w:t>target statuses</w:t>
      </w:r>
      <w:r w:rsidRPr="009B04C6">
        <w:t xml:space="preserve"> the author will be allowed to take for objects that are in this inbox.</w:t>
      </w:r>
    </w:p>
    <w:p w14:paraId="37820515" w14:textId="77777777" w:rsidR="009C7DDC" w:rsidRPr="00501FF1" w:rsidRDefault="009C7DDC" w:rsidP="004C4DC0">
      <w:pPr>
        <w:pStyle w:val="Body"/>
      </w:pPr>
      <w:r>
        <w:t>If target status is not specified, then assume that all possible target statuses from any status of the status filter need to be configured as possible target status!</w:t>
      </w:r>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8"/>
        <w:gridCol w:w="6528"/>
      </w:tblGrid>
      <w:tr w:rsidR="009C7DDC" w:rsidRPr="00BB198E" w14:paraId="6575BBE4" w14:textId="77777777" w:rsidTr="00F21283">
        <w:trPr>
          <w:tblHeader/>
        </w:trPr>
        <w:tc>
          <w:tcPr>
            <w:tcW w:w="2828" w:type="dxa"/>
            <w:shd w:val="clear" w:color="auto" w:fill="E6E6E6"/>
          </w:tcPr>
          <w:p w14:paraId="1209B9FE" w14:textId="77777777" w:rsidR="009C7DDC" w:rsidRPr="00BB198E" w:rsidRDefault="009C7DDC" w:rsidP="00F576C9">
            <w:pPr>
              <w:pStyle w:val="Table-ColHead"/>
              <w:keepNext w:val="0"/>
              <w:rPr>
                <w:rFonts w:cs="Arial"/>
                <w:sz w:val="16"/>
                <w:szCs w:val="16"/>
              </w:rPr>
            </w:pPr>
            <w:r w:rsidRPr="00BB198E">
              <w:rPr>
                <w:rFonts w:cs="Arial"/>
                <w:sz w:val="16"/>
                <w:szCs w:val="16"/>
              </w:rPr>
              <w:t>Name</w:t>
            </w:r>
          </w:p>
        </w:tc>
        <w:tc>
          <w:tcPr>
            <w:tcW w:w="6528" w:type="dxa"/>
            <w:shd w:val="clear" w:color="auto" w:fill="auto"/>
          </w:tcPr>
          <w:p w14:paraId="1A310411" w14:textId="765926B6" w:rsidR="009C7DDC" w:rsidRPr="00BB198E" w:rsidRDefault="00455858" w:rsidP="00734B2F">
            <w:pPr>
              <w:pStyle w:val="Table-Text"/>
              <w:suppressAutoHyphens/>
              <w:rPr>
                <w:rFonts w:ascii="Arial" w:hAnsi="Arial" w:cs="Arial"/>
                <w:szCs w:val="16"/>
              </w:rPr>
            </w:pPr>
            <w:r>
              <w:rPr>
                <w:rFonts w:ascii="Arial" w:hAnsi="Arial" w:cs="Arial"/>
                <w:szCs w:val="16"/>
              </w:rPr>
              <w:t>My Draft</w:t>
            </w:r>
          </w:p>
        </w:tc>
      </w:tr>
      <w:tr w:rsidR="009C7DDC" w:rsidRPr="00BB198E" w14:paraId="1743AC3E" w14:textId="77777777" w:rsidTr="00F21283">
        <w:tc>
          <w:tcPr>
            <w:tcW w:w="2828" w:type="dxa"/>
            <w:shd w:val="clear" w:color="auto" w:fill="E6E6E6"/>
          </w:tcPr>
          <w:p w14:paraId="70B6111C" w14:textId="77777777" w:rsidR="009C7DDC" w:rsidRPr="00BB198E" w:rsidRDefault="009C7DDC" w:rsidP="00F576C9">
            <w:pPr>
              <w:pStyle w:val="Table-ColHead"/>
              <w:keepNext w:val="0"/>
              <w:rPr>
                <w:rFonts w:cs="Arial"/>
                <w:sz w:val="16"/>
                <w:szCs w:val="16"/>
              </w:rPr>
            </w:pPr>
            <w:r w:rsidRPr="00BB198E">
              <w:rPr>
                <w:rFonts w:cs="Arial"/>
                <w:sz w:val="16"/>
                <w:szCs w:val="16"/>
              </w:rPr>
              <w:t>Objects</w:t>
            </w:r>
          </w:p>
        </w:tc>
        <w:tc>
          <w:tcPr>
            <w:tcW w:w="6528" w:type="dxa"/>
            <w:shd w:val="clear" w:color="auto" w:fill="auto"/>
          </w:tcPr>
          <w:p w14:paraId="13BB65F9" w14:textId="4C6DC7E9" w:rsidR="009C7DDC" w:rsidRPr="00BB198E" w:rsidRDefault="009C7DDC" w:rsidP="00994436">
            <w:pPr>
              <w:pStyle w:val="Table-Text"/>
              <w:suppressAutoHyphens/>
              <w:rPr>
                <w:rFonts w:ascii="Arial" w:hAnsi="Arial" w:cs="Arial"/>
                <w:szCs w:val="16"/>
              </w:rPr>
            </w:pPr>
            <w:r w:rsidRPr="00BB198E">
              <w:rPr>
                <w:rFonts w:ascii="Arial" w:hAnsi="Arial" w:cs="Arial"/>
                <w:szCs w:val="16"/>
              </w:rPr>
              <w:t>Map, Topic, Image</w:t>
            </w:r>
            <w:r w:rsidR="00AD0618">
              <w:rPr>
                <w:rFonts w:ascii="Arial" w:hAnsi="Arial" w:cs="Arial"/>
                <w:szCs w:val="16"/>
              </w:rPr>
              <w:t>, Library</w:t>
            </w:r>
          </w:p>
        </w:tc>
      </w:tr>
      <w:tr w:rsidR="009C7DDC" w:rsidRPr="00BB198E" w14:paraId="064324C0" w14:textId="77777777" w:rsidTr="00F21283">
        <w:tc>
          <w:tcPr>
            <w:tcW w:w="2828" w:type="dxa"/>
            <w:shd w:val="clear" w:color="auto" w:fill="E6E6E6"/>
          </w:tcPr>
          <w:p w14:paraId="1A339580" w14:textId="77777777" w:rsidR="009C7DDC" w:rsidRPr="00BB198E" w:rsidRDefault="009C7DDC" w:rsidP="00F576C9">
            <w:pPr>
              <w:pStyle w:val="Table-ColHead"/>
              <w:keepNext w:val="0"/>
              <w:rPr>
                <w:rFonts w:cs="Arial"/>
                <w:sz w:val="16"/>
                <w:szCs w:val="16"/>
              </w:rPr>
            </w:pPr>
            <w:r w:rsidRPr="00BB198E">
              <w:rPr>
                <w:rFonts w:cs="Arial"/>
                <w:sz w:val="16"/>
                <w:szCs w:val="16"/>
              </w:rPr>
              <w:t>User Roles</w:t>
            </w:r>
          </w:p>
        </w:tc>
        <w:tc>
          <w:tcPr>
            <w:tcW w:w="6528" w:type="dxa"/>
            <w:shd w:val="clear" w:color="auto" w:fill="auto"/>
          </w:tcPr>
          <w:p w14:paraId="47FB1436" w14:textId="234230F1" w:rsidR="009C7DDC" w:rsidRPr="00BB198E" w:rsidRDefault="00ED0768" w:rsidP="00F576C9">
            <w:pPr>
              <w:pStyle w:val="Table-Text"/>
              <w:suppressAutoHyphens/>
              <w:rPr>
                <w:rFonts w:ascii="Arial" w:hAnsi="Arial" w:cs="Arial"/>
                <w:szCs w:val="16"/>
              </w:rPr>
            </w:pPr>
            <w:r>
              <w:rPr>
                <w:rFonts w:ascii="Arial" w:hAnsi="Arial" w:cs="Arial"/>
                <w:szCs w:val="16"/>
              </w:rPr>
              <w:t>Technical Author</w:t>
            </w:r>
            <w:r w:rsidR="00455858">
              <w:rPr>
                <w:rFonts w:ascii="Arial" w:hAnsi="Arial" w:cs="Arial"/>
                <w:szCs w:val="16"/>
              </w:rPr>
              <w:t>, Technical Writer</w:t>
            </w:r>
          </w:p>
        </w:tc>
      </w:tr>
      <w:tr w:rsidR="009C7DDC" w:rsidRPr="00BB198E" w14:paraId="2335D1AC" w14:textId="77777777" w:rsidTr="00F21283">
        <w:tc>
          <w:tcPr>
            <w:tcW w:w="2828" w:type="dxa"/>
            <w:shd w:val="clear" w:color="auto" w:fill="E6E6E6"/>
          </w:tcPr>
          <w:p w14:paraId="58E59804" w14:textId="77777777" w:rsidR="009C7DDC" w:rsidRPr="00BB198E" w:rsidRDefault="009C7DDC" w:rsidP="00F576C9">
            <w:pPr>
              <w:pStyle w:val="Table-ColHead"/>
              <w:keepNext w:val="0"/>
              <w:rPr>
                <w:rFonts w:cs="Arial"/>
                <w:sz w:val="16"/>
                <w:szCs w:val="16"/>
              </w:rPr>
            </w:pPr>
            <w:r w:rsidRPr="00BB198E">
              <w:rPr>
                <w:rFonts w:cs="Arial"/>
                <w:sz w:val="16"/>
                <w:szCs w:val="16"/>
              </w:rPr>
              <w:t xml:space="preserve">Current User identified as </w:t>
            </w:r>
          </w:p>
        </w:tc>
        <w:tc>
          <w:tcPr>
            <w:tcW w:w="6528" w:type="dxa"/>
            <w:shd w:val="clear" w:color="auto" w:fill="auto"/>
          </w:tcPr>
          <w:p w14:paraId="7B05A91E" w14:textId="5DF97322" w:rsidR="009C7DDC" w:rsidRPr="00BB198E" w:rsidRDefault="001A4E25" w:rsidP="00F576C9">
            <w:pPr>
              <w:pStyle w:val="Table-Text"/>
              <w:suppressAutoHyphens/>
              <w:rPr>
                <w:rFonts w:ascii="Arial" w:hAnsi="Arial" w:cs="Arial"/>
                <w:szCs w:val="16"/>
              </w:rPr>
            </w:pPr>
            <w:r>
              <w:rPr>
                <w:rFonts w:ascii="Arial" w:hAnsi="Arial" w:cs="Arial"/>
                <w:szCs w:val="16"/>
              </w:rPr>
              <w:t xml:space="preserve">Logged in </w:t>
            </w:r>
            <w:r w:rsidR="00455858">
              <w:rPr>
                <w:rFonts w:ascii="Arial" w:hAnsi="Arial" w:cs="Arial"/>
                <w:szCs w:val="16"/>
              </w:rPr>
              <w:t>Technical Author, Technical Writer</w:t>
            </w:r>
          </w:p>
        </w:tc>
      </w:tr>
      <w:tr w:rsidR="009C7DDC" w:rsidRPr="00BB198E" w14:paraId="1CCE581F" w14:textId="77777777" w:rsidTr="00F21283">
        <w:tc>
          <w:tcPr>
            <w:tcW w:w="2828" w:type="dxa"/>
            <w:shd w:val="clear" w:color="auto" w:fill="E6E6E6"/>
          </w:tcPr>
          <w:p w14:paraId="62B96B01" w14:textId="77777777" w:rsidR="009C7DDC" w:rsidRPr="00BB198E" w:rsidRDefault="009C7DDC" w:rsidP="00F576C9">
            <w:pPr>
              <w:pStyle w:val="Table-ColHead"/>
              <w:keepNext w:val="0"/>
              <w:rPr>
                <w:rFonts w:cs="Arial"/>
                <w:sz w:val="16"/>
                <w:szCs w:val="16"/>
              </w:rPr>
            </w:pPr>
            <w:r w:rsidRPr="00BB198E">
              <w:rPr>
                <w:rFonts w:cs="Arial"/>
                <w:sz w:val="16"/>
                <w:szCs w:val="16"/>
              </w:rPr>
              <w:t>Status filter</w:t>
            </w:r>
          </w:p>
        </w:tc>
        <w:tc>
          <w:tcPr>
            <w:tcW w:w="6528" w:type="dxa"/>
            <w:shd w:val="clear" w:color="auto" w:fill="auto"/>
          </w:tcPr>
          <w:p w14:paraId="7E4AF60D" w14:textId="62CC2962" w:rsidR="009C7DDC" w:rsidRPr="00BB198E" w:rsidRDefault="009C7DDC" w:rsidP="0070355E">
            <w:pPr>
              <w:pStyle w:val="Table-Text"/>
              <w:suppressAutoHyphens/>
              <w:rPr>
                <w:rFonts w:ascii="Arial" w:hAnsi="Arial" w:cs="Arial"/>
                <w:szCs w:val="16"/>
              </w:rPr>
            </w:pPr>
            <w:r w:rsidRPr="00BB198E">
              <w:rPr>
                <w:rFonts w:ascii="Arial" w:hAnsi="Arial" w:cs="Arial"/>
                <w:szCs w:val="16"/>
              </w:rPr>
              <w:t xml:space="preserve">Draft </w:t>
            </w:r>
          </w:p>
        </w:tc>
      </w:tr>
      <w:tr w:rsidR="009C7DDC" w:rsidRPr="00BB198E" w14:paraId="0FA97597" w14:textId="77777777" w:rsidTr="00F21283">
        <w:tc>
          <w:tcPr>
            <w:tcW w:w="2828" w:type="dxa"/>
            <w:shd w:val="clear" w:color="auto" w:fill="E6E6E6"/>
          </w:tcPr>
          <w:p w14:paraId="3317596E" w14:textId="77777777" w:rsidR="009C7DDC" w:rsidRPr="00BB198E" w:rsidRDefault="009C7DDC" w:rsidP="00F576C9">
            <w:pPr>
              <w:pStyle w:val="Table-ColHead"/>
              <w:keepNext w:val="0"/>
              <w:rPr>
                <w:rFonts w:cs="Arial"/>
                <w:sz w:val="16"/>
                <w:szCs w:val="16"/>
              </w:rPr>
            </w:pPr>
            <w:r w:rsidRPr="00BB198E">
              <w:rPr>
                <w:rFonts w:cs="Arial"/>
                <w:sz w:val="16"/>
                <w:szCs w:val="16"/>
              </w:rPr>
              <w:t>Target status</w:t>
            </w:r>
          </w:p>
        </w:tc>
        <w:tc>
          <w:tcPr>
            <w:tcW w:w="6528" w:type="dxa"/>
            <w:shd w:val="clear" w:color="auto" w:fill="auto"/>
          </w:tcPr>
          <w:p w14:paraId="42E69BE7" w14:textId="77777777" w:rsidR="009C7DDC" w:rsidRDefault="009C7DDC" w:rsidP="00F576C9">
            <w:pPr>
              <w:pStyle w:val="Table-Text"/>
              <w:suppressAutoHyphens/>
              <w:rPr>
                <w:rFonts w:ascii="Arial" w:hAnsi="Arial" w:cs="Arial"/>
                <w:b/>
                <w:bCs/>
                <w:szCs w:val="16"/>
              </w:rPr>
            </w:pPr>
            <w:r w:rsidRPr="00BB198E">
              <w:rPr>
                <w:rFonts w:ascii="Arial" w:hAnsi="Arial" w:cs="Arial"/>
                <w:b/>
                <w:bCs/>
                <w:szCs w:val="16"/>
              </w:rPr>
              <w:t>To be reviewed</w:t>
            </w:r>
          </w:p>
          <w:p w14:paraId="21CEA555" w14:textId="729C7D23" w:rsidR="00512BEC" w:rsidRPr="00BB198E" w:rsidRDefault="00512BEC" w:rsidP="00F576C9">
            <w:pPr>
              <w:pStyle w:val="Table-Text"/>
              <w:suppressAutoHyphens/>
              <w:rPr>
                <w:rFonts w:ascii="Arial" w:hAnsi="Arial" w:cs="Arial"/>
                <w:b/>
                <w:bCs/>
                <w:szCs w:val="16"/>
              </w:rPr>
            </w:pPr>
            <w:r>
              <w:rPr>
                <w:rFonts w:ascii="Arial" w:hAnsi="Arial" w:cs="Arial"/>
                <w:b/>
                <w:bCs/>
                <w:szCs w:val="16"/>
              </w:rPr>
              <w:t>Released</w:t>
            </w:r>
          </w:p>
        </w:tc>
      </w:tr>
    </w:tbl>
    <w:p w14:paraId="2573232A" w14:textId="3AA8A896" w:rsidR="003427A8" w:rsidRDefault="00455858" w:rsidP="00F576C9">
      <w:pPr>
        <w:pStyle w:val="Heading2"/>
        <w:keepNext w:val="0"/>
        <w:keepLines w:val="0"/>
      </w:pPr>
      <w:bookmarkStart w:id="463" w:name="_Toc17440673"/>
      <w:bookmarkStart w:id="464" w:name="_Toc440563050"/>
      <w:r>
        <w:t xml:space="preserve">My </w:t>
      </w:r>
      <w:r w:rsidR="004C4DC0">
        <w:t>T</w:t>
      </w:r>
      <w:r>
        <w:t xml:space="preserve">o be </w:t>
      </w:r>
      <w:r w:rsidR="004C4DC0">
        <w:t>r</w:t>
      </w:r>
      <w:r>
        <w:t>eviewed</w:t>
      </w:r>
      <w:bookmarkEnd w:id="463"/>
    </w:p>
    <w:p w14:paraId="7C3A79A6" w14:textId="4CFEDA3D" w:rsidR="00734B2F" w:rsidRPr="009B04C6" w:rsidRDefault="00734B2F" w:rsidP="004C4DC0">
      <w:pPr>
        <w:pStyle w:val="Body"/>
      </w:pPr>
      <w:r w:rsidRPr="009B04C6">
        <w:t xml:space="preserve">This inbox </w:t>
      </w:r>
      <w:r>
        <w:t>will contain objects (typically</w:t>
      </w:r>
      <w:r w:rsidRPr="009B04C6">
        <w:t xml:space="preserve"> topics) </w:t>
      </w:r>
      <w:r w:rsidR="00455858">
        <w:t xml:space="preserve">that are in the </w:t>
      </w:r>
      <w:proofErr w:type="gramStart"/>
      <w:r w:rsidR="00455858">
        <w:t>To</w:t>
      </w:r>
      <w:proofErr w:type="gramEnd"/>
      <w:r w:rsidR="00455858">
        <w:t xml:space="preserve"> be reviewed state.</w:t>
      </w:r>
      <w:r w:rsidRPr="009B04C6">
        <w:t xml:space="preserve"> </w:t>
      </w:r>
    </w:p>
    <w:p w14:paraId="6A59DA9A" w14:textId="77777777" w:rsidR="00734B2F" w:rsidRDefault="00734B2F" w:rsidP="004C4DC0">
      <w:pPr>
        <w:pStyle w:val="Body"/>
      </w:pPr>
      <w:r w:rsidRPr="009B04C6">
        <w:t xml:space="preserve">The table below describes how this inbox will be configured for your system including the </w:t>
      </w:r>
      <w:r>
        <w:t>target statuses</w:t>
      </w:r>
      <w:r w:rsidRPr="009B04C6">
        <w:t xml:space="preserve"> the author will be allowed to take for objects that are in this inbox.</w:t>
      </w:r>
    </w:p>
    <w:p w14:paraId="1424252F" w14:textId="77777777" w:rsidR="00734B2F" w:rsidRPr="00501FF1" w:rsidRDefault="00734B2F" w:rsidP="004C4DC0">
      <w:pPr>
        <w:pStyle w:val="Body"/>
      </w:pPr>
      <w:r>
        <w:lastRenderedPageBreak/>
        <w:t>If target status is not specified, then assume that all possible target statuses from any status of the status filter need to be configured as possible target status!</w:t>
      </w:r>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8"/>
        <w:gridCol w:w="6528"/>
      </w:tblGrid>
      <w:tr w:rsidR="00734B2F" w:rsidRPr="00BB198E" w14:paraId="7FD8711F" w14:textId="77777777" w:rsidTr="00466610">
        <w:trPr>
          <w:tblHeader/>
        </w:trPr>
        <w:tc>
          <w:tcPr>
            <w:tcW w:w="2828" w:type="dxa"/>
            <w:shd w:val="clear" w:color="auto" w:fill="E6E6E6"/>
          </w:tcPr>
          <w:p w14:paraId="49B32A61" w14:textId="77777777" w:rsidR="00734B2F" w:rsidRPr="00BB198E" w:rsidRDefault="00734B2F" w:rsidP="00466610">
            <w:pPr>
              <w:pStyle w:val="Table-ColHead"/>
              <w:keepNext w:val="0"/>
              <w:rPr>
                <w:rFonts w:cs="Arial"/>
                <w:sz w:val="16"/>
                <w:szCs w:val="16"/>
              </w:rPr>
            </w:pPr>
            <w:r w:rsidRPr="00BB198E">
              <w:rPr>
                <w:rFonts w:cs="Arial"/>
                <w:sz w:val="16"/>
                <w:szCs w:val="16"/>
              </w:rPr>
              <w:t>Name</w:t>
            </w:r>
          </w:p>
        </w:tc>
        <w:tc>
          <w:tcPr>
            <w:tcW w:w="6528" w:type="dxa"/>
            <w:shd w:val="clear" w:color="auto" w:fill="auto"/>
          </w:tcPr>
          <w:p w14:paraId="796DAED1" w14:textId="0B30F3D8" w:rsidR="00734B2F" w:rsidRPr="00BB198E" w:rsidRDefault="00455858" w:rsidP="00734B2F">
            <w:pPr>
              <w:pStyle w:val="Table-Text"/>
              <w:suppressAutoHyphens/>
              <w:rPr>
                <w:rFonts w:ascii="Arial" w:hAnsi="Arial" w:cs="Arial"/>
                <w:szCs w:val="16"/>
              </w:rPr>
            </w:pPr>
            <w:r>
              <w:rPr>
                <w:rFonts w:ascii="Arial" w:hAnsi="Arial" w:cs="Arial"/>
                <w:szCs w:val="16"/>
              </w:rPr>
              <w:t>My To be reviewed</w:t>
            </w:r>
          </w:p>
        </w:tc>
      </w:tr>
      <w:tr w:rsidR="00734B2F" w:rsidRPr="00BB198E" w14:paraId="4A735DDE" w14:textId="77777777" w:rsidTr="00466610">
        <w:tc>
          <w:tcPr>
            <w:tcW w:w="2828" w:type="dxa"/>
            <w:shd w:val="clear" w:color="auto" w:fill="E6E6E6"/>
          </w:tcPr>
          <w:p w14:paraId="2D78B35D" w14:textId="77777777" w:rsidR="00734B2F" w:rsidRPr="00BB198E" w:rsidRDefault="00734B2F" w:rsidP="00466610">
            <w:pPr>
              <w:pStyle w:val="Table-ColHead"/>
              <w:keepNext w:val="0"/>
              <w:rPr>
                <w:rFonts w:cs="Arial"/>
                <w:sz w:val="16"/>
                <w:szCs w:val="16"/>
              </w:rPr>
            </w:pPr>
            <w:r w:rsidRPr="00BB198E">
              <w:rPr>
                <w:rFonts w:cs="Arial"/>
                <w:sz w:val="16"/>
                <w:szCs w:val="16"/>
              </w:rPr>
              <w:t>Objects</w:t>
            </w:r>
          </w:p>
        </w:tc>
        <w:tc>
          <w:tcPr>
            <w:tcW w:w="6528" w:type="dxa"/>
            <w:shd w:val="clear" w:color="auto" w:fill="auto"/>
          </w:tcPr>
          <w:p w14:paraId="0A85CF6E" w14:textId="0456108F" w:rsidR="00734B2F" w:rsidRPr="00BB198E" w:rsidRDefault="00734B2F" w:rsidP="00466610">
            <w:pPr>
              <w:pStyle w:val="Table-Text"/>
              <w:suppressAutoHyphens/>
              <w:rPr>
                <w:rFonts w:ascii="Arial" w:hAnsi="Arial" w:cs="Arial"/>
                <w:szCs w:val="16"/>
              </w:rPr>
            </w:pPr>
            <w:r w:rsidRPr="00BB198E">
              <w:rPr>
                <w:rFonts w:ascii="Arial" w:hAnsi="Arial" w:cs="Arial"/>
                <w:szCs w:val="16"/>
              </w:rPr>
              <w:t>Topic, Image</w:t>
            </w:r>
          </w:p>
        </w:tc>
      </w:tr>
      <w:tr w:rsidR="00734B2F" w:rsidRPr="00BB198E" w14:paraId="08768B6C" w14:textId="77777777" w:rsidTr="00466610">
        <w:tc>
          <w:tcPr>
            <w:tcW w:w="2828" w:type="dxa"/>
            <w:shd w:val="clear" w:color="auto" w:fill="E6E6E6"/>
          </w:tcPr>
          <w:p w14:paraId="46E4DC40" w14:textId="77777777" w:rsidR="00734B2F" w:rsidRPr="00BB198E" w:rsidRDefault="00734B2F" w:rsidP="00466610">
            <w:pPr>
              <w:pStyle w:val="Table-ColHead"/>
              <w:keepNext w:val="0"/>
              <w:rPr>
                <w:rFonts w:cs="Arial"/>
                <w:sz w:val="16"/>
                <w:szCs w:val="16"/>
              </w:rPr>
            </w:pPr>
            <w:r w:rsidRPr="00BB198E">
              <w:rPr>
                <w:rFonts w:cs="Arial"/>
                <w:sz w:val="16"/>
                <w:szCs w:val="16"/>
              </w:rPr>
              <w:t>User Roles</w:t>
            </w:r>
          </w:p>
        </w:tc>
        <w:tc>
          <w:tcPr>
            <w:tcW w:w="6528" w:type="dxa"/>
            <w:shd w:val="clear" w:color="auto" w:fill="auto"/>
          </w:tcPr>
          <w:p w14:paraId="54E24B7B" w14:textId="683C076F" w:rsidR="00734B2F" w:rsidRPr="00BB198E" w:rsidRDefault="0070355E" w:rsidP="0070355E">
            <w:pPr>
              <w:pStyle w:val="Table-Text"/>
              <w:suppressAutoHyphens/>
              <w:rPr>
                <w:rFonts w:ascii="Arial" w:hAnsi="Arial" w:cs="Arial"/>
                <w:szCs w:val="16"/>
              </w:rPr>
            </w:pPr>
            <w:r>
              <w:rPr>
                <w:rFonts w:ascii="Arial" w:hAnsi="Arial" w:cs="Arial"/>
                <w:szCs w:val="16"/>
              </w:rPr>
              <w:t>Tech</w:t>
            </w:r>
            <w:r w:rsidR="00455858">
              <w:rPr>
                <w:rFonts w:ascii="Arial" w:hAnsi="Arial" w:cs="Arial"/>
                <w:szCs w:val="16"/>
              </w:rPr>
              <w:t>nical Writer, Technical Illustrator, Technical Author</w:t>
            </w:r>
          </w:p>
        </w:tc>
      </w:tr>
      <w:tr w:rsidR="00734B2F" w:rsidRPr="00BB198E" w14:paraId="4150DBC3" w14:textId="77777777" w:rsidTr="00466610">
        <w:tc>
          <w:tcPr>
            <w:tcW w:w="2828" w:type="dxa"/>
            <w:shd w:val="clear" w:color="auto" w:fill="E6E6E6"/>
          </w:tcPr>
          <w:p w14:paraId="46CF6AA0" w14:textId="77777777" w:rsidR="00734B2F" w:rsidRPr="00BB198E" w:rsidRDefault="00734B2F" w:rsidP="00466610">
            <w:pPr>
              <w:pStyle w:val="Table-ColHead"/>
              <w:keepNext w:val="0"/>
              <w:rPr>
                <w:rFonts w:cs="Arial"/>
                <w:sz w:val="16"/>
                <w:szCs w:val="16"/>
              </w:rPr>
            </w:pPr>
            <w:r w:rsidRPr="00BB198E">
              <w:rPr>
                <w:rFonts w:cs="Arial"/>
                <w:sz w:val="16"/>
                <w:szCs w:val="16"/>
              </w:rPr>
              <w:t xml:space="preserve">Current User identified as </w:t>
            </w:r>
          </w:p>
        </w:tc>
        <w:tc>
          <w:tcPr>
            <w:tcW w:w="6528" w:type="dxa"/>
            <w:shd w:val="clear" w:color="auto" w:fill="auto"/>
          </w:tcPr>
          <w:p w14:paraId="1E3A6567" w14:textId="63FBE203" w:rsidR="00734B2F" w:rsidRPr="00BB198E" w:rsidRDefault="00734B2F" w:rsidP="0070355E">
            <w:pPr>
              <w:pStyle w:val="Table-Text"/>
              <w:suppressAutoHyphens/>
              <w:rPr>
                <w:rFonts w:ascii="Arial" w:hAnsi="Arial" w:cs="Arial"/>
                <w:szCs w:val="16"/>
              </w:rPr>
            </w:pPr>
            <w:r>
              <w:rPr>
                <w:rFonts w:ascii="Arial" w:hAnsi="Arial" w:cs="Arial"/>
                <w:szCs w:val="16"/>
              </w:rPr>
              <w:t xml:space="preserve">Logged in </w:t>
            </w:r>
            <w:r w:rsidR="00455858">
              <w:rPr>
                <w:rFonts w:ascii="Arial" w:hAnsi="Arial" w:cs="Arial"/>
                <w:szCs w:val="16"/>
              </w:rPr>
              <w:t>Technical Writer, Technical Illustrator, Technical Author</w:t>
            </w:r>
          </w:p>
        </w:tc>
      </w:tr>
      <w:tr w:rsidR="00734B2F" w:rsidRPr="00BB198E" w14:paraId="7E582C5C" w14:textId="77777777" w:rsidTr="00466610">
        <w:tc>
          <w:tcPr>
            <w:tcW w:w="2828" w:type="dxa"/>
            <w:shd w:val="clear" w:color="auto" w:fill="E6E6E6"/>
          </w:tcPr>
          <w:p w14:paraId="560B9C48" w14:textId="77777777" w:rsidR="00734B2F" w:rsidRPr="00BB198E" w:rsidRDefault="00734B2F" w:rsidP="00466610">
            <w:pPr>
              <w:pStyle w:val="Table-ColHead"/>
              <w:keepNext w:val="0"/>
              <w:rPr>
                <w:rFonts w:cs="Arial"/>
                <w:sz w:val="16"/>
                <w:szCs w:val="16"/>
              </w:rPr>
            </w:pPr>
            <w:r w:rsidRPr="00BB198E">
              <w:rPr>
                <w:rFonts w:cs="Arial"/>
                <w:sz w:val="16"/>
                <w:szCs w:val="16"/>
              </w:rPr>
              <w:t>Status filter</w:t>
            </w:r>
          </w:p>
        </w:tc>
        <w:tc>
          <w:tcPr>
            <w:tcW w:w="6528" w:type="dxa"/>
            <w:shd w:val="clear" w:color="auto" w:fill="auto"/>
          </w:tcPr>
          <w:p w14:paraId="16776B32" w14:textId="5B284B93" w:rsidR="00734B2F" w:rsidRPr="00BB198E" w:rsidRDefault="00734B2F" w:rsidP="00466610">
            <w:pPr>
              <w:pStyle w:val="Table-Text"/>
              <w:suppressAutoHyphens/>
              <w:rPr>
                <w:rFonts w:ascii="Arial" w:hAnsi="Arial" w:cs="Arial"/>
                <w:szCs w:val="16"/>
              </w:rPr>
            </w:pPr>
            <w:r>
              <w:rPr>
                <w:rFonts w:ascii="Arial" w:hAnsi="Arial" w:cs="Arial"/>
                <w:szCs w:val="16"/>
              </w:rPr>
              <w:t>To be reviewed</w:t>
            </w:r>
            <w:r w:rsidRPr="00BB198E">
              <w:rPr>
                <w:rFonts w:ascii="Arial" w:hAnsi="Arial" w:cs="Arial"/>
                <w:szCs w:val="16"/>
              </w:rPr>
              <w:t xml:space="preserve"> </w:t>
            </w:r>
          </w:p>
        </w:tc>
      </w:tr>
      <w:tr w:rsidR="00734B2F" w:rsidRPr="00BB198E" w14:paraId="0FE3271F" w14:textId="77777777" w:rsidTr="00466610">
        <w:tc>
          <w:tcPr>
            <w:tcW w:w="2828" w:type="dxa"/>
            <w:shd w:val="clear" w:color="auto" w:fill="E6E6E6"/>
          </w:tcPr>
          <w:p w14:paraId="17AAC567" w14:textId="77777777" w:rsidR="00734B2F" w:rsidRPr="00BB198E" w:rsidRDefault="00734B2F" w:rsidP="00466610">
            <w:pPr>
              <w:pStyle w:val="Table-ColHead"/>
              <w:keepNext w:val="0"/>
              <w:rPr>
                <w:rFonts w:cs="Arial"/>
                <w:sz w:val="16"/>
                <w:szCs w:val="16"/>
              </w:rPr>
            </w:pPr>
            <w:r w:rsidRPr="00BB198E">
              <w:rPr>
                <w:rFonts w:cs="Arial"/>
                <w:sz w:val="16"/>
                <w:szCs w:val="16"/>
              </w:rPr>
              <w:t>Target status</w:t>
            </w:r>
          </w:p>
        </w:tc>
        <w:tc>
          <w:tcPr>
            <w:tcW w:w="6528" w:type="dxa"/>
            <w:shd w:val="clear" w:color="auto" w:fill="auto"/>
          </w:tcPr>
          <w:p w14:paraId="465D99D4" w14:textId="1811095E" w:rsidR="00734B2F" w:rsidRPr="00BB198E" w:rsidRDefault="00455858" w:rsidP="00455858">
            <w:pPr>
              <w:pStyle w:val="Table-Text"/>
              <w:suppressAutoHyphens/>
              <w:rPr>
                <w:rFonts w:ascii="Arial" w:hAnsi="Arial" w:cs="Arial"/>
                <w:b/>
                <w:bCs/>
                <w:szCs w:val="16"/>
              </w:rPr>
            </w:pPr>
            <w:r>
              <w:rPr>
                <w:rFonts w:ascii="Arial" w:hAnsi="Arial" w:cs="Arial"/>
                <w:b/>
                <w:bCs/>
                <w:szCs w:val="16"/>
              </w:rPr>
              <w:t>Draft</w:t>
            </w:r>
            <w:r w:rsidR="0070355E">
              <w:rPr>
                <w:rFonts w:ascii="Arial" w:hAnsi="Arial" w:cs="Arial"/>
                <w:b/>
                <w:bCs/>
                <w:szCs w:val="16"/>
              </w:rPr>
              <w:t xml:space="preserve">, </w:t>
            </w:r>
            <w:r>
              <w:rPr>
                <w:rFonts w:ascii="Arial" w:hAnsi="Arial" w:cs="Arial"/>
                <w:b/>
                <w:bCs/>
                <w:szCs w:val="16"/>
              </w:rPr>
              <w:t>Reviewed</w:t>
            </w:r>
          </w:p>
        </w:tc>
      </w:tr>
    </w:tbl>
    <w:p w14:paraId="52F87348" w14:textId="77777777" w:rsidR="00734B2F" w:rsidRPr="00734B2F" w:rsidRDefault="00734B2F" w:rsidP="00734B2F">
      <w:pPr>
        <w:ind w:left="576"/>
      </w:pPr>
    </w:p>
    <w:p w14:paraId="4D18CACA" w14:textId="77777777" w:rsidR="003427A8" w:rsidRPr="003427A8" w:rsidRDefault="003427A8" w:rsidP="003427A8"/>
    <w:p w14:paraId="66DADACD" w14:textId="5A1064D4" w:rsidR="009C7DDC" w:rsidRDefault="00455858" w:rsidP="00F576C9">
      <w:pPr>
        <w:pStyle w:val="Heading2"/>
        <w:keepNext w:val="0"/>
        <w:keepLines w:val="0"/>
      </w:pPr>
      <w:bookmarkStart w:id="465" w:name="_Toc17440674"/>
      <w:bookmarkEnd w:id="464"/>
      <w:r>
        <w:t>My Reviewed</w:t>
      </w:r>
      <w:bookmarkEnd w:id="465"/>
    </w:p>
    <w:p w14:paraId="5A27018B" w14:textId="77777777" w:rsidR="003427A8" w:rsidRPr="003427A8" w:rsidRDefault="003427A8" w:rsidP="003427A8"/>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8"/>
        <w:gridCol w:w="6528"/>
      </w:tblGrid>
      <w:tr w:rsidR="009C7DDC" w:rsidRPr="00BB198E" w14:paraId="51A4E508" w14:textId="77777777" w:rsidTr="00F21283">
        <w:trPr>
          <w:tblHeader/>
        </w:trPr>
        <w:tc>
          <w:tcPr>
            <w:tcW w:w="2828" w:type="dxa"/>
            <w:shd w:val="clear" w:color="auto" w:fill="E6E6E6"/>
          </w:tcPr>
          <w:p w14:paraId="7508D132" w14:textId="77777777" w:rsidR="009C7DDC" w:rsidRPr="00BB198E" w:rsidRDefault="009C7DDC" w:rsidP="00F576C9">
            <w:pPr>
              <w:pStyle w:val="Table-ColHead"/>
              <w:keepNext w:val="0"/>
              <w:rPr>
                <w:rFonts w:cs="Arial"/>
                <w:sz w:val="16"/>
                <w:szCs w:val="16"/>
              </w:rPr>
            </w:pPr>
            <w:r w:rsidRPr="00BB198E">
              <w:rPr>
                <w:rFonts w:cs="Arial"/>
                <w:sz w:val="16"/>
                <w:szCs w:val="16"/>
              </w:rPr>
              <w:t>Name</w:t>
            </w:r>
          </w:p>
        </w:tc>
        <w:tc>
          <w:tcPr>
            <w:tcW w:w="6528" w:type="dxa"/>
            <w:shd w:val="clear" w:color="auto" w:fill="auto"/>
          </w:tcPr>
          <w:p w14:paraId="6E4E6C7D" w14:textId="6F2CA402" w:rsidR="009C7DDC" w:rsidRPr="00BB198E" w:rsidRDefault="00455858" w:rsidP="00F576C9">
            <w:pPr>
              <w:pStyle w:val="Table-Text"/>
              <w:suppressAutoHyphens/>
              <w:rPr>
                <w:rFonts w:ascii="Arial" w:hAnsi="Arial" w:cs="Arial"/>
                <w:szCs w:val="16"/>
              </w:rPr>
            </w:pPr>
            <w:r>
              <w:rPr>
                <w:rFonts w:ascii="Arial" w:hAnsi="Arial" w:cs="Arial"/>
                <w:bCs/>
                <w:szCs w:val="16"/>
              </w:rPr>
              <w:t>My Reviewed</w:t>
            </w:r>
          </w:p>
        </w:tc>
      </w:tr>
      <w:tr w:rsidR="009C7DDC" w:rsidRPr="00BB198E" w14:paraId="7E987145" w14:textId="77777777" w:rsidTr="00F21283">
        <w:tc>
          <w:tcPr>
            <w:tcW w:w="2828" w:type="dxa"/>
            <w:shd w:val="clear" w:color="auto" w:fill="E6E6E6"/>
          </w:tcPr>
          <w:p w14:paraId="3DF333DB" w14:textId="77777777" w:rsidR="009C7DDC" w:rsidRPr="00BB198E" w:rsidRDefault="009C7DDC" w:rsidP="00F576C9">
            <w:pPr>
              <w:pStyle w:val="Table-ColHead"/>
              <w:keepNext w:val="0"/>
              <w:rPr>
                <w:rFonts w:cs="Arial"/>
                <w:sz w:val="16"/>
                <w:szCs w:val="16"/>
              </w:rPr>
            </w:pPr>
            <w:r w:rsidRPr="00BB198E">
              <w:rPr>
                <w:rFonts w:cs="Arial"/>
                <w:sz w:val="16"/>
                <w:szCs w:val="16"/>
              </w:rPr>
              <w:t>Objects</w:t>
            </w:r>
          </w:p>
        </w:tc>
        <w:tc>
          <w:tcPr>
            <w:tcW w:w="6528" w:type="dxa"/>
            <w:shd w:val="clear" w:color="auto" w:fill="auto"/>
          </w:tcPr>
          <w:p w14:paraId="36192B21" w14:textId="25306DCF" w:rsidR="009C7DDC" w:rsidRPr="00BB198E" w:rsidRDefault="00455858" w:rsidP="00994436">
            <w:pPr>
              <w:pStyle w:val="Table-Text"/>
              <w:suppressAutoHyphens/>
              <w:rPr>
                <w:rFonts w:ascii="Arial" w:hAnsi="Arial" w:cs="Arial"/>
                <w:szCs w:val="16"/>
              </w:rPr>
            </w:pPr>
            <w:r w:rsidRPr="00BB198E">
              <w:rPr>
                <w:rFonts w:ascii="Arial" w:hAnsi="Arial" w:cs="Arial"/>
                <w:szCs w:val="16"/>
              </w:rPr>
              <w:t>Topic, Image</w:t>
            </w:r>
          </w:p>
        </w:tc>
      </w:tr>
      <w:tr w:rsidR="009C7DDC" w:rsidRPr="00BB198E" w14:paraId="7AFBE32D" w14:textId="77777777" w:rsidTr="00F21283">
        <w:tc>
          <w:tcPr>
            <w:tcW w:w="2828" w:type="dxa"/>
            <w:shd w:val="clear" w:color="auto" w:fill="E6E6E6"/>
          </w:tcPr>
          <w:p w14:paraId="393E4D91" w14:textId="77777777" w:rsidR="009C7DDC" w:rsidRPr="00BB198E" w:rsidRDefault="009C7DDC" w:rsidP="00F576C9">
            <w:pPr>
              <w:pStyle w:val="Table-ColHead"/>
              <w:keepNext w:val="0"/>
              <w:rPr>
                <w:rFonts w:cs="Arial"/>
                <w:sz w:val="16"/>
                <w:szCs w:val="16"/>
              </w:rPr>
            </w:pPr>
            <w:r w:rsidRPr="00BB198E">
              <w:rPr>
                <w:rFonts w:cs="Arial"/>
                <w:sz w:val="16"/>
                <w:szCs w:val="16"/>
              </w:rPr>
              <w:t>User Roles</w:t>
            </w:r>
          </w:p>
        </w:tc>
        <w:tc>
          <w:tcPr>
            <w:tcW w:w="6528" w:type="dxa"/>
            <w:shd w:val="clear" w:color="auto" w:fill="auto"/>
          </w:tcPr>
          <w:p w14:paraId="263283ED" w14:textId="098389F9" w:rsidR="009C7DDC" w:rsidRPr="00BB198E" w:rsidRDefault="00455858" w:rsidP="00F576C9">
            <w:pPr>
              <w:pStyle w:val="Table-Text"/>
              <w:suppressAutoHyphens/>
              <w:rPr>
                <w:rFonts w:ascii="Arial" w:hAnsi="Arial" w:cs="Arial"/>
                <w:szCs w:val="16"/>
              </w:rPr>
            </w:pPr>
            <w:r>
              <w:rPr>
                <w:rFonts w:ascii="Arial" w:hAnsi="Arial" w:cs="Arial"/>
                <w:szCs w:val="16"/>
              </w:rPr>
              <w:t>Technical Writer, Technical Illustrator, Technical Author</w:t>
            </w:r>
          </w:p>
        </w:tc>
      </w:tr>
      <w:tr w:rsidR="009C7DDC" w:rsidRPr="00BB198E" w14:paraId="28A1241B" w14:textId="77777777" w:rsidTr="00F21283">
        <w:tc>
          <w:tcPr>
            <w:tcW w:w="2828" w:type="dxa"/>
            <w:shd w:val="clear" w:color="auto" w:fill="E6E6E6"/>
          </w:tcPr>
          <w:p w14:paraId="2C472B83" w14:textId="77777777" w:rsidR="009C7DDC" w:rsidRPr="00BB198E" w:rsidRDefault="009C7DDC" w:rsidP="00F576C9">
            <w:pPr>
              <w:pStyle w:val="Table-ColHead"/>
              <w:keepNext w:val="0"/>
              <w:rPr>
                <w:rFonts w:cs="Arial"/>
                <w:sz w:val="16"/>
                <w:szCs w:val="16"/>
              </w:rPr>
            </w:pPr>
            <w:r w:rsidRPr="00BB198E">
              <w:rPr>
                <w:rFonts w:cs="Arial"/>
                <w:sz w:val="16"/>
                <w:szCs w:val="16"/>
              </w:rPr>
              <w:t xml:space="preserve">Current User identified as </w:t>
            </w:r>
          </w:p>
        </w:tc>
        <w:tc>
          <w:tcPr>
            <w:tcW w:w="6528" w:type="dxa"/>
            <w:shd w:val="clear" w:color="auto" w:fill="auto"/>
          </w:tcPr>
          <w:p w14:paraId="415D054D" w14:textId="4A7C7CB5" w:rsidR="009C7DDC" w:rsidRPr="00BB198E" w:rsidRDefault="0070355E" w:rsidP="00D722F4">
            <w:pPr>
              <w:pStyle w:val="Table-Text"/>
              <w:suppressAutoHyphens/>
              <w:rPr>
                <w:rFonts w:ascii="Arial" w:hAnsi="Arial" w:cs="Arial"/>
                <w:szCs w:val="16"/>
              </w:rPr>
            </w:pPr>
            <w:r w:rsidRPr="0070355E">
              <w:rPr>
                <w:rFonts w:ascii="Arial" w:hAnsi="Arial" w:cs="Arial"/>
                <w:szCs w:val="16"/>
              </w:rPr>
              <w:t xml:space="preserve">Logged in </w:t>
            </w:r>
            <w:r w:rsidR="00455858">
              <w:rPr>
                <w:rFonts w:ascii="Arial" w:hAnsi="Arial" w:cs="Arial"/>
                <w:szCs w:val="16"/>
              </w:rPr>
              <w:t>Technical Writer, Technical Illustrator, Technical Author</w:t>
            </w:r>
          </w:p>
        </w:tc>
      </w:tr>
      <w:tr w:rsidR="009C7DDC" w:rsidRPr="00BB198E" w14:paraId="7A8BE671" w14:textId="77777777" w:rsidTr="00F21283">
        <w:tc>
          <w:tcPr>
            <w:tcW w:w="2828" w:type="dxa"/>
            <w:shd w:val="clear" w:color="auto" w:fill="E6E6E6"/>
          </w:tcPr>
          <w:p w14:paraId="48F2DE13" w14:textId="77777777" w:rsidR="009C7DDC" w:rsidRPr="00BB198E" w:rsidRDefault="009C7DDC" w:rsidP="00F576C9">
            <w:pPr>
              <w:pStyle w:val="Table-ColHead"/>
              <w:keepNext w:val="0"/>
              <w:rPr>
                <w:rFonts w:cs="Arial"/>
                <w:sz w:val="16"/>
                <w:szCs w:val="16"/>
              </w:rPr>
            </w:pPr>
            <w:r w:rsidRPr="00BB198E">
              <w:rPr>
                <w:rFonts w:cs="Arial"/>
                <w:sz w:val="16"/>
                <w:szCs w:val="16"/>
              </w:rPr>
              <w:t>Status filter</w:t>
            </w:r>
          </w:p>
        </w:tc>
        <w:tc>
          <w:tcPr>
            <w:tcW w:w="6528" w:type="dxa"/>
            <w:shd w:val="clear" w:color="auto" w:fill="auto"/>
          </w:tcPr>
          <w:p w14:paraId="283E5692" w14:textId="3EBBBE4B" w:rsidR="009C7DDC" w:rsidRPr="00BB198E" w:rsidRDefault="00455858" w:rsidP="00F576C9">
            <w:pPr>
              <w:pStyle w:val="Table-Text"/>
              <w:suppressAutoHyphens/>
              <w:rPr>
                <w:rFonts w:ascii="Arial" w:hAnsi="Arial" w:cs="Arial"/>
                <w:szCs w:val="16"/>
              </w:rPr>
            </w:pPr>
            <w:r>
              <w:rPr>
                <w:rFonts w:ascii="Arial" w:hAnsi="Arial" w:cs="Arial"/>
                <w:szCs w:val="16"/>
              </w:rPr>
              <w:t>Reviewed</w:t>
            </w:r>
          </w:p>
        </w:tc>
      </w:tr>
      <w:tr w:rsidR="009C7DDC" w:rsidRPr="00BB198E" w14:paraId="43CE109E" w14:textId="77777777" w:rsidTr="00F21283">
        <w:tc>
          <w:tcPr>
            <w:tcW w:w="2828" w:type="dxa"/>
            <w:shd w:val="clear" w:color="auto" w:fill="E6E6E6"/>
          </w:tcPr>
          <w:p w14:paraId="64148139" w14:textId="77777777" w:rsidR="009C7DDC" w:rsidRPr="00BB198E" w:rsidRDefault="009C7DDC" w:rsidP="00F576C9">
            <w:pPr>
              <w:pStyle w:val="Table-ColHead"/>
              <w:keepNext w:val="0"/>
              <w:rPr>
                <w:rFonts w:cs="Arial"/>
                <w:sz w:val="16"/>
                <w:szCs w:val="16"/>
              </w:rPr>
            </w:pPr>
            <w:r w:rsidRPr="00BB198E">
              <w:rPr>
                <w:rFonts w:cs="Arial"/>
                <w:sz w:val="16"/>
                <w:szCs w:val="16"/>
              </w:rPr>
              <w:t>Target status</w:t>
            </w:r>
          </w:p>
        </w:tc>
        <w:tc>
          <w:tcPr>
            <w:tcW w:w="6528" w:type="dxa"/>
            <w:shd w:val="clear" w:color="auto" w:fill="auto"/>
          </w:tcPr>
          <w:p w14:paraId="1776CE1E" w14:textId="2008274A" w:rsidR="00512BEC" w:rsidRPr="00BB198E" w:rsidRDefault="00455858" w:rsidP="00F576C9">
            <w:pPr>
              <w:pStyle w:val="Table-Text"/>
              <w:suppressAutoHyphens/>
              <w:rPr>
                <w:rFonts w:ascii="Arial" w:hAnsi="Arial" w:cs="Arial"/>
                <w:b/>
                <w:bCs/>
                <w:szCs w:val="16"/>
              </w:rPr>
            </w:pPr>
            <w:r>
              <w:rPr>
                <w:rFonts w:ascii="Arial" w:hAnsi="Arial" w:cs="Arial"/>
                <w:b/>
                <w:bCs/>
                <w:szCs w:val="16"/>
              </w:rPr>
              <w:t>Released</w:t>
            </w:r>
          </w:p>
        </w:tc>
      </w:tr>
    </w:tbl>
    <w:p w14:paraId="327662CC" w14:textId="701E9BD7" w:rsidR="00411C7C" w:rsidRPr="009B04C6" w:rsidRDefault="00411C7C" w:rsidP="00411C7C">
      <w:pPr>
        <w:pStyle w:val="Heading2"/>
      </w:pPr>
      <w:bookmarkStart w:id="466" w:name="_Toc17440675"/>
      <w:bookmarkStart w:id="467" w:name="_Toc440563051"/>
      <w:r>
        <w:t>Translation Reviewer</w:t>
      </w:r>
      <w:bookmarkEnd w:id="466"/>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8"/>
        <w:gridCol w:w="6528"/>
      </w:tblGrid>
      <w:tr w:rsidR="00411C7C" w:rsidRPr="00BB198E" w14:paraId="08F03253" w14:textId="77777777" w:rsidTr="00D95884">
        <w:trPr>
          <w:tblHeader/>
        </w:trPr>
        <w:tc>
          <w:tcPr>
            <w:tcW w:w="2828" w:type="dxa"/>
            <w:shd w:val="clear" w:color="auto" w:fill="E6E6E6"/>
          </w:tcPr>
          <w:p w14:paraId="02B8FBE9" w14:textId="77777777" w:rsidR="00411C7C" w:rsidRPr="00BB198E" w:rsidRDefault="00411C7C" w:rsidP="00D95884">
            <w:pPr>
              <w:pStyle w:val="Table-ColHead"/>
              <w:keepNext w:val="0"/>
              <w:rPr>
                <w:rFonts w:cs="Arial"/>
                <w:sz w:val="16"/>
                <w:szCs w:val="16"/>
              </w:rPr>
            </w:pPr>
            <w:r w:rsidRPr="00BB198E">
              <w:rPr>
                <w:rFonts w:cs="Arial"/>
                <w:sz w:val="16"/>
                <w:szCs w:val="16"/>
              </w:rPr>
              <w:t>Name</w:t>
            </w:r>
          </w:p>
        </w:tc>
        <w:tc>
          <w:tcPr>
            <w:tcW w:w="6528" w:type="dxa"/>
            <w:shd w:val="clear" w:color="auto" w:fill="auto"/>
          </w:tcPr>
          <w:p w14:paraId="0DA4DE48" w14:textId="71B7FF23" w:rsidR="00411C7C" w:rsidRPr="00BB198E" w:rsidRDefault="00411C7C" w:rsidP="00D95884">
            <w:pPr>
              <w:pStyle w:val="Table-Text"/>
              <w:suppressAutoHyphens/>
              <w:rPr>
                <w:rFonts w:ascii="Arial" w:hAnsi="Arial" w:cs="Arial"/>
                <w:szCs w:val="16"/>
              </w:rPr>
            </w:pPr>
            <w:r w:rsidRPr="00BB198E">
              <w:rPr>
                <w:rFonts w:ascii="Arial" w:hAnsi="Arial" w:cs="Arial"/>
                <w:szCs w:val="16"/>
              </w:rPr>
              <w:t>Translation Reviewer</w:t>
            </w:r>
          </w:p>
        </w:tc>
      </w:tr>
      <w:tr w:rsidR="00411C7C" w:rsidRPr="00BB198E" w14:paraId="5A18E1F1" w14:textId="77777777" w:rsidTr="00D95884">
        <w:tc>
          <w:tcPr>
            <w:tcW w:w="2828" w:type="dxa"/>
            <w:shd w:val="clear" w:color="auto" w:fill="E6E6E6"/>
          </w:tcPr>
          <w:p w14:paraId="01C74D2F" w14:textId="77777777" w:rsidR="00411C7C" w:rsidRPr="00BB198E" w:rsidRDefault="00411C7C" w:rsidP="00D95884">
            <w:pPr>
              <w:pStyle w:val="Table-ColHead"/>
              <w:keepNext w:val="0"/>
              <w:rPr>
                <w:rFonts w:cs="Arial"/>
                <w:sz w:val="16"/>
                <w:szCs w:val="16"/>
              </w:rPr>
            </w:pPr>
            <w:r w:rsidRPr="00BB198E">
              <w:rPr>
                <w:rFonts w:cs="Arial"/>
                <w:sz w:val="16"/>
                <w:szCs w:val="16"/>
              </w:rPr>
              <w:t>Objects</w:t>
            </w:r>
          </w:p>
        </w:tc>
        <w:tc>
          <w:tcPr>
            <w:tcW w:w="6528" w:type="dxa"/>
            <w:shd w:val="clear" w:color="auto" w:fill="auto"/>
          </w:tcPr>
          <w:p w14:paraId="55E8ABEF" w14:textId="77777777" w:rsidR="00411C7C" w:rsidRPr="00BB198E" w:rsidRDefault="00411C7C" w:rsidP="00D95884">
            <w:pPr>
              <w:pStyle w:val="Table-Text"/>
              <w:suppressAutoHyphens/>
              <w:rPr>
                <w:rFonts w:ascii="Arial" w:hAnsi="Arial" w:cs="Arial"/>
                <w:szCs w:val="16"/>
              </w:rPr>
            </w:pPr>
            <w:r w:rsidRPr="00BB198E">
              <w:rPr>
                <w:rFonts w:ascii="Arial" w:hAnsi="Arial" w:cs="Arial"/>
                <w:szCs w:val="16"/>
              </w:rPr>
              <w:t>Map, Topic, Library topic, Image, Other (Word, PDF, …)</w:t>
            </w:r>
          </w:p>
        </w:tc>
      </w:tr>
      <w:tr w:rsidR="00411C7C" w:rsidRPr="00BB198E" w14:paraId="105A7A0E" w14:textId="77777777" w:rsidTr="00D95884">
        <w:tc>
          <w:tcPr>
            <w:tcW w:w="2828" w:type="dxa"/>
            <w:shd w:val="clear" w:color="auto" w:fill="E6E6E6"/>
          </w:tcPr>
          <w:p w14:paraId="07A0BD89" w14:textId="77777777" w:rsidR="00411C7C" w:rsidRPr="00BB198E" w:rsidRDefault="00411C7C" w:rsidP="00D95884">
            <w:pPr>
              <w:pStyle w:val="Table-ColHead"/>
              <w:keepNext w:val="0"/>
              <w:rPr>
                <w:rFonts w:cs="Arial"/>
                <w:sz w:val="16"/>
                <w:szCs w:val="16"/>
              </w:rPr>
            </w:pPr>
            <w:r w:rsidRPr="00BB198E">
              <w:rPr>
                <w:rFonts w:cs="Arial"/>
                <w:sz w:val="16"/>
                <w:szCs w:val="16"/>
              </w:rPr>
              <w:t>User Roles</w:t>
            </w:r>
          </w:p>
        </w:tc>
        <w:tc>
          <w:tcPr>
            <w:tcW w:w="6528" w:type="dxa"/>
            <w:shd w:val="clear" w:color="auto" w:fill="auto"/>
          </w:tcPr>
          <w:p w14:paraId="3C93E239" w14:textId="0554C1DA" w:rsidR="00411C7C" w:rsidRPr="00BB198E" w:rsidRDefault="00411C7C" w:rsidP="00D95884">
            <w:pPr>
              <w:pStyle w:val="Table-Text"/>
              <w:suppressAutoHyphens/>
              <w:rPr>
                <w:rFonts w:ascii="Arial" w:hAnsi="Arial" w:cs="Arial"/>
                <w:szCs w:val="16"/>
              </w:rPr>
            </w:pPr>
            <w:r w:rsidRPr="00BB198E">
              <w:rPr>
                <w:rFonts w:ascii="Arial" w:hAnsi="Arial" w:cs="Arial"/>
                <w:szCs w:val="16"/>
              </w:rPr>
              <w:t>Reviewer</w:t>
            </w:r>
          </w:p>
        </w:tc>
      </w:tr>
      <w:tr w:rsidR="00411C7C" w:rsidRPr="00BB198E" w14:paraId="7250483E" w14:textId="77777777" w:rsidTr="00D95884">
        <w:tc>
          <w:tcPr>
            <w:tcW w:w="2828" w:type="dxa"/>
            <w:shd w:val="clear" w:color="auto" w:fill="E6E6E6"/>
          </w:tcPr>
          <w:p w14:paraId="7A091A4A" w14:textId="77777777" w:rsidR="00411C7C" w:rsidRPr="00BB198E" w:rsidRDefault="00411C7C" w:rsidP="00D95884">
            <w:pPr>
              <w:pStyle w:val="Table-ColHead"/>
              <w:keepNext w:val="0"/>
              <w:rPr>
                <w:rFonts w:cs="Arial"/>
                <w:sz w:val="16"/>
                <w:szCs w:val="16"/>
              </w:rPr>
            </w:pPr>
            <w:r w:rsidRPr="00BB198E">
              <w:rPr>
                <w:rFonts w:cs="Arial"/>
                <w:sz w:val="16"/>
                <w:szCs w:val="16"/>
              </w:rPr>
              <w:t xml:space="preserve">Current User identified as </w:t>
            </w:r>
          </w:p>
        </w:tc>
        <w:tc>
          <w:tcPr>
            <w:tcW w:w="6528" w:type="dxa"/>
            <w:shd w:val="clear" w:color="auto" w:fill="auto"/>
          </w:tcPr>
          <w:p w14:paraId="4A42735B" w14:textId="7819E198" w:rsidR="00411C7C" w:rsidRPr="00BB198E" w:rsidRDefault="00411C7C" w:rsidP="00D95884">
            <w:pPr>
              <w:pStyle w:val="Table-Text"/>
              <w:suppressAutoHyphens/>
              <w:rPr>
                <w:rFonts w:ascii="Arial" w:hAnsi="Arial" w:cs="Arial"/>
                <w:szCs w:val="16"/>
              </w:rPr>
            </w:pPr>
            <w:r w:rsidRPr="00BB198E">
              <w:rPr>
                <w:rFonts w:ascii="Arial" w:hAnsi="Arial" w:cs="Arial"/>
                <w:szCs w:val="16"/>
              </w:rPr>
              <w:t>Reviewer</w:t>
            </w:r>
          </w:p>
        </w:tc>
      </w:tr>
      <w:tr w:rsidR="00411C7C" w:rsidRPr="00BB198E" w14:paraId="44A66ADA" w14:textId="77777777" w:rsidTr="00D95884">
        <w:tc>
          <w:tcPr>
            <w:tcW w:w="2828" w:type="dxa"/>
            <w:shd w:val="clear" w:color="auto" w:fill="E6E6E6"/>
          </w:tcPr>
          <w:p w14:paraId="0CF058BB" w14:textId="77777777" w:rsidR="00411C7C" w:rsidRPr="00BB198E" w:rsidRDefault="00411C7C" w:rsidP="00D95884">
            <w:pPr>
              <w:pStyle w:val="Table-ColHead"/>
              <w:keepNext w:val="0"/>
              <w:rPr>
                <w:rFonts w:cs="Arial"/>
                <w:sz w:val="16"/>
                <w:szCs w:val="16"/>
              </w:rPr>
            </w:pPr>
            <w:r w:rsidRPr="00BB198E">
              <w:rPr>
                <w:rFonts w:cs="Arial"/>
                <w:sz w:val="16"/>
                <w:szCs w:val="16"/>
              </w:rPr>
              <w:t>Status filter</w:t>
            </w:r>
          </w:p>
        </w:tc>
        <w:tc>
          <w:tcPr>
            <w:tcW w:w="6528" w:type="dxa"/>
            <w:shd w:val="clear" w:color="auto" w:fill="auto"/>
          </w:tcPr>
          <w:p w14:paraId="7B88A81D" w14:textId="09747EAF" w:rsidR="00411C7C" w:rsidRPr="00BB198E" w:rsidRDefault="00411C7C" w:rsidP="00D95884">
            <w:pPr>
              <w:pStyle w:val="Table-Text"/>
              <w:suppressAutoHyphens/>
              <w:rPr>
                <w:rFonts w:ascii="Arial" w:hAnsi="Arial" w:cs="Arial"/>
                <w:szCs w:val="16"/>
              </w:rPr>
            </w:pPr>
            <w:r w:rsidRPr="00BB198E">
              <w:rPr>
                <w:rFonts w:ascii="Arial" w:hAnsi="Arial" w:cs="Arial"/>
                <w:szCs w:val="16"/>
              </w:rPr>
              <w:t>Translation approved, Translation in review</w:t>
            </w:r>
          </w:p>
        </w:tc>
      </w:tr>
      <w:tr w:rsidR="00411C7C" w:rsidRPr="00BB198E" w14:paraId="509F8738" w14:textId="77777777" w:rsidTr="00D95884">
        <w:tc>
          <w:tcPr>
            <w:tcW w:w="2828" w:type="dxa"/>
            <w:shd w:val="clear" w:color="auto" w:fill="E6E6E6"/>
          </w:tcPr>
          <w:p w14:paraId="3F5E1306" w14:textId="77777777" w:rsidR="00411C7C" w:rsidRPr="00BB198E" w:rsidRDefault="00411C7C" w:rsidP="00D95884">
            <w:pPr>
              <w:pStyle w:val="Table-ColHead"/>
              <w:keepNext w:val="0"/>
              <w:rPr>
                <w:rFonts w:cs="Arial"/>
                <w:sz w:val="16"/>
                <w:szCs w:val="16"/>
              </w:rPr>
            </w:pPr>
            <w:r w:rsidRPr="00BB198E">
              <w:rPr>
                <w:rFonts w:cs="Arial"/>
                <w:sz w:val="16"/>
                <w:szCs w:val="16"/>
              </w:rPr>
              <w:t>Target status</w:t>
            </w:r>
          </w:p>
        </w:tc>
        <w:tc>
          <w:tcPr>
            <w:tcW w:w="6528" w:type="dxa"/>
            <w:shd w:val="clear" w:color="auto" w:fill="auto"/>
          </w:tcPr>
          <w:p w14:paraId="170CA141" w14:textId="2D0F0038" w:rsidR="00411C7C" w:rsidRPr="00BB198E" w:rsidRDefault="00411C7C" w:rsidP="00D95884">
            <w:pPr>
              <w:pStyle w:val="Table-Text"/>
              <w:suppressAutoHyphens/>
              <w:rPr>
                <w:rFonts w:ascii="Arial" w:hAnsi="Arial" w:cs="Arial"/>
                <w:b/>
                <w:szCs w:val="16"/>
              </w:rPr>
            </w:pPr>
            <w:r w:rsidRPr="00BB198E">
              <w:rPr>
                <w:rFonts w:ascii="Arial" w:hAnsi="Arial" w:cs="Arial"/>
                <w:b/>
                <w:szCs w:val="16"/>
              </w:rPr>
              <w:t>Reject translation</w:t>
            </w:r>
          </w:p>
          <w:p w14:paraId="08A77236" w14:textId="77777777" w:rsidR="00411C7C" w:rsidRPr="00BB198E" w:rsidRDefault="00411C7C" w:rsidP="00D95884">
            <w:pPr>
              <w:pStyle w:val="Table-Text"/>
              <w:suppressAutoHyphens/>
              <w:rPr>
                <w:rFonts w:ascii="Arial" w:hAnsi="Arial" w:cs="Arial"/>
                <w:b/>
                <w:szCs w:val="16"/>
              </w:rPr>
            </w:pPr>
            <w:r w:rsidRPr="00BB198E">
              <w:rPr>
                <w:rFonts w:ascii="Arial" w:hAnsi="Arial" w:cs="Arial"/>
                <w:b/>
                <w:szCs w:val="16"/>
              </w:rPr>
              <w:t>Approve translation</w:t>
            </w:r>
          </w:p>
          <w:p w14:paraId="5A92E672" w14:textId="02C1301B" w:rsidR="00411C7C" w:rsidRPr="00BB198E" w:rsidRDefault="00411C7C" w:rsidP="00D95884">
            <w:pPr>
              <w:pStyle w:val="Table-Text"/>
              <w:suppressAutoHyphens/>
              <w:rPr>
                <w:rFonts w:ascii="Arial" w:hAnsi="Arial" w:cs="Arial"/>
                <w:b/>
                <w:szCs w:val="16"/>
              </w:rPr>
            </w:pPr>
            <w:r w:rsidRPr="00BB198E">
              <w:rPr>
                <w:rFonts w:ascii="Arial" w:hAnsi="Arial" w:cs="Arial"/>
                <w:b/>
                <w:szCs w:val="16"/>
              </w:rPr>
              <w:t>Release translation</w:t>
            </w:r>
          </w:p>
        </w:tc>
      </w:tr>
    </w:tbl>
    <w:p w14:paraId="341BF885" w14:textId="1AD544E8" w:rsidR="009C7DDC" w:rsidRPr="009B04C6" w:rsidRDefault="009C7DDC" w:rsidP="00F576C9">
      <w:pPr>
        <w:pStyle w:val="Heading2"/>
        <w:keepNext w:val="0"/>
        <w:keepLines w:val="0"/>
      </w:pPr>
      <w:bookmarkStart w:id="468" w:name="_Toc17440676"/>
      <w:r w:rsidRPr="009B04C6">
        <w:t>Translator</w:t>
      </w:r>
      <w:bookmarkEnd w:id="467"/>
      <w:bookmarkEnd w:id="468"/>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8"/>
        <w:gridCol w:w="6528"/>
      </w:tblGrid>
      <w:tr w:rsidR="009C7DDC" w:rsidRPr="00BB198E" w14:paraId="11533BDF" w14:textId="77777777" w:rsidTr="00F21283">
        <w:trPr>
          <w:tblHeader/>
        </w:trPr>
        <w:tc>
          <w:tcPr>
            <w:tcW w:w="2828" w:type="dxa"/>
            <w:shd w:val="clear" w:color="auto" w:fill="E6E6E6"/>
          </w:tcPr>
          <w:p w14:paraId="3019D837" w14:textId="77777777" w:rsidR="009C7DDC" w:rsidRPr="00BB198E" w:rsidRDefault="009C7DDC" w:rsidP="00F576C9">
            <w:pPr>
              <w:pStyle w:val="Table-ColHead"/>
              <w:keepNext w:val="0"/>
              <w:rPr>
                <w:rFonts w:cs="Arial"/>
                <w:sz w:val="16"/>
                <w:szCs w:val="16"/>
              </w:rPr>
            </w:pPr>
            <w:r w:rsidRPr="00BB198E">
              <w:rPr>
                <w:rFonts w:cs="Arial"/>
                <w:sz w:val="16"/>
                <w:szCs w:val="16"/>
              </w:rPr>
              <w:t>Name</w:t>
            </w:r>
          </w:p>
        </w:tc>
        <w:tc>
          <w:tcPr>
            <w:tcW w:w="6528" w:type="dxa"/>
            <w:shd w:val="clear" w:color="auto" w:fill="auto"/>
          </w:tcPr>
          <w:p w14:paraId="6A887DE9"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Translator</w:t>
            </w:r>
          </w:p>
        </w:tc>
      </w:tr>
      <w:tr w:rsidR="009C7DDC" w:rsidRPr="00BB198E" w14:paraId="6EC625F3" w14:textId="77777777" w:rsidTr="00F21283">
        <w:tc>
          <w:tcPr>
            <w:tcW w:w="2828" w:type="dxa"/>
            <w:shd w:val="clear" w:color="auto" w:fill="E6E6E6"/>
          </w:tcPr>
          <w:p w14:paraId="412CA6E3" w14:textId="77777777" w:rsidR="009C7DDC" w:rsidRPr="00BB198E" w:rsidRDefault="009C7DDC" w:rsidP="00F576C9">
            <w:pPr>
              <w:pStyle w:val="Table-ColHead"/>
              <w:keepNext w:val="0"/>
              <w:rPr>
                <w:rFonts w:cs="Arial"/>
                <w:sz w:val="16"/>
                <w:szCs w:val="16"/>
              </w:rPr>
            </w:pPr>
            <w:r w:rsidRPr="00BB198E">
              <w:rPr>
                <w:rFonts w:cs="Arial"/>
                <w:sz w:val="16"/>
                <w:szCs w:val="16"/>
              </w:rPr>
              <w:t>Objects</w:t>
            </w:r>
          </w:p>
        </w:tc>
        <w:tc>
          <w:tcPr>
            <w:tcW w:w="6528" w:type="dxa"/>
            <w:shd w:val="clear" w:color="auto" w:fill="auto"/>
          </w:tcPr>
          <w:p w14:paraId="690B3A3D"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Map, Topic, Library topic, Image</w:t>
            </w:r>
          </w:p>
        </w:tc>
      </w:tr>
      <w:tr w:rsidR="009C7DDC" w:rsidRPr="00BB198E" w14:paraId="32E636E2" w14:textId="77777777" w:rsidTr="00F21283">
        <w:tc>
          <w:tcPr>
            <w:tcW w:w="2828" w:type="dxa"/>
            <w:shd w:val="clear" w:color="auto" w:fill="E6E6E6"/>
          </w:tcPr>
          <w:p w14:paraId="42AADBC8" w14:textId="77777777" w:rsidR="009C7DDC" w:rsidRPr="00BB198E" w:rsidRDefault="009C7DDC" w:rsidP="00F576C9">
            <w:pPr>
              <w:pStyle w:val="Table-ColHead"/>
              <w:keepNext w:val="0"/>
              <w:rPr>
                <w:rFonts w:cs="Arial"/>
                <w:sz w:val="16"/>
                <w:szCs w:val="16"/>
              </w:rPr>
            </w:pPr>
            <w:r w:rsidRPr="00BB198E">
              <w:rPr>
                <w:rFonts w:cs="Arial"/>
                <w:sz w:val="16"/>
                <w:szCs w:val="16"/>
              </w:rPr>
              <w:t>User Roles</w:t>
            </w:r>
          </w:p>
        </w:tc>
        <w:tc>
          <w:tcPr>
            <w:tcW w:w="6528" w:type="dxa"/>
            <w:shd w:val="clear" w:color="auto" w:fill="auto"/>
          </w:tcPr>
          <w:p w14:paraId="2FBE4EEA"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Translator</w:t>
            </w:r>
          </w:p>
        </w:tc>
      </w:tr>
      <w:tr w:rsidR="009C7DDC" w:rsidRPr="00BB198E" w14:paraId="1F8B5CDF" w14:textId="77777777" w:rsidTr="00F21283">
        <w:tc>
          <w:tcPr>
            <w:tcW w:w="2828" w:type="dxa"/>
            <w:shd w:val="clear" w:color="auto" w:fill="E6E6E6"/>
          </w:tcPr>
          <w:p w14:paraId="44D447B4" w14:textId="77777777" w:rsidR="009C7DDC" w:rsidRPr="00BB198E" w:rsidRDefault="009C7DDC" w:rsidP="00F576C9">
            <w:pPr>
              <w:pStyle w:val="Table-ColHead"/>
              <w:keepNext w:val="0"/>
              <w:rPr>
                <w:rFonts w:cs="Arial"/>
                <w:sz w:val="16"/>
                <w:szCs w:val="16"/>
              </w:rPr>
            </w:pPr>
            <w:r w:rsidRPr="00BB198E">
              <w:rPr>
                <w:rFonts w:cs="Arial"/>
                <w:sz w:val="16"/>
                <w:szCs w:val="16"/>
              </w:rPr>
              <w:t xml:space="preserve">Current User identified as </w:t>
            </w:r>
          </w:p>
        </w:tc>
        <w:tc>
          <w:tcPr>
            <w:tcW w:w="6528" w:type="dxa"/>
            <w:shd w:val="clear" w:color="auto" w:fill="auto"/>
          </w:tcPr>
          <w:p w14:paraId="1ECFA8CC"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Translator</w:t>
            </w:r>
          </w:p>
        </w:tc>
      </w:tr>
      <w:tr w:rsidR="009C7DDC" w:rsidRPr="00BB198E" w14:paraId="63F4D8E4" w14:textId="77777777" w:rsidTr="00F21283">
        <w:tc>
          <w:tcPr>
            <w:tcW w:w="2828" w:type="dxa"/>
            <w:shd w:val="clear" w:color="auto" w:fill="E6E6E6"/>
          </w:tcPr>
          <w:p w14:paraId="4076AAC8" w14:textId="77777777" w:rsidR="009C7DDC" w:rsidRPr="00BB198E" w:rsidRDefault="009C7DDC" w:rsidP="00F576C9">
            <w:pPr>
              <w:pStyle w:val="Table-ColHead"/>
              <w:keepNext w:val="0"/>
              <w:rPr>
                <w:rFonts w:cs="Arial"/>
                <w:sz w:val="16"/>
                <w:szCs w:val="16"/>
              </w:rPr>
            </w:pPr>
            <w:r w:rsidRPr="00BB198E">
              <w:rPr>
                <w:rFonts w:cs="Arial"/>
                <w:sz w:val="16"/>
                <w:szCs w:val="16"/>
              </w:rPr>
              <w:t>Status filter</w:t>
            </w:r>
          </w:p>
        </w:tc>
        <w:tc>
          <w:tcPr>
            <w:tcW w:w="6528" w:type="dxa"/>
            <w:shd w:val="clear" w:color="auto" w:fill="auto"/>
          </w:tcPr>
          <w:p w14:paraId="23829758"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To be translated</w:t>
            </w:r>
          </w:p>
        </w:tc>
      </w:tr>
      <w:tr w:rsidR="009C7DDC" w:rsidRPr="00BB198E" w14:paraId="5AEE9B67" w14:textId="77777777" w:rsidTr="00F21283">
        <w:tc>
          <w:tcPr>
            <w:tcW w:w="2828" w:type="dxa"/>
            <w:shd w:val="clear" w:color="auto" w:fill="E6E6E6"/>
          </w:tcPr>
          <w:p w14:paraId="43319F6F" w14:textId="77777777" w:rsidR="009C7DDC" w:rsidRPr="00BB198E" w:rsidRDefault="009C7DDC" w:rsidP="00F576C9">
            <w:pPr>
              <w:pStyle w:val="Table-ColHead"/>
              <w:keepNext w:val="0"/>
              <w:rPr>
                <w:rFonts w:cs="Arial"/>
                <w:sz w:val="16"/>
                <w:szCs w:val="16"/>
              </w:rPr>
            </w:pPr>
            <w:r w:rsidRPr="00BB198E">
              <w:rPr>
                <w:rFonts w:cs="Arial"/>
                <w:sz w:val="16"/>
                <w:szCs w:val="16"/>
              </w:rPr>
              <w:t>Target status</w:t>
            </w:r>
          </w:p>
        </w:tc>
        <w:tc>
          <w:tcPr>
            <w:tcW w:w="6528" w:type="dxa"/>
            <w:shd w:val="clear" w:color="auto" w:fill="auto"/>
          </w:tcPr>
          <w:p w14:paraId="61BE41C9" w14:textId="77777777" w:rsidR="009C7DDC" w:rsidRPr="00BB198E" w:rsidRDefault="009C7DDC" w:rsidP="00F576C9">
            <w:pPr>
              <w:pStyle w:val="Table-Text"/>
              <w:suppressAutoHyphens/>
              <w:rPr>
                <w:rFonts w:ascii="Arial" w:hAnsi="Arial" w:cs="Arial"/>
                <w:b/>
                <w:szCs w:val="16"/>
              </w:rPr>
            </w:pPr>
            <w:r w:rsidRPr="00BB198E">
              <w:rPr>
                <w:rFonts w:ascii="Arial" w:hAnsi="Arial" w:cs="Arial"/>
                <w:b/>
                <w:szCs w:val="16"/>
              </w:rPr>
              <w:t>In translation</w:t>
            </w:r>
          </w:p>
        </w:tc>
      </w:tr>
    </w:tbl>
    <w:p w14:paraId="0ECCA107" w14:textId="77777777" w:rsidR="009C7DDC" w:rsidRPr="009B04C6" w:rsidRDefault="009C7DDC" w:rsidP="004C4DC0">
      <w:pPr>
        <w:pStyle w:val="Body"/>
      </w:pPr>
    </w:p>
    <w:p w14:paraId="5B4A3E84" w14:textId="2ECAF843" w:rsidR="009C7DDC" w:rsidRPr="009B04C6" w:rsidRDefault="009C7DDC" w:rsidP="00F576C9">
      <w:pPr>
        <w:pStyle w:val="Heading2"/>
      </w:pPr>
      <w:bookmarkStart w:id="469" w:name="_Toc440563052"/>
      <w:bookmarkStart w:id="470" w:name="_Toc17440677"/>
      <w:bookmarkStart w:id="471" w:name="_Ref86227094"/>
      <w:bookmarkStart w:id="472" w:name="_Ref86227106"/>
      <w:bookmarkStart w:id="473" w:name="_Ref86227216"/>
      <w:bookmarkStart w:id="474" w:name="_Ref86227219"/>
      <w:bookmarkStart w:id="475" w:name="_Toc118169723"/>
      <w:bookmarkStart w:id="476" w:name="_Toc172454473"/>
      <w:r w:rsidRPr="009B04C6">
        <w:lastRenderedPageBreak/>
        <w:t xml:space="preserve">In </w:t>
      </w:r>
      <w:r w:rsidR="00792217">
        <w:t>T</w:t>
      </w:r>
      <w:r w:rsidRPr="009B04C6">
        <w:t>ranslation</w:t>
      </w:r>
      <w:bookmarkEnd w:id="469"/>
      <w:bookmarkEnd w:id="470"/>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8"/>
        <w:gridCol w:w="6528"/>
      </w:tblGrid>
      <w:tr w:rsidR="009C7DDC" w:rsidRPr="00BB198E" w14:paraId="676198C0" w14:textId="77777777" w:rsidTr="00F21283">
        <w:trPr>
          <w:tblHeader/>
        </w:trPr>
        <w:tc>
          <w:tcPr>
            <w:tcW w:w="2828" w:type="dxa"/>
            <w:shd w:val="clear" w:color="auto" w:fill="E6E6E6"/>
          </w:tcPr>
          <w:p w14:paraId="4A4D37E7" w14:textId="77777777" w:rsidR="009C7DDC" w:rsidRPr="00BB198E" w:rsidRDefault="009C7DDC" w:rsidP="00F576C9">
            <w:pPr>
              <w:pStyle w:val="Table-ColHead"/>
              <w:keepNext w:val="0"/>
              <w:rPr>
                <w:rFonts w:cs="Arial"/>
                <w:sz w:val="16"/>
                <w:szCs w:val="16"/>
              </w:rPr>
            </w:pPr>
            <w:r w:rsidRPr="00BB198E">
              <w:rPr>
                <w:rFonts w:cs="Arial"/>
                <w:sz w:val="16"/>
                <w:szCs w:val="16"/>
              </w:rPr>
              <w:t>Name</w:t>
            </w:r>
          </w:p>
        </w:tc>
        <w:tc>
          <w:tcPr>
            <w:tcW w:w="6528" w:type="dxa"/>
            <w:shd w:val="clear" w:color="auto" w:fill="auto"/>
          </w:tcPr>
          <w:p w14:paraId="0F666C9E" w14:textId="75892FB3" w:rsidR="009C7DDC" w:rsidRPr="00BB198E" w:rsidRDefault="009C7DDC" w:rsidP="00792217">
            <w:pPr>
              <w:pStyle w:val="Table-Text"/>
              <w:suppressAutoHyphens/>
              <w:rPr>
                <w:rFonts w:ascii="Arial" w:hAnsi="Arial" w:cs="Arial"/>
                <w:szCs w:val="16"/>
              </w:rPr>
            </w:pPr>
            <w:r w:rsidRPr="00BB198E">
              <w:rPr>
                <w:rFonts w:ascii="Arial" w:hAnsi="Arial" w:cs="Arial"/>
                <w:szCs w:val="16"/>
              </w:rPr>
              <w:t xml:space="preserve">In </w:t>
            </w:r>
            <w:r w:rsidR="00792217">
              <w:rPr>
                <w:rFonts w:ascii="Arial" w:hAnsi="Arial" w:cs="Arial"/>
                <w:szCs w:val="16"/>
              </w:rPr>
              <w:t>T</w:t>
            </w:r>
            <w:r w:rsidRPr="00BB198E">
              <w:rPr>
                <w:rFonts w:ascii="Arial" w:hAnsi="Arial" w:cs="Arial"/>
                <w:szCs w:val="16"/>
              </w:rPr>
              <w:t>ranslation</w:t>
            </w:r>
          </w:p>
        </w:tc>
      </w:tr>
      <w:tr w:rsidR="009C7DDC" w:rsidRPr="00BB198E" w14:paraId="34DF10D3" w14:textId="77777777" w:rsidTr="00F21283">
        <w:tc>
          <w:tcPr>
            <w:tcW w:w="2828" w:type="dxa"/>
            <w:shd w:val="clear" w:color="auto" w:fill="E6E6E6"/>
          </w:tcPr>
          <w:p w14:paraId="262DF629" w14:textId="77777777" w:rsidR="009C7DDC" w:rsidRPr="00BB198E" w:rsidRDefault="009C7DDC" w:rsidP="00F576C9">
            <w:pPr>
              <w:pStyle w:val="Table-ColHead"/>
              <w:keepNext w:val="0"/>
              <w:rPr>
                <w:rFonts w:cs="Arial"/>
                <w:sz w:val="16"/>
                <w:szCs w:val="16"/>
              </w:rPr>
            </w:pPr>
            <w:r w:rsidRPr="00BB198E">
              <w:rPr>
                <w:rFonts w:cs="Arial"/>
                <w:sz w:val="16"/>
                <w:szCs w:val="16"/>
              </w:rPr>
              <w:t>Objects</w:t>
            </w:r>
          </w:p>
        </w:tc>
        <w:tc>
          <w:tcPr>
            <w:tcW w:w="6528" w:type="dxa"/>
            <w:shd w:val="clear" w:color="auto" w:fill="auto"/>
          </w:tcPr>
          <w:p w14:paraId="4C4958C3"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Map, Topic, Library topic, Image, Other (Word, PDF, …)</w:t>
            </w:r>
          </w:p>
        </w:tc>
      </w:tr>
      <w:tr w:rsidR="009C7DDC" w:rsidRPr="00BB198E" w14:paraId="22BC11B4" w14:textId="77777777" w:rsidTr="00F21283">
        <w:tc>
          <w:tcPr>
            <w:tcW w:w="2828" w:type="dxa"/>
            <w:shd w:val="clear" w:color="auto" w:fill="E6E6E6"/>
          </w:tcPr>
          <w:p w14:paraId="6C953C47" w14:textId="77777777" w:rsidR="009C7DDC" w:rsidRPr="00BB198E" w:rsidRDefault="009C7DDC" w:rsidP="00F576C9">
            <w:pPr>
              <w:pStyle w:val="Table-ColHead"/>
              <w:keepNext w:val="0"/>
              <w:rPr>
                <w:rFonts w:cs="Arial"/>
                <w:sz w:val="16"/>
                <w:szCs w:val="16"/>
              </w:rPr>
            </w:pPr>
            <w:r w:rsidRPr="00BB198E">
              <w:rPr>
                <w:rFonts w:cs="Arial"/>
                <w:sz w:val="16"/>
                <w:szCs w:val="16"/>
              </w:rPr>
              <w:t>User Roles</w:t>
            </w:r>
          </w:p>
        </w:tc>
        <w:tc>
          <w:tcPr>
            <w:tcW w:w="6528" w:type="dxa"/>
            <w:shd w:val="clear" w:color="auto" w:fill="auto"/>
          </w:tcPr>
          <w:p w14:paraId="34365087"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Translator</w:t>
            </w:r>
          </w:p>
        </w:tc>
      </w:tr>
      <w:tr w:rsidR="009C7DDC" w:rsidRPr="00BB198E" w14:paraId="32A0501B" w14:textId="77777777" w:rsidTr="00F21283">
        <w:tc>
          <w:tcPr>
            <w:tcW w:w="2828" w:type="dxa"/>
            <w:shd w:val="clear" w:color="auto" w:fill="E6E6E6"/>
          </w:tcPr>
          <w:p w14:paraId="23FFE4E2" w14:textId="77777777" w:rsidR="009C7DDC" w:rsidRPr="00BB198E" w:rsidRDefault="009C7DDC" w:rsidP="00F576C9">
            <w:pPr>
              <w:pStyle w:val="Table-ColHead"/>
              <w:keepNext w:val="0"/>
              <w:rPr>
                <w:rFonts w:cs="Arial"/>
                <w:sz w:val="16"/>
                <w:szCs w:val="16"/>
              </w:rPr>
            </w:pPr>
            <w:r w:rsidRPr="00BB198E">
              <w:rPr>
                <w:rFonts w:cs="Arial"/>
                <w:sz w:val="16"/>
                <w:szCs w:val="16"/>
              </w:rPr>
              <w:t xml:space="preserve">Current User identified as </w:t>
            </w:r>
          </w:p>
        </w:tc>
        <w:tc>
          <w:tcPr>
            <w:tcW w:w="6528" w:type="dxa"/>
            <w:shd w:val="clear" w:color="auto" w:fill="auto"/>
          </w:tcPr>
          <w:p w14:paraId="2AFC7850"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Translator</w:t>
            </w:r>
          </w:p>
        </w:tc>
      </w:tr>
      <w:tr w:rsidR="009C7DDC" w:rsidRPr="00BB198E" w14:paraId="1AD41AC7" w14:textId="77777777" w:rsidTr="00F21283">
        <w:tc>
          <w:tcPr>
            <w:tcW w:w="2828" w:type="dxa"/>
            <w:shd w:val="clear" w:color="auto" w:fill="E6E6E6"/>
          </w:tcPr>
          <w:p w14:paraId="4B2DFABE" w14:textId="77777777" w:rsidR="009C7DDC" w:rsidRPr="00BB198E" w:rsidRDefault="009C7DDC" w:rsidP="00F576C9">
            <w:pPr>
              <w:pStyle w:val="Table-ColHead"/>
              <w:keepNext w:val="0"/>
              <w:rPr>
                <w:rFonts w:cs="Arial"/>
                <w:sz w:val="16"/>
                <w:szCs w:val="16"/>
              </w:rPr>
            </w:pPr>
            <w:r w:rsidRPr="00BB198E">
              <w:rPr>
                <w:rFonts w:cs="Arial"/>
                <w:sz w:val="16"/>
                <w:szCs w:val="16"/>
              </w:rPr>
              <w:t>Status filter</w:t>
            </w:r>
          </w:p>
        </w:tc>
        <w:tc>
          <w:tcPr>
            <w:tcW w:w="6528" w:type="dxa"/>
            <w:shd w:val="clear" w:color="auto" w:fill="auto"/>
          </w:tcPr>
          <w:p w14:paraId="3DF92A2F" w14:textId="77777777" w:rsidR="009C7DDC" w:rsidRPr="00BB198E" w:rsidRDefault="009C7DDC" w:rsidP="00F576C9">
            <w:pPr>
              <w:pStyle w:val="Table-Text"/>
              <w:suppressAutoHyphens/>
              <w:rPr>
                <w:rFonts w:ascii="Arial" w:hAnsi="Arial" w:cs="Arial"/>
                <w:szCs w:val="16"/>
              </w:rPr>
            </w:pPr>
            <w:r w:rsidRPr="00BB198E">
              <w:rPr>
                <w:rFonts w:ascii="Arial" w:hAnsi="Arial" w:cs="Arial"/>
                <w:szCs w:val="16"/>
              </w:rPr>
              <w:t>In translation</w:t>
            </w:r>
          </w:p>
        </w:tc>
      </w:tr>
      <w:tr w:rsidR="009C7DDC" w:rsidRPr="00BB198E" w14:paraId="73A7EFF5" w14:textId="77777777" w:rsidTr="00F21283">
        <w:tc>
          <w:tcPr>
            <w:tcW w:w="2828" w:type="dxa"/>
            <w:shd w:val="clear" w:color="auto" w:fill="E6E6E6"/>
          </w:tcPr>
          <w:p w14:paraId="561405A1" w14:textId="77777777" w:rsidR="009C7DDC" w:rsidRPr="00BB198E" w:rsidRDefault="009C7DDC" w:rsidP="00F576C9">
            <w:pPr>
              <w:pStyle w:val="Table-ColHead"/>
              <w:keepNext w:val="0"/>
              <w:rPr>
                <w:rFonts w:cs="Arial"/>
                <w:sz w:val="16"/>
                <w:szCs w:val="16"/>
              </w:rPr>
            </w:pPr>
            <w:r w:rsidRPr="00BB198E">
              <w:rPr>
                <w:rFonts w:cs="Arial"/>
                <w:sz w:val="16"/>
                <w:szCs w:val="16"/>
              </w:rPr>
              <w:t>Target status</w:t>
            </w:r>
          </w:p>
        </w:tc>
        <w:tc>
          <w:tcPr>
            <w:tcW w:w="6528" w:type="dxa"/>
            <w:shd w:val="clear" w:color="auto" w:fill="auto"/>
          </w:tcPr>
          <w:p w14:paraId="5928DA50" w14:textId="77777777" w:rsidR="009C7DDC" w:rsidRPr="00BB198E" w:rsidRDefault="009C7DDC" w:rsidP="00F576C9">
            <w:pPr>
              <w:pStyle w:val="Table-Text"/>
              <w:suppressAutoHyphens/>
              <w:rPr>
                <w:rFonts w:ascii="Arial" w:hAnsi="Arial" w:cs="Arial"/>
                <w:b/>
                <w:szCs w:val="16"/>
              </w:rPr>
            </w:pPr>
            <w:r w:rsidRPr="00BB198E">
              <w:rPr>
                <w:rFonts w:ascii="Arial" w:hAnsi="Arial" w:cs="Arial"/>
                <w:b/>
                <w:szCs w:val="16"/>
              </w:rPr>
              <w:t>Translated</w:t>
            </w:r>
          </w:p>
          <w:p w14:paraId="0F4C0D53" w14:textId="77777777" w:rsidR="009C7DDC" w:rsidRPr="00BB198E" w:rsidRDefault="009C7DDC" w:rsidP="00F576C9">
            <w:pPr>
              <w:pStyle w:val="Table-Text"/>
              <w:suppressAutoHyphens/>
              <w:rPr>
                <w:rFonts w:ascii="Arial" w:hAnsi="Arial" w:cs="Arial"/>
                <w:b/>
                <w:szCs w:val="16"/>
              </w:rPr>
            </w:pPr>
            <w:r w:rsidRPr="00BB198E">
              <w:rPr>
                <w:rFonts w:ascii="Arial" w:hAnsi="Arial" w:cs="Arial"/>
                <w:b/>
                <w:szCs w:val="16"/>
              </w:rPr>
              <w:t>To be translated</w:t>
            </w:r>
          </w:p>
        </w:tc>
      </w:tr>
    </w:tbl>
    <w:p w14:paraId="0CAD7CCC" w14:textId="77777777" w:rsidR="009C7DDC" w:rsidRPr="009B04C6" w:rsidRDefault="009C7DDC" w:rsidP="004C4DC0">
      <w:pPr>
        <w:pStyle w:val="Body"/>
      </w:pPr>
    </w:p>
    <w:p w14:paraId="5B46E70D" w14:textId="77777777" w:rsidR="009C7DDC" w:rsidRPr="009B04C6" w:rsidRDefault="009C7DDC" w:rsidP="00F576C9">
      <w:pPr>
        <w:pStyle w:val="Heading1"/>
      </w:pPr>
      <w:bookmarkStart w:id="477" w:name="_Toc440563054"/>
      <w:bookmarkStart w:id="478" w:name="_Toc17440678"/>
      <w:r w:rsidRPr="009B04C6">
        <w:lastRenderedPageBreak/>
        <w:t>Workflow and Translation Report</w:t>
      </w:r>
      <w:bookmarkEnd w:id="477"/>
      <w:bookmarkEnd w:id="478"/>
    </w:p>
    <w:p w14:paraId="4A1AB517" w14:textId="77777777" w:rsidR="009C7DDC" w:rsidRPr="009B04C6" w:rsidRDefault="009C7DDC" w:rsidP="004C4DC0">
      <w:pPr>
        <w:pStyle w:val="Body"/>
      </w:pPr>
      <w:r w:rsidRPr="009B04C6">
        <w:t xml:space="preserve">In the Web Client there are two reports that are available on publication objects: </w:t>
      </w:r>
    </w:p>
    <w:p w14:paraId="7DA20540" w14:textId="77777777" w:rsidR="009C7DDC" w:rsidRPr="009B04C6" w:rsidRDefault="009C7DDC" w:rsidP="004C4DC0">
      <w:pPr>
        <w:pStyle w:val="Body"/>
        <w:numPr>
          <w:ilvl w:val="0"/>
          <w:numId w:val="30"/>
        </w:numPr>
      </w:pPr>
      <w:r w:rsidRPr="009B04C6">
        <w:t xml:space="preserve">a Workflow Report </w:t>
      </w:r>
    </w:p>
    <w:p w14:paraId="4BB0568B" w14:textId="77777777" w:rsidR="009C7DDC" w:rsidRPr="009B04C6" w:rsidRDefault="009C7DDC" w:rsidP="004C4DC0">
      <w:pPr>
        <w:pStyle w:val="Body"/>
        <w:numPr>
          <w:ilvl w:val="0"/>
          <w:numId w:val="30"/>
        </w:numPr>
      </w:pPr>
      <w:r w:rsidRPr="009B04C6">
        <w:t>a Translation Report</w:t>
      </w:r>
    </w:p>
    <w:p w14:paraId="46F4FAB9" w14:textId="77777777" w:rsidR="009C7DDC" w:rsidRPr="009B04C6" w:rsidRDefault="009C7DDC" w:rsidP="004C4DC0">
      <w:pPr>
        <w:pStyle w:val="Body"/>
      </w:pPr>
      <w:r w:rsidRPr="009B04C6">
        <w:t>From either report, you can move objects to the next valid status in the workflow.  Statuses can be grouped for each report to support batch workflow processing and/or exporting files.</w:t>
      </w:r>
    </w:p>
    <w:p w14:paraId="3F435815" w14:textId="77777777" w:rsidR="009C7DDC" w:rsidRPr="009B04C6" w:rsidRDefault="009C7DDC" w:rsidP="004C4DC0">
      <w:pPr>
        <w:pStyle w:val="Body"/>
      </w:pPr>
      <w:r w:rsidRPr="009B04C6">
        <w:t xml:space="preserve">This section describes how the status groupings will be configured for your system along with the </w:t>
      </w:r>
      <w:r>
        <w:t>target statuses</w:t>
      </w:r>
      <w:r w:rsidRPr="009B04C6">
        <w:t xml:space="preserve"> available from the Workflow and Translation reports. </w:t>
      </w:r>
    </w:p>
    <w:p w14:paraId="15970568" w14:textId="77777777" w:rsidR="009C7DDC" w:rsidRPr="009B04C6" w:rsidRDefault="009C7DDC" w:rsidP="004C4DC0">
      <w:pPr>
        <w:pStyle w:val="Body"/>
      </w:pPr>
      <w:r w:rsidRPr="009B04C6">
        <w:t xml:space="preserve">These reports are available in the Web Client on publication objects. </w:t>
      </w:r>
    </w:p>
    <w:p w14:paraId="5DB73036" w14:textId="6B3C5F1E" w:rsidR="009C7DDC" w:rsidRPr="009B04C6" w:rsidRDefault="009C7DDC" w:rsidP="004C4DC0">
      <w:pPr>
        <w:pStyle w:val="Body"/>
      </w:pPr>
      <w:r w:rsidRPr="009B04C6">
        <w:t xml:space="preserve">Workflow and Translation Report settings cannot be changed post-implementation by </w:t>
      </w:r>
      <w:r w:rsidR="00283277">
        <w:rPr>
          <w:color w:val="FF0000"/>
        </w:rPr>
        <w:t>Texas Instruments</w:t>
      </w:r>
      <w:r w:rsidRPr="009B04C6">
        <w:t>. SDL Professional Services will be needed to make changes post-implementation.</w:t>
      </w:r>
    </w:p>
    <w:p w14:paraId="57C161C1" w14:textId="19F4DF75" w:rsidR="009C7DDC" w:rsidRPr="009B04C6" w:rsidRDefault="00422487" w:rsidP="006F78FF">
      <w:pPr>
        <w:pStyle w:val="Heading2"/>
      </w:pPr>
      <w:bookmarkStart w:id="479" w:name="_Toc440563055"/>
      <w:r>
        <w:t xml:space="preserve"> </w:t>
      </w:r>
      <w:bookmarkStart w:id="480" w:name="_Toc17440679"/>
      <w:r w:rsidR="009C7DDC" w:rsidRPr="009B04C6">
        <w:t>Workflow Report (source language)</w:t>
      </w:r>
      <w:bookmarkEnd w:id="479"/>
      <w:bookmarkEnd w:id="480"/>
    </w:p>
    <w:p w14:paraId="30D016A9" w14:textId="77777777" w:rsidR="009C7DDC" w:rsidRPr="009B04C6" w:rsidRDefault="009C7DDC" w:rsidP="009C7DDC">
      <w:pPr>
        <w:suppressAutoHyphens/>
        <w:ind w:left="720"/>
        <w:rPr>
          <w:rFonts w:ascii="Arial" w:hAnsi="Arial" w:cs="Arial"/>
        </w:rPr>
      </w:pPr>
      <w:r w:rsidRPr="009B04C6">
        <w:rPr>
          <w:rFonts w:ascii="Arial" w:hAnsi="Arial" w:cs="Arial"/>
        </w:rPr>
        <w:t>To access this report on the Web client, select a Publication from the repository, then, in the lower panel, click on the Workflow option. This opens a new window.</w:t>
      </w:r>
    </w:p>
    <w:p w14:paraId="3A021A4D" w14:textId="77777777" w:rsidR="009C7DDC" w:rsidRPr="009B04C6" w:rsidRDefault="009C7DDC" w:rsidP="006F78FF">
      <w:pPr>
        <w:pStyle w:val="Heading3"/>
      </w:pPr>
      <w:bookmarkStart w:id="481" w:name="_Toc440563056"/>
      <w:bookmarkStart w:id="482" w:name="_Toc17440680"/>
      <w:r w:rsidRPr="009B04C6">
        <w:t>Groupings</w:t>
      </w:r>
      <w:bookmarkEnd w:id="481"/>
      <w:bookmarkEnd w:id="482"/>
    </w:p>
    <w:tbl>
      <w:tblPr>
        <w:tblW w:w="685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1"/>
        <w:gridCol w:w="4590"/>
      </w:tblGrid>
      <w:tr w:rsidR="009C7DDC" w:rsidRPr="00BB198E" w14:paraId="33142606" w14:textId="77777777" w:rsidTr="00F21283">
        <w:trPr>
          <w:tblHeader/>
        </w:trPr>
        <w:tc>
          <w:tcPr>
            <w:tcW w:w="2261" w:type="dxa"/>
            <w:shd w:val="clear" w:color="auto" w:fill="E6E6E6"/>
          </w:tcPr>
          <w:p w14:paraId="7DB7CBB1" w14:textId="77777777" w:rsidR="009C7DDC" w:rsidRPr="00BB198E" w:rsidRDefault="009C7DDC" w:rsidP="00F21283">
            <w:pPr>
              <w:pStyle w:val="Table-ColHead"/>
              <w:rPr>
                <w:rFonts w:cs="Arial"/>
                <w:sz w:val="16"/>
                <w:szCs w:val="16"/>
              </w:rPr>
            </w:pPr>
            <w:r w:rsidRPr="00BB198E">
              <w:rPr>
                <w:rFonts w:cs="Arial"/>
                <w:sz w:val="16"/>
                <w:szCs w:val="16"/>
              </w:rPr>
              <w:t>Grouping Name</w:t>
            </w:r>
          </w:p>
        </w:tc>
        <w:tc>
          <w:tcPr>
            <w:tcW w:w="4590" w:type="dxa"/>
            <w:shd w:val="clear" w:color="auto" w:fill="E6E6E6"/>
          </w:tcPr>
          <w:p w14:paraId="0F0E4FB2" w14:textId="77777777" w:rsidR="009C7DDC" w:rsidRPr="00BB198E" w:rsidRDefault="009C7DDC" w:rsidP="00F21283">
            <w:pPr>
              <w:pStyle w:val="Table-ColHead"/>
              <w:rPr>
                <w:rFonts w:cs="Arial"/>
                <w:sz w:val="16"/>
                <w:szCs w:val="16"/>
              </w:rPr>
            </w:pPr>
            <w:r w:rsidRPr="00BB198E">
              <w:rPr>
                <w:rFonts w:cs="Arial"/>
                <w:sz w:val="16"/>
                <w:szCs w:val="16"/>
              </w:rPr>
              <w:t>Statuses</w:t>
            </w:r>
          </w:p>
        </w:tc>
      </w:tr>
      <w:tr w:rsidR="009C7DDC" w:rsidRPr="009B04C6" w14:paraId="3A50AE67" w14:textId="77777777" w:rsidTr="00F21283">
        <w:tc>
          <w:tcPr>
            <w:tcW w:w="2261" w:type="dxa"/>
            <w:vAlign w:val="center"/>
          </w:tcPr>
          <w:p w14:paraId="27037D29"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Draft States</w:t>
            </w:r>
          </w:p>
        </w:tc>
        <w:tc>
          <w:tcPr>
            <w:tcW w:w="4590" w:type="dxa"/>
            <w:vAlign w:val="center"/>
          </w:tcPr>
          <w:p w14:paraId="4BE56496"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Draft</w:t>
            </w:r>
          </w:p>
        </w:tc>
      </w:tr>
      <w:tr w:rsidR="009C7DDC" w:rsidRPr="009B04C6" w14:paraId="42774DAF" w14:textId="77777777" w:rsidTr="00F21283">
        <w:tc>
          <w:tcPr>
            <w:tcW w:w="2261" w:type="dxa"/>
            <w:vAlign w:val="center"/>
          </w:tcPr>
          <w:p w14:paraId="443F6C13" w14:textId="004ED7C0" w:rsidR="009C7DDC" w:rsidRPr="009B04C6" w:rsidRDefault="004C4DC0" w:rsidP="00F21283">
            <w:pPr>
              <w:pStyle w:val="Table-Text"/>
              <w:tabs>
                <w:tab w:val="left" w:pos="885"/>
              </w:tabs>
              <w:suppressAutoHyphens/>
              <w:ind w:right="33"/>
              <w:rPr>
                <w:rFonts w:ascii="Arial" w:hAnsi="Arial" w:cs="Arial"/>
                <w:szCs w:val="16"/>
              </w:rPr>
            </w:pPr>
            <w:r>
              <w:rPr>
                <w:rFonts w:ascii="Arial" w:hAnsi="Arial" w:cs="Arial"/>
                <w:szCs w:val="16"/>
              </w:rPr>
              <w:t xml:space="preserve">To be </w:t>
            </w:r>
            <w:r w:rsidR="009C7DDC" w:rsidRPr="009B04C6">
              <w:rPr>
                <w:rFonts w:ascii="Arial" w:hAnsi="Arial" w:cs="Arial"/>
                <w:szCs w:val="16"/>
              </w:rPr>
              <w:t>Review</w:t>
            </w:r>
            <w:r>
              <w:rPr>
                <w:rFonts w:ascii="Arial" w:hAnsi="Arial" w:cs="Arial"/>
                <w:szCs w:val="16"/>
              </w:rPr>
              <w:t>ed</w:t>
            </w:r>
            <w:r w:rsidR="009C7DDC" w:rsidRPr="009B04C6">
              <w:rPr>
                <w:rFonts w:ascii="Arial" w:hAnsi="Arial" w:cs="Arial"/>
                <w:szCs w:val="16"/>
              </w:rPr>
              <w:t xml:space="preserve"> States</w:t>
            </w:r>
          </w:p>
        </w:tc>
        <w:tc>
          <w:tcPr>
            <w:tcW w:w="4590" w:type="dxa"/>
            <w:vAlign w:val="center"/>
          </w:tcPr>
          <w:p w14:paraId="5021F9C1" w14:textId="12D145EF" w:rsidR="009C7DDC" w:rsidRPr="009B04C6" w:rsidRDefault="009C7DDC" w:rsidP="004C4DC0">
            <w:pPr>
              <w:pStyle w:val="Table-Text"/>
              <w:suppressAutoHyphens/>
              <w:rPr>
                <w:rFonts w:ascii="Arial" w:hAnsi="Arial" w:cs="Arial"/>
                <w:szCs w:val="16"/>
              </w:rPr>
            </w:pPr>
            <w:r w:rsidRPr="009B04C6">
              <w:rPr>
                <w:rFonts w:ascii="Arial" w:hAnsi="Arial" w:cs="Arial"/>
                <w:szCs w:val="16"/>
              </w:rPr>
              <w:t>To be reviewed</w:t>
            </w:r>
          </w:p>
        </w:tc>
      </w:tr>
      <w:tr w:rsidR="004C4DC0" w:rsidRPr="009B04C6" w14:paraId="1EAFEB21" w14:textId="77777777" w:rsidTr="00F21283">
        <w:tc>
          <w:tcPr>
            <w:tcW w:w="2261" w:type="dxa"/>
            <w:vAlign w:val="center"/>
          </w:tcPr>
          <w:p w14:paraId="6C2EB0E1" w14:textId="1AF939DD" w:rsidR="004C4DC0" w:rsidRPr="009B04C6" w:rsidRDefault="004C4DC0" w:rsidP="00F21283">
            <w:pPr>
              <w:pStyle w:val="Table-Text"/>
              <w:tabs>
                <w:tab w:val="left" w:pos="885"/>
              </w:tabs>
              <w:suppressAutoHyphens/>
              <w:ind w:right="33"/>
              <w:rPr>
                <w:rFonts w:ascii="Arial" w:hAnsi="Arial" w:cs="Arial"/>
                <w:szCs w:val="16"/>
              </w:rPr>
            </w:pPr>
            <w:r>
              <w:rPr>
                <w:rFonts w:ascii="Arial" w:hAnsi="Arial" w:cs="Arial"/>
                <w:szCs w:val="16"/>
              </w:rPr>
              <w:t>Reviewed Status</w:t>
            </w:r>
          </w:p>
        </w:tc>
        <w:tc>
          <w:tcPr>
            <w:tcW w:w="4590" w:type="dxa"/>
            <w:vAlign w:val="center"/>
          </w:tcPr>
          <w:p w14:paraId="56448BB1" w14:textId="7BCD9503" w:rsidR="004C4DC0" w:rsidRPr="009B04C6" w:rsidRDefault="004C4DC0" w:rsidP="00F21283">
            <w:pPr>
              <w:pStyle w:val="Table-Text"/>
              <w:suppressAutoHyphens/>
              <w:rPr>
                <w:rFonts w:ascii="Arial" w:hAnsi="Arial" w:cs="Arial"/>
                <w:szCs w:val="16"/>
              </w:rPr>
            </w:pPr>
            <w:r>
              <w:rPr>
                <w:rFonts w:ascii="Arial" w:hAnsi="Arial" w:cs="Arial"/>
                <w:szCs w:val="16"/>
              </w:rPr>
              <w:t>Reviewed</w:t>
            </w:r>
          </w:p>
        </w:tc>
      </w:tr>
      <w:tr w:rsidR="009C7DDC" w:rsidRPr="009B04C6" w14:paraId="08325523" w14:textId="77777777" w:rsidTr="00F21283">
        <w:tc>
          <w:tcPr>
            <w:tcW w:w="2261" w:type="dxa"/>
            <w:vAlign w:val="center"/>
          </w:tcPr>
          <w:p w14:paraId="75EC13FA"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Released States</w:t>
            </w:r>
          </w:p>
        </w:tc>
        <w:tc>
          <w:tcPr>
            <w:tcW w:w="4590" w:type="dxa"/>
            <w:vAlign w:val="center"/>
          </w:tcPr>
          <w:p w14:paraId="7CC7631D"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Released</w:t>
            </w:r>
          </w:p>
        </w:tc>
      </w:tr>
      <w:tr w:rsidR="009C7DDC" w:rsidRPr="009B04C6" w14:paraId="3DF86AC8" w14:textId="77777777" w:rsidTr="00F21283">
        <w:tc>
          <w:tcPr>
            <w:tcW w:w="2261" w:type="dxa"/>
            <w:vAlign w:val="center"/>
          </w:tcPr>
          <w:p w14:paraId="0DF8CE19"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To be translated</w:t>
            </w:r>
          </w:p>
        </w:tc>
        <w:tc>
          <w:tcPr>
            <w:tcW w:w="4590" w:type="dxa"/>
            <w:vAlign w:val="center"/>
          </w:tcPr>
          <w:p w14:paraId="1D075945"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To be translated</w:t>
            </w:r>
          </w:p>
        </w:tc>
      </w:tr>
      <w:tr w:rsidR="009C7DDC" w:rsidRPr="009B04C6" w14:paraId="48F3AFCE" w14:textId="77777777" w:rsidTr="00F21283">
        <w:tc>
          <w:tcPr>
            <w:tcW w:w="2261" w:type="dxa"/>
            <w:vAlign w:val="center"/>
          </w:tcPr>
          <w:p w14:paraId="7E2555C4"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In translation</w:t>
            </w:r>
          </w:p>
        </w:tc>
        <w:tc>
          <w:tcPr>
            <w:tcW w:w="4590" w:type="dxa"/>
            <w:vAlign w:val="center"/>
          </w:tcPr>
          <w:p w14:paraId="79583B9B"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In translation</w:t>
            </w:r>
          </w:p>
        </w:tc>
      </w:tr>
      <w:tr w:rsidR="009C7DDC" w:rsidRPr="009B04C6" w14:paraId="7DA79E14" w14:textId="77777777" w:rsidTr="00F21283">
        <w:tc>
          <w:tcPr>
            <w:tcW w:w="2261" w:type="dxa"/>
            <w:vAlign w:val="center"/>
          </w:tcPr>
          <w:p w14:paraId="47AC4D79"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Translated</w:t>
            </w:r>
          </w:p>
        </w:tc>
        <w:tc>
          <w:tcPr>
            <w:tcW w:w="4590" w:type="dxa"/>
            <w:vAlign w:val="center"/>
          </w:tcPr>
          <w:p w14:paraId="3824FA6B"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Translated</w:t>
            </w:r>
          </w:p>
        </w:tc>
      </w:tr>
      <w:tr w:rsidR="009C7DDC" w:rsidRPr="009B04C6" w14:paraId="659D55EB" w14:textId="77777777" w:rsidTr="00F21283">
        <w:tc>
          <w:tcPr>
            <w:tcW w:w="2261" w:type="dxa"/>
            <w:vAlign w:val="center"/>
          </w:tcPr>
          <w:p w14:paraId="226862D9"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Released</w:t>
            </w:r>
          </w:p>
        </w:tc>
        <w:tc>
          <w:tcPr>
            <w:tcW w:w="4590" w:type="dxa"/>
            <w:vAlign w:val="center"/>
          </w:tcPr>
          <w:p w14:paraId="19A4E2CB" w14:textId="77777777" w:rsidR="009C7DDC" w:rsidRPr="009B04C6" w:rsidRDefault="009C7DDC" w:rsidP="00F21283">
            <w:pPr>
              <w:pStyle w:val="Table-Text"/>
              <w:suppressAutoHyphens/>
              <w:rPr>
                <w:rFonts w:ascii="Arial" w:hAnsi="Arial" w:cs="Arial"/>
                <w:szCs w:val="16"/>
              </w:rPr>
            </w:pPr>
            <w:r w:rsidRPr="009B04C6">
              <w:rPr>
                <w:rFonts w:ascii="Arial" w:hAnsi="Arial" w:cs="Arial"/>
                <w:szCs w:val="16"/>
              </w:rPr>
              <w:t>Released</w:t>
            </w:r>
          </w:p>
        </w:tc>
      </w:tr>
    </w:tbl>
    <w:p w14:paraId="5FF5FFD8" w14:textId="77777777" w:rsidR="009C7DDC" w:rsidRPr="009B04C6" w:rsidRDefault="009C7DDC" w:rsidP="004C4DC0">
      <w:pPr>
        <w:pStyle w:val="Body"/>
      </w:pPr>
    </w:p>
    <w:p w14:paraId="7B64FBC0" w14:textId="77777777" w:rsidR="009C7DDC" w:rsidRPr="009B04C6" w:rsidRDefault="009C7DDC" w:rsidP="006F78FF">
      <w:pPr>
        <w:pStyle w:val="Heading3"/>
      </w:pPr>
      <w:bookmarkStart w:id="483" w:name="_Toc440563057"/>
      <w:bookmarkStart w:id="484" w:name="_Toc17440681"/>
      <w:r>
        <w:t>Target statuses</w:t>
      </w:r>
      <w:bookmarkEnd w:id="483"/>
      <w:bookmarkEnd w:id="484"/>
    </w:p>
    <w:p w14:paraId="6C1ADF5F" w14:textId="77777777" w:rsidR="009C7DDC" w:rsidRPr="00BB198E" w:rsidRDefault="009C7DDC" w:rsidP="009C7DDC">
      <w:pPr>
        <w:suppressAutoHyphens/>
        <w:ind w:left="720"/>
      </w:pPr>
      <w:r w:rsidRPr="00BB198E">
        <w:t xml:space="preserve">See </w:t>
      </w:r>
      <w:hyperlink w:anchor="_Inboxes" w:history="1">
        <w:r w:rsidRPr="00BB198E">
          <w:t>Inboxes</w:t>
        </w:r>
      </w:hyperlink>
    </w:p>
    <w:p w14:paraId="5DF82BA2" w14:textId="77777777" w:rsidR="009C7DDC" w:rsidRPr="009B04C6" w:rsidRDefault="009C7DDC" w:rsidP="006F78FF">
      <w:pPr>
        <w:pStyle w:val="Heading2"/>
      </w:pPr>
      <w:bookmarkStart w:id="485" w:name="_Toc440563058"/>
      <w:bookmarkStart w:id="486" w:name="_Toc17440682"/>
      <w:r w:rsidRPr="009B04C6">
        <w:t xml:space="preserve">Translation </w:t>
      </w:r>
      <w:r w:rsidRPr="006F78FF">
        <w:t>Report</w:t>
      </w:r>
      <w:bookmarkEnd w:id="485"/>
      <w:bookmarkEnd w:id="486"/>
    </w:p>
    <w:p w14:paraId="14AEC3E4" w14:textId="77777777" w:rsidR="009C7DDC" w:rsidRPr="00BB198E" w:rsidRDefault="009C7DDC" w:rsidP="009C7DDC">
      <w:pPr>
        <w:suppressAutoHyphens/>
        <w:ind w:left="720"/>
      </w:pPr>
      <w:r w:rsidRPr="00BB198E">
        <w:t>To access this report on the Web client, select a Publication from the repository, then, in the lower panel, click on the Translation option. This opens a new window.</w:t>
      </w:r>
    </w:p>
    <w:p w14:paraId="0F9DB3BC" w14:textId="77777777" w:rsidR="009C7DDC" w:rsidRPr="009B04C6" w:rsidRDefault="009C7DDC" w:rsidP="006F78FF">
      <w:pPr>
        <w:pStyle w:val="Heading3"/>
      </w:pPr>
      <w:bookmarkStart w:id="487" w:name="_Toc440563059"/>
      <w:bookmarkStart w:id="488" w:name="_Toc17440683"/>
      <w:r w:rsidRPr="009B04C6">
        <w:lastRenderedPageBreak/>
        <w:t>Groupings</w:t>
      </w:r>
      <w:bookmarkEnd w:id="487"/>
      <w:bookmarkEnd w:id="488"/>
    </w:p>
    <w:tbl>
      <w:tblPr>
        <w:tblW w:w="685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1"/>
        <w:gridCol w:w="4590"/>
      </w:tblGrid>
      <w:tr w:rsidR="009C7DDC" w:rsidRPr="00BB198E" w14:paraId="2BEE21DE" w14:textId="77777777" w:rsidTr="00F21283">
        <w:trPr>
          <w:tblHeader/>
        </w:trPr>
        <w:tc>
          <w:tcPr>
            <w:tcW w:w="2261" w:type="dxa"/>
            <w:shd w:val="clear" w:color="auto" w:fill="E6E6E6"/>
          </w:tcPr>
          <w:p w14:paraId="3004E5BA" w14:textId="77777777" w:rsidR="009C7DDC" w:rsidRPr="00BB198E" w:rsidRDefault="009C7DDC" w:rsidP="00F21283">
            <w:pPr>
              <w:pStyle w:val="Table-ColHead"/>
              <w:rPr>
                <w:rFonts w:cs="Arial"/>
                <w:sz w:val="16"/>
                <w:szCs w:val="16"/>
              </w:rPr>
            </w:pPr>
            <w:r w:rsidRPr="00BB198E">
              <w:rPr>
                <w:rFonts w:cs="Arial"/>
                <w:sz w:val="16"/>
                <w:szCs w:val="16"/>
              </w:rPr>
              <w:t>Grouping Name</w:t>
            </w:r>
          </w:p>
        </w:tc>
        <w:tc>
          <w:tcPr>
            <w:tcW w:w="4590" w:type="dxa"/>
            <w:shd w:val="clear" w:color="auto" w:fill="E6E6E6"/>
          </w:tcPr>
          <w:p w14:paraId="46EDCD69" w14:textId="77777777" w:rsidR="009C7DDC" w:rsidRPr="00BB198E" w:rsidRDefault="009C7DDC" w:rsidP="00F21283">
            <w:pPr>
              <w:pStyle w:val="Table-ColHead"/>
              <w:rPr>
                <w:rFonts w:cs="Arial"/>
                <w:sz w:val="16"/>
                <w:szCs w:val="16"/>
              </w:rPr>
            </w:pPr>
            <w:r w:rsidRPr="00BB198E">
              <w:rPr>
                <w:rFonts w:cs="Arial"/>
                <w:sz w:val="16"/>
                <w:szCs w:val="16"/>
              </w:rPr>
              <w:t>Statuses</w:t>
            </w:r>
          </w:p>
        </w:tc>
      </w:tr>
      <w:tr w:rsidR="009C7DDC" w:rsidRPr="009B04C6" w14:paraId="165B599F" w14:textId="77777777" w:rsidTr="00F21283">
        <w:tc>
          <w:tcPr>
            <w:tcW w:w="2261" w:type="dxa"/>
            <w:vAlign w:val="center"/>
          </w:tcPr>
          <w:p w14:paraId="69960AA0"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Draft States</w:t>
            </w:r>
          </w:p>
        </w:tc>
        <w:tc>
          <w:tcPr>
            <w:tcW w:w="4590" w:type="dxa"/>
            <w:vAlign w:val="center"/>
          </w:tcPr>
          <w:p w14:paraId="3C22992E" w14:textId="76A8802C" w:rsidR="009C7DDC" w:rsidRPr="009B04C6" w:rsidRDefault="004C4DC0" w:rsidP="004C4DC0">
            <w:pPr>
              <w:pStyle w:val="Table-Text"/>
              <w:tabs>
                <w:tab w:val="left" w:pos="885"/>
              </w:tabs>
              <w:suppressAutoHyphens/>
              <w:ind w:right="33"/>
              <w:rPr>
                <w:rFonts w:ascii="Arial" w:hAnsi="Arial" w:cs="Arial"/>
                <w:szCs w:val="16"/>
              </w:rPr>
            </w:pPr>
            <w:r>
              <w:rPr>
                <w:rFonts w:ascii="Arial" w:hAnsi="Arial" w:cs="Arial"/>
                <w:szCs w:val="16"/>
              </w:rPr>
              <w:t>Draft</w:t>
            </w:r>
          </w:p>
        </w:tc>
      </w:tr>
      <w:tr w:rsidR="004C4DC0" w:rsidRPr="009B04C6" w14:paraId="5111A120" w14:textId="77777777" w:rsidTr="00F21283">
        <w:tc>
          <w:tcPr>
            <w:tcW w:w="2261" w:type="dxa"/>
            <w:vAlign w:val="center"/>
          </w:tcPr>
          <w:p w14:paraId="3AB3667F" w14:textId="25E6A9AD" w:rsidR="004C4DC0" w:rsidRPr="009B04C6" w:rsidRDefault="004C4DC0" w:rsidP="004C4DC0">
            <w:pPr>
              <w:pStyle w:val="Table-Text"/>
              <w:tabs>
                <w:tab w:val="left" w:pos="885"/>
              </w:tabs>
              <w:suppressAutoHyphens/>
              <w:ind w:right="33"/>
              <w:rPr>
                <w:rFonts w:ascii="Arial" w:hAnsi="Arial" w:cs="Arial"/>
                <w:szCs w:val="16"/>
              </w:rPr>
            </w:pPr>
            <w:r>
              <w:rPr>
                <w:rFonts w:ascii="Arial" w:hAnsi="Arial" w:cs="Arial"/>
                <w:szCs w:val="16"/>
              </w:rPr>
              <w:t>To be reviewed Status</w:t>
            </w:r>
          </w:p>
        </w:tc>
        <w:tc>
          <w:tcPr>
            <w:tcW w:w="4590" w:type="dxa"/>
            <w:vAlign w:val="center"/>
          </w:tcPr>
          <w:p w14:paraId="0F6FDA2D" w14:textId="3772C795" w:rsidR="004C4DC0" w:rsidRPr="009B04C6" w:rsidRDefault="004C4DC0" w:rsidP="004C4DC0">
            <w:pPr>
              <w:pStyle w:val="Table-Text"/>
              <w:tabs>
                <w:tab w:val="left" w:pos="885"/>
              </w:tabs>
              <w:suppressAutoHyphens/>
              <w:ind w:right="33"/>
              <w:rPr>
                <w:rFonts w:ascii="Arial" w:hAnsi="Arial" w:cs="Arial"/>
                <w:szCs w:val="16"/>
              </w:rPr>
            </w:pPr>
            <w:r>
              <w:rPr>
                <w:rFonts w:ascii="Arial" w:hAnsi="Arial" w:cs="Arial"/>
                <w:szCs w:val="16"/>
              </w:rPr>
              <w:t>To be reviewed</w:t>
            </w:r>
          </w:p>
        </w:tc>
      </w:tr>
      <w:tr w:rsidR="004C4DC0" w:rsidRPr="009B04C6" w14:paraId="556FC8F3" w14:textId="77777777" w:rsidTr="00F21283">
        <w:tc>
          <w:tcPr>
            <w:tcW w:w="2261" w:type="dxa"/>
            <w:vAlign w:val="center"/>
          </w:tcPr>
          <w:p w14:paraId="44F5E1B0" w14:textId="66A0A872" w:rsidR="004C4DC0" w:rsidRPr="009B04C6" w:rsidRDefault="004C4DC0" w:rsidP="004C4DC0">
            <w:pPr>
              <w:pStyle w:val="Table-Text"/>
              <w:tabs>
                <w:tab w:val="left" w:pos="885"/>
              </w:tabs>
              <w:suppressAutoHyphens/>
              <w:ind w:right="33"/>
              <w:rPr>
                <w:rFonts w:ascii="Arial" w:hAnsi="Arial" w:cs="Arial"/>
                <w:szCs w:val="16"/>
              </w:rPr>
            </w:pPr>
            <w:r>
              <w:rPr>
                <w:rFonts w:ascii="Arial" w:hAnsi="Arial" w:cs="Arial"/>
                <w:szCs w:val="16"/>
              </w:rPr>
              <w:t>Reviewed</w:t>
            </w:r>
          </w:p>
        </w:tc>
        <w:tc>
          <w:tcPr>
            <w:tcW w:w="4590" w:type="dxa"/>
            <w:vAlign w:val="center"/>
          </w:tcPr>
          <w:p w14:paraId="27DFF2BB" w14:textId="7305F775" w:rsidR="004C4DC0" w:rsidRPr="009B04C6" w:rsidRDefault="004C4DC0" w:rsidP="004C4DC0">
            <w:pPr>
              <w:pStyle w:val="Table-Text"/>
              <w:suppressAutoHyphens/>
              <w:rPr>
                <w:rFonts w:ascii="Arial" w:hAnsi="Arial" w:cs="Arial"/>
                <w:szCs w:val="16"/>
              </w:rPr>
            </w:pPr>
            <w:r>
              <w:rPr>
                <w:rFonts w:ascii="Arial" w:hAnsi="Arial" w:cs="Arial"/>
                <w:szCs w:val="16"/>
              </w:rPr>
              <w:t>Reviewed</w:t>
            </w:r>
          </w:p>
        </w:tc>
      </w:tr>
      <w:tr w:rsidR="004C4DC0" w:rsidRPr="009B04C6" w14:paraId="239865C8" w14:textId="77777777" w:rsidTr="00F21283">
        <w:tc>
          <w:tcPr>
            <w:tcW w:w="2261" w:type="dxa"/>
            <w:vAlign w:val="center"/>
          </w:tcPr>
          <w:p w14:paraId="4989EF6B" w14:textId="77777777" w:rsidR="004C4DC0" w:rsidRPr="009B04C6" w:rsidRDefault="004C4DC0" w:rsidP="004C4DC0">
            <w:pPr>
              <w:pStyle w:val="Table-Text"/>
              <w:tabs>
                <w:tab w:val="left" w:pos="885"/>
              </w:tabs>
              <w:suppressAutoHyphens/>
              <w:ind w:right="33"/>
              <w:rPr>
                <w:rFonts w:ascii="Arial" w:hAnsi="Arial" w:cs="Arial"/>
                <w:szCs w:val="16"/>
              </w:rPr>
            </w:pPr>
            <w:r w:rsidRPr="009B04C6">
              <w:rPr>
                <w:rFonts w:ascii="Arial" w:hAnsi="Arial" w:cs="Arial"/>
                <w:szCs w:val="16"/>
              </w:rPr>
              <w:t>Released States</w:t>
            </w:r>
          </w:p>
        </w:tc>
        <w:tc>
          <w:tcPr>
            <w:tcW w:w="4590" w:type="dxa"/>
            <w:vAlign w:val="center"/>
          </w:tcPr>
          <w:p w14:paraId="4BB2C0B9" w14:textId="77777777" w:rsidR="004C4DC0" w:rsidRPr="009B04C6" w:rsidRDefault="004C4DC0" w:rsidP="004C4DC0">
            <w:pPr>
              <w:pStyle w:val="Table-Text"/>
              <w:suppressAutoHyphens/>
              <w:rPr>
                <w:rFonts w:ascii="Arial" w:hAnsi="Arial" w:cs="Arial"/>
                <w:szCs w:val="16"/>
              </w:rPr>
            </w:pPr>
            <w:r w:rsidRPr="009B04C6">
              <w:rPr>
                <w:rFonts w:ascii="Arial" w:hAnsi="Arial" w:cs="Arial"/>
                <w:szCs w:val="16"/>
              </w:rPr>
              <w:t>Released</w:t>
            </w:r>
          </w:p>
        </w:tc>
      </w:tr>
      <w:tr w:rsidR="004C4DC0" w:rsidRPr="009B04C6" w14:paraId="44728D87" w14:textId="77777777" w:rsidTr="00F21283">
        <w:tc>
          <w:tcPr>
            <w:tcW w:w="2261" w:type="dxa"/>
            <w:vAlign w:val="center"/>
          </w:tcPr>
          <w:p w14:paraId="288564B4" w14:textId="77777777" w:rsidR="004C4DC0" w:rsidRPr="009B04C6" w:rsidRDefault="004C4DC0" w:rsidP="004C4DC0">
            <w:pPr>
              <w:pStyle w:val="Table-Text"/>
              <w:tabs>
                <w:tab w:val="left" w:pos="885"/>
              </w:tabs>
              <w:suppressAutoHyphens/>
              <w:ind w:right="33"/>
              <w:rPr>
                <w:rFonts w:ascii="Arial" w:hAnsi="Arial" w:cs="Arial"/>
                <w:szCs w:val="16"/>
              </w:rPr>
            </w:pPr>
            <w:r w:rsidRPr="009B04C6">
              <w:rPr>
                <w:rFonts w:ascii="Arial" w:hAnsi="Arial" w:cs="Arial"/>
                <w:szCs w:val="16"/>
              </w:rPr>
              <w:t>To be translated</w:t>
            </w:r>
          </w:p>
        </w:tc>
        <w:tc>
          <w:tcPr>
            <w:tcW w:w="4590" w:type="dxa"/>
            <w:vAlign w:val="center"/>
          </w:tcPr>
          <w:p w14:paraId="207505F7" w14:textId="77777777" w:rsidR="004C4DC0" w:rsidRPr="009B04C6" w:rsidRDefault="004C4DC0" w:rsidP="004C4DC0">
            <w:pPr>
              <w:pStyle w:val="Table-Text"/>
              <w:suppressAutoHyphens/>
              <w:rPr>
                <w:rFonts w:ascii="Arial" w:hAnsi="Arial" w:cs="Arial"/>
                <w:szCs w:val="16"/>
              </w:rPr>
            </w:pPr>
            <w:r w:rsidRPr="009B04C6">
              <w:rPr>
                <w:rFonts w:ascii="Arial" w:hAnsi="Arial" w:cs="Arial"/>
                <w:szCs w:val="16"/>
              </w:rPr>
              <w:t>To be translated</w:t>
            </w:r>
          </w:p>
        </w:tc>
      </w:tr>
      <w:tr w:rsidR="004C4DC0" w:rsidRPr="009B04C6" w14:paraId="50AC8B08" w14:textId="77777777" w:rsidTr="00F21283">
        <w:tc>
          <w:tcPr>
            <w:tcW w:w="2261" w:type="dxa"/>
            <w:vAlign w:val="center"/>
          </w:tcPr>
          <w:p w14:paraId="79AC41BE" w14:textId="77777777" w:rsidR="004C4DC0" w:rsidRPr="009B04C6" w:rsidRDefault="004C4DC0" w:rsidP="004C4DC0">
            <w:pPr>
              <w:pStyle w:val="Table-Text"/>
              <w:tabs>
                <w:tab w:val="left" w:pos="885"/>
              </w:tabs>
              <w:suppressAutoHyphens/>
              <w:ind w:right="33"/>
              <w:rPr>
                <w:rFonts w:ascii="Arial" w:hAnsi="Arial" w:cs="Arial"/>
                <w:szCs w:val="16"/>
              </w:rPr>
            </w:pPr>
            <w:r w:rsidRPr="009B04C6">
              <w:rPr>
                <w:rFonts w:ascii="Arial" w:hAnsi="Arial" w:cs="Arial"/>
                <w:szCs w:val="16"/>
              </w:rPr>
              <w:t>In translation</w:t>
            </w:r>
          </w:p>
        </w:tc>
        <w:tc>
          <w:tcPr>
            <w:tcW w:w="4590" w:type="dxa"/>
            <w:vAlign w:val="center"/>
          </w:tcPr>
          <w:p w14:paraId="6062FDB9" w14:textId="77777777" w:rsidR="004C4DC0" w:rsidRPr="009B04C6" w:rsidRDefault="004C4DC0" w:rsidP="004C4DC0">
            <w:pPr>
              <w:pStyle w:val="Table-Text"/>
              <w:suppressAutoHyphens/>
              <w:rPr>
                <w:rFonts w:ascii="Arial" w:hAnsi="Arial" w:cs="Arial"/>
                <w:szCs w:val="16"/>
              </w:rPr>
            </w:pPr>
            <w:r w:rsidRPr="009B04C6">
              <w:rPr>
                <w:rFonts w:ascii="Arial" w:hAnsi="Arial" w:cs="Arial"/>
                <w:szCs w:val="16"/>
              </w:rPr>
              <w:t>In translation</w:t>
            </w:r>
          </w:p>
        </w:tc>
      </w:tr>
      <w:tr w:rsidR="004C4DC0" w:rsidRPr="009B04C6" w14:paraId="0BF7B064" w14:textId="77777777" w:rsidTr="00F21283">
        <w:tc>
          <w:tcPr>
            <w:tcW w:w="2261" w:type="dxa"/>
            <w:vAlign w:val="center"/>
          </w:tcPr>
          <w:p w14:paraId="065E902B" w14:textId="77777777" w:rsidR="004C4DC0" w:rsidRPr="009B04C6" w:rsidRDefault="004C4DC0" w:rsidP="004C4DC0">
            <w:pPr>
              <w:pStyle w:val="Table-Text"/>
              <w:tabs>
                <w:tab w:val="left" w:pos="885"/>
              </w:tabs>
              <w:suppressAutoHyphens/>
              <w:ind w:right="33"/>
              <w:rPr>
                <w:rFonts w:ascii="Arial" w:hAnsi="Arial" w:cs="Arial"/>
                <w:szCs w:val="16"/>
              </w:rPr>
            </w:pPr>
            <w:r w:rsidRPr="009B04C6">
              <w:rPr>
                <w:rFonts w:ascii="Arial" w:hAnsi="Arial" w:cs="Arial"/>
                <w:szCs w:val="16"/>
              </w:rPr>
              <w:t>Translated</w:t>
            </w:r>
          </w:p>
        </w:tc>
        <w:tc>
          <w:tcPr>
            <w:tcW w:w="4590" w:type="dxa"/>
            <w:vAlign w:val="center"/>
          </w:tcPr>
          <w:p w14:paraId="74CD886D" w14:textId="77777777" w:rsidR="004C4DC0" w:rsidRPr="009B04C6" w:rsidRDefault="004C4DC0" w:rsidP="004C4DC0">
            <w:pPr>
              <w:pStyle w:val="Table-Text"/>
              <w:suppressAutoHyphens/>
              <w:rPr>
                <w:rFonts w:ascii="Arial" w:hAnsi="Arial" w:cs="Arial"/>
                <w:szCs w:val="16"/>
              </w:rPr>
            </w:pPr>
            <w:r w:rsidRPr="009B04C6">
              <w:rPr>
                <w:rFonts w:ascii="Arial" w:hAnsi="Arial" w:cs="Arial"/>
                <w:szCs w:val="16"/>
              </w:rPr>
              <w:t>Translated</w:t>
            </w:r>
          </w:p>
        </w:tc>
      </w:tr>
      <w:tr w:rsidR="004C4DC0" w:rsidRPr="009B04C6" w14:paraId="5BE7044F" w14:textId="77777777" w:rsidTr="00F21283">
        <w:tc>
          <w:tcPr>
            <w:tcW w:w="2261" w:type="dxa"/>
            <w:vAlign w:val="center"/>
          </w:tcPr>
          <w:p w14:paraId="3836AA4B" w14:textId="77777777" w:rsidR="004C4DC0" w:rsidRPr="009B04C6" w:rsidRDefault="004C4DC0" w:rsidP="004C4DC0">
            <w:pPr>
              <w:pStyle w:val="Table-Text"/>
              <w:tabs>
                <w:tab w:val="left" w:pos="885"/>
              </w:tabs>
              <w:suppressAutoHyphens/>
              <w:ind w:right="33"/>
              <w:rPr>
                <w:rFonts w:ascii="Arial" w:hAnsi="Arial" w:cs="Arial"/>
                <w:szCs w:val="16"/>
              </w:rPr>
            </w:pPr>
            <w:r w:rsidRPr="009B04C6">
              <w:rPr>
                <w:rFonts w:ascii="Arial" w:hAnsi="Arial" w:cs="Arial"/>
                <w:szCs w:val="16"/>
              </w:rPr>
              <w:t>Released</w:t>
            </w:r>
          </w:p>
        </w:tc>
        <w:tc>
          <w:tcPr>
            <w:tcW w:w="4590" w:type="dxa"/>
            <w:vAlign w:val="center"/>
          </w:tcPr>
          <w:p w14:paraId="242FE167" w14:textId="77777777" w:rsidR="004C4DC0" w:rsidRPr="009B04C6" w:rsidRDefault="004C4DC0" w:rsidP="004C4DC0">
            <w:pPr>
              <w:pStyle w:val="Table-Text"/>
              <w:suppressAutoHyphens/>
              <w:rPr>
                <w:rFonts w:ascii="Arial" w:hAnsi="Arial" w:cs="Arial"/>
                <w:szCs w:val="16"/>
              </w:rPr>
            </w:pPr>
            <w:r w:rsidRPr="009B04C6">
              <w:rPr>
                <w:rFonts w:ascii="Arial" w:hAnsi="Arial" w:cs="Arial"/>
                <w:szCs w:val="16"/>
              </w:rPr>
              <w:t>Released</w:t>
            </w:r>
          </w:p>
        </w:tc>
      </w:tr>
    </w:tbl>
    <w:p w14:paraId="489D2703" w14:textId="77777777" w:rsidR="009C7DDC" w:rsidRPr="009B04C6" w:rsidRDefault="009C7DDC" w:rsidP="006F78FF">
      <w:pPr>
        <w:pStyle w:val="Heading3"/>
      </w:pPr>
      <w:bookmarkStart w:id="489" w:name="_Toc440563060"/>
      <w:bookmarkStart w:id="490" w:name="_Toc17440684"/>
      <w:r>
        <w:t>Target statuses</w:t>
      </w:r>
      <w:bookmarkEnd w:id="489"/>
      <w:bookmarkEnd w:id="490"/>
    </w:p>
    <w:p w14:paraId="4FEE6F89" w14:textId="77777777" w:rsidR="009C7DDC" w:rsidRPr="00BB198E" w:rsidRDefault="009C7DDC" w:rsidP="009C7DDC">
      <w:pPr>
        <w:suppressAutoHyphens/>
        <w:ind w:left="720"/>
      </w:pPr>
      <w:r w:rsidRPr="00BB198E">
        <w:t xml:space="preserve">See </w:t>
      </w:r>
      <w:hyperlink w:anchor="_Inboxes" w:history="1">
        <w:r w:rsidRPr="00BB198E">
          <w:t>Inboxes</w:t>
        </w:r>
      </w:hyperlink>
    </w:p>
    <w:p w14:paraId="0939C59F" w14:textId="23EF5B7D" w:rsidR="009C7DDC" w:rsidRPr="009B04C6" w:rsidRDefault="009C7DDC" w:rsidP="00936389">
      <w:pPr>
        <w:pStyle w:val="Heading1"/>
      </w:pPr>
      <w:bookmarkStart w:id="491" w:name="_Toc440563061"/>
      <w:bookmarkStart w:id="492" w:name="_Toc17440685"/>
      <w:r w:rsidRPr="009B04C6">
        <w:lastRenderedPageBreak/>
        <w:t xml:space="preserve">Translation </w:t>
      </w:r>
      <w:bookmarkEnd w:id="471"/>
      <w:bookmarkEnd w:id="472"/>
      <w:bookmarkEnd w:id="473"/>
      <w:bookmarkEnd w:id="474"/>
      <w:bookmarkEnd w:id="475"/>
      <w:bookmarkEnd w:id="476"/>
      <w:r w:rsidRPr="009B04C6">
        <w:t>Configuration</w:t>
      </w:r>
      <w:bookmarkEnd w:id="491"/>
      <w:bookmarkEnd w:id="492"/>
    </w:p>
    <w:p w14:paraId="434E77BF" w14:textId="77777777" w:rsidR="009C7DDC" w:rsidRPr="009B04C6" w:rsidRDefault="009C7DDC" w:rsidP="00936389">
      <w:pPr>
        <w:pStyle w:val="Heading2"/>
      </w:pPr>
      <w:bookmarkStart w:id="493" w:name="_Toc440563063"/>
      <w:bookmarkStart w:id="494" w:name="_Toc17440686"/>
      <w:r w:rsidRPr="009B04C6">
        <w:t>Metadata Inheritance</w:t>
      </w:r>
      <w:bookmarkEnd w:id="493"/>
      <w:bookmarkEnd w:id="494"/>
    </w:p>
    <w:p w14:paraId="3454BEA4" w14:textId="0F7B707B" w:rsidR="009C7DDC" w:rsidRPr="009B04C6" w:rsidRDefault="009C7DDC" w:rsidP="004C4DC0">
      <w:pPr>
        <w:pStyle w:val="Body"/>
      </w:pPr>
      <w:r w:rsidRPr="009B04C6">
        <w:t xml:space="preserve">When </w:t>
      </w:r>
      <w:r>
        <w:t xml:space="preserve">SDL </w:t>
      </w:r>
      <w:proofErr w:type="spellStart"/>
      <w:r w:rsidR="00641024">
        <w:t>Tridion</w:t>
      </w:r>
      <w:proofErr w:type="spellEnd"/>
      <w:r w:rsidR="00641024">
        <w:t xml:space="preserve"> Docs</w:t>
      </w:r>
      <w:r>
        <w:t xml:space="preserve"> Content Manager</w:t>
      </w:r>
      <w:r w:rsidRPr="009B04C6">
        <w:t xml:space="preserve"> generates translations, it stores these objects in the repository. To trigger the workflow for these automatically generated objects, metadata values must be either defaulted or inherited. Metadata inheritance can be configured </w:t>
      </w:r>
      <w:r>
        <w:t xml:space="preserve">in the </w:t>
      </w:r>
      <w:r w:rsidRPr="00AB4A91">
        <w:rPr>
          <w:i/>
        </w:rPr>
        <w:t>XML translation configuration</w:t>
      </w:r>
      <w:r>
        <w:t xml:space="preserve"> in the Web Client Settings page</w:t>
      </w:r>
      <w:r w:rsidRPr="009B04C6">
        <w:t>.</w:t>
      </w:r>
      <w:r>
        <w:t xml:space="preserve"> </w:t>
      </w:r>
    </w:p>
    <w:p w14:paraId="322274C4" w14:textId="77777777" w:rsidR="009C7DDC" w:rsidRPr="009B04C6" w:rsidRDefault="009C7DDC" w:rsidP="004C4DC0">
      <w:pPr>
        <w:pStyle w:val="Body"/>
      </w:pPr>
      <w:r w:rsidRPr="009B04C6">
        <w:t xml:space="preserve">The values of the following </w:t>
      </w:r>
      <w:r>
        <w:t xml:space="preserve">non-system </w:t>
      </w:r>
      <w:r w:rsidRPr="009B04C6">
        <w:t>metadata fields will be copied from the source language to the generated target language for all user groups:</w:t>
      </w:r>
    </w:p>
    <w:tbl>
      <w:tblPr>
        <w:tblW w:w="880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8"/>
        <w:gridCol w:w="2723"/>
        <w:gridCol w:w="4297"/>
      </w:tblGrid>
      <w:tr w:rsidR="009C7DDC" w:rsidRPr="00BB198E" w14:paraId="0D169A92" w14:textId="77777777" w:rsidTr="00754A17">
        <w:trPr>
          <w:tblHeader/>
        </w:trPr>
        <w:tc>
          <w:tcPr>
            <w:tcW w:w="1788" w:type="dxa"/>
            <w:shd w:val="clear" w:color="auto" w:fill="E6E6E6"/>
          </w:tcPr>
          <w:p w14:paraId="6EE65F36" w14:textId="77777777" w:rsidR="009C7DDC" w:rsidRPr="00BB198E" w:rsidRDefault="009C7DDC" w:rsidP="00F21283">
            <w:pPr>
              <w:pStyle w:val="Table-ColHead"/>
              <w:rPr>
                <w:rFonts w:cs="Arial"/>
                <w:sz w:val="16"/>
                <w:szCs w:val="16"/>
              </w:rPr>
            </w:pPr>
            <w:r w:rsidRPr="00BB198E">
              <w:rPr>
                <w:rFonts w:cs="Arial"/>
                <w:sz w:val="16"/>
                <w:szCs w:val="16"/>
              </w:rPr>
              <w:t>Metadata Field</w:t>
            </w:r>
          </w:p>
        </w:tc>
        <w:tc>
          <w:tcPr>
            <w:tcW w:w="2723" w:type="dxa"/>
            <w:shd w:val="clear" w:color="auto" w:fill="E6E6E6"/>
          </w:tcPr>
          <w:p w14:paraId="16DF9CEC" w14:textId="77777777" w:rsidR="009C7DDC" w:rsidRPr="00BB198E" w:rsidRDefault="009C7DDC" w:rsidP="00F21283">
            <w:pPr>
              <w:pStyle w:val="Table-ColHead"/>
              <w:rPr>
                <w:rFonts w:cs="Arial"/>
                <w:sz w:val="16"/>
                <w:szCs w:val="16"/>
              </w:rPr>
            </w:pPr>
            <w:r w:rsidRPr="00BB198E">
              <w:rPr>
                <w:rFonts w:cs="Arial"/>
                <w:sz w:val="16"/>
                <w:szCs w:val="16"/>
              </w:rPr>
              <w:t>Internal Name</w:t>
            </w:r>
          </w:p>
        </w:tc>
        <w:tc>
          <w:tcPr>
            <w:tcW w:w="4297" w:type="dxa"/>
            <w:shd w:val="clear" w:color="auto" w:fill="E6E6E6"/>
          </w:tcPr>
          <w:p w14:paraId="1B93B86B" w14:textId="77777777" w:rsidR="009C7DDC" w:rsidRPr="00BB198E" w:rsidRDefault="009C7DDC" w:rsidP="00F21283">
            <w:pPr>
              <w:pStyle w:val="Table-ColHead"/>
              <w:rPr>
                <w:rFonts w:cs="Arial"/>
                <w:sz w:val="16"/>
                <w:szCs w:val="16"/>
              </w:rPr>
            </w:pPr>
            <w:r w:rsidRPr="00BB198E">
              <w:rPr>
                <w:rFonts w:cs="Arial"/>
                <w:sz w:val="16"/>
                <w:szCs w:val="16"/>
              </w:rPr>
              <w:t>Implications</w:t>
            </w:r>
          </w:p>
        </w:tc>
      </w:tr>
      <w:tr w:rsidR="009C7DDC" w:rsidRPr="009B04C6" w14:paraId="1B390E10" w14:textId="77777777" w:rsidTr="00754A17">
        <w:tc>
          <w:tcPr>
            <w:tcW w:w="1788" w:type="dxa"/>
          </w:tcPr>
          <w:p w14:paraId="37348145" w14:textId="496D4C20" w:rsidR="009C7DDC" w:rsidRPr="009B04C6" w:rsidRDefault="00754A17" w:rsidP="00F21283">
            <w:pPr>
              <w:pStyle w:val="Table-Text"/>
              <w:suppressAutoHyphens/>
              <w:rPr>
                <w:rFonts w:ascii="Arial" w:hAnsi="Arial" w:cs="Arial"/>
              </w:rPr>
            </w:pPr>
            <w:r>
              <w:rPr>
                <w:rFonts w:ascii="Arial" w:hAnsi="Arial" w:cs="Arial"/>
              </w:rPr>
              <w:t>*</w:t>
            </w:r>
            <w:r w:rsidR="00592355">
              <w:rPr>
                <w:rFonts w:ascii="Arial" w:hAnsi="Arial" w:cs="Arial"/>
              </w:rPr>
              <w:t xml:space="preserve">Technical </w:t>
            </w:r>
            <w:r w:rsidR="009C7DDC" w:rsidRPr="009B04C6">
              <w:rPr>
                <w:rFonts w:ascii="Arial" w:hAnsi="Arial" w:cs="Arial"/>
              </w:rPr>
              <w:t>Author</w:t>
            </w:r>
          </w:p>
        </w:tc>
        <w:tc>
          <w:tcPr>
            <w:tcW w:w="2723" w:type="dxa"/>
          </w:tcPr>
          <w:p w14:paraId="745010AD" w14:textId="77777777" w:rsidR="009C7DDC" w:rsidRPr="009B04C6" w:rsidRDefault="009C7DDC" w:rsidP="00F21283">
            <w:pPr>
              <w:pStyle w:val="Table-Text"/>
              <w:suppressAutoHyphens/>
              <w:rPr>
                <w:rFonts w:ascii="Arial" w:hAnsi="Arial" w:cs="Arial"/>
              </w:rPr>
            </w:pPr>
            <w:r w:rsidRPr="009B04C6">
              <w:rPr>
                <w:rFonts w:ascii="Arial" w:hAnsi="Arial" w:cs="Arial"/>
                <w:color w:val="000080"/>
              </w:rPr>
              <w:t>FAUTHOR</w:t>
            </w:r>
          </w:p>
        </w:tc>
        <w:tc>
          <w:tcPr>
            <w:tcW w:w="4297" w:type="dxa"/>
          </w:tcPr>
          <w:p w14:paraId="3E9CAA2B" w14:textId="77777777" w:rsidR="009C7DDC" w:rsidRPr="009B04C6" w:rsidRDefault="009C7DDC" w:rsidP="00F21283">
            <w:pPr>
              <w:pStyle w:val="Table-Text"/>
              <w:suppressAutoHyphens/>
              <w:rPr>
                <w:rFonts w:ascii="Arial" w:hAnsi="Arial" w:cs="Arial"/>
              </w:rPr>
            </w:pPr>
            <w:r w:rsidRPr="009B04C6">
              <w:rPr>
                <w:rFonts w:ascii="Arial" w:hAnsi="Arial" w:cs="Arial"/>
              </w:rPr>
              <w:t xml:space="preserve">The same author will be available on all generated translations. </w:t>
            </w:r>
          </w:p>
        </w:tc>
      </w:tr>
      <w:tr w:rsidR="009C7DDC" w:rsidRPr="009B04C6" w14:paraId="7D1C60DA" w14:textId="77777777" w:rsidTr="00754A17">
        <w:tc>
          <w:tcPr>
            <w:tcW w:w="1788" w:type="dxa"/>
          </w:tcPr>
          <w:p w14:paraId="76DD3880" w14:textId="77777777" w:rsidR="009C7DDC" w:rsidRPr="009B04C6" w:rsidRDefault="009C7DDC" w:rsidP="00F21283">
            <w:pPr>
              <w:pStyle w:val="Table-Text"/>
              <w:suppressAutoHyphens/>
              <w:rPr>
                <w:rFonts w:ascii="Arial" w:hAnsi="Arial" w:cs="Arial"/>
              </w:rPr>
            </w:pPr>
            <w:r w:rsidRPr="009B04C6">
              <w:rPr>
                <w:rFonts w:ascii="Arial" w:hAnsi="Arial" w:cs="Arial"/>
              </w:rPr>
              <w:t>Translator</w:t>
            </w:r>
          </w:p>
        </w:tc>
        <w:tc>
          <w:tcPr>
            <w:tcW w:w="2723" w:type="dxa"/>
          </w:tcPr>
          <w:p w14:paraId="1FCD8BA6" w14:textId="77777777" w:rsidR="009C7DDC" w:rsidRPr="009B04C6" w:rsidRDefault="009C7DDC" w:rsidP="00F21283">
            <w:pPr>
              <w:pStyle w:val="Table-Text"/>
              <w:suppressAutoHyphens/>
              <w:rPr>
                <w:rFonts w:ascii="Arial" w:hAnsi="Arial" w:cs="Arial"/>
              </w:rPr>
            </w:pPr>
            <w:r w:rsidRPr="009B04C6">
              <w:rPr>
                <w:rFonts w:ascii="Arial" w:hAnsi="Arial" w:cs="Arial"/>
                <w:color w:val="000080"/>
              </w:rPr>
              <w:t>FTRANSLATOR</w:t>
            </w:r>
          </w:p>
        </w:tc>
        <w:tc>
          <w:tcPr>
            <w:tcW w:w="4297" w:type="dxa"/>
          </w:tcPr>
          <w:p w14:paraId="2B73309A" w14:textId="77777777" w:rsidR="009C7DDC" w:rsidRPr="009B04C6" w:rsidRDefault="009C7DDC" w:rsidP="00F21283">
            <w:pPr>
              <w:pStyle w:val="Table-Text"/>
              <w:suppressAutoHyphens/>
              <w:rPr>
                <w:rFonts w:ascii="Arial" w:hAnsi="Arial" w:cs="Arial"/>
              </w:rPr>
            </w:pPr>
            <w:r w:rsidRPr="009B04C6">
              <w:rPr>
                <w:rFonts w:ascii="Arial" w:hAnsi="Arial" w:cs="Arial"/>
              </w:rPr>
              <w:t>A translator can be assigned on the source object and will be reused from the source language value by default when a translation is generated.</w:t>
            </w:r>
          </w:p>
        </w:tc>
      </w:tr>
      <w:tr w:rsidR="009C7DDC" w:rsidRPr="009B04C6" w14:paraId="21E1A6D1" w14:textId="77777777" w:rsidTr="00754A17">
        <w:tc>
          <w:tcPr>
            <w:tcW w:w="1788" w:type="dxa"/>
          </w:tcPr>
          <w:p w14:paraId="44BC9464" w14:textId="010E5553" w:rsidR="009C7DDC" w:rsidRPr="009B04C6" w:rsidRDefault="0022113D" w:rsidP="00F21283">
            <w:pPr>
              <w:pStyle w:val="Table-Text"/>
              <w:suppressAutoHyphens/>
              <w:rPr>
                <w:rFonts w:ascii="Arial" w:hAnsi="Arial" w:cs="Arial"/>
              </w:rPr>
            </w:pPr>
            <w:r>
              <w:rPr>
                <w:rFonts w:ascii="Arial" w:hAnsi="Arial" w:cs="Arial"/>
              </w:rPr>
              <w:t>*</w:t>
            </w:r>
            <w:r w:rsidR="00592355">
              <w:rPr>
                <w:rFonts w:ascii="Arial" w:hAnsi="Arial" w:cs="Arial"/>
              </w:rPr>
              <w:t xml:space="preserve">Technical </w:t>
            </w:r>
            <w:r w:rsidR="009C7DDC" w:rsidRPr="009B04C6">
              <w:rPr>
                <w:rFonts w:ascii="Arial" w:hAnsi="Arial" w:cs="Arial"/>
              </w:rPr>
              <w:t>Reviewer</w:t>
            </w:r>
          </w:p>
        </w:tc>
        <w:tc>
          <w:tcPr>
            <w:tcW w:w="2723" w:type="dxa"/>
          </w:tcPr>
          <w:p w14:paraId="11958A49" w14:textId="77777777" w:rsidR="009C7DDC" w:rsidRPr="009B04C6" w:rsidRDefault="009C7DDC" w:rsidP="00F21283">
            <w:pPr>
              <w:pStyle w:val="Table-Text"/>
              <w:suppressAutoHyphens/>
              <w:rPr>
                <w:rFonts w:ascii="Arial" w:hAnsi="Arial" w:cs="Arial"/>
                <w:color w:val="000080"/>
              </w:rPr>
            </w:pPr>
            <w:r w:rsidRPr="009B04C6">
              <w:rPr>
                <w:rFonts w:ascii="Arial" w:hAnsi="Arial" w:cs="Arial"/>
                <w:color w:val="000080"/>
              </w:rPr>
              <w:t>FREVIEWER</w:t>
            </w:r>
          </w:p>
        </w:tc>
        <w:tc>
          <w:tcPr>
            <w:tcW w:w="4297" w:type="dxa"/>
          </w:tcPr>
          <w:p w14:paraId="30E6D0B6" w14:textId="77777777" w:rsidR="009C7DDC" w:rsidRPr="009B04C6" w:rsidRDefault="009C7DDC" w:rsidP="00F21283">
            <w:pPr>
              <w:pStyle w:val="Table-Text"/>
              <w:suppressAutoHyphens/>
              <w:rPr>
                <w:rFonts w:ascii="Arial" w:hAnsi="Arial" w:cs="Arial"/>
                <w:lang w:val="en-GB"/>
              </w:rPr>
            </w:pPr>
            <w:r w:rsidRPr="009B04C6">
              <w:rPr>
                <w:rFonts w:ascii="Arial" w:hAnsi="Arial" w:cs="Arial"/>
              </w:rPr>
              <w:t>Target language will get same value as source language although it did not really pass this reviewer on the source object.</w:t>
            </w:r>
          </w:p>
        </w:tc>
      </w:tr>
      <w:tr w:rsidR="0070355E" w:rsidRPr="009B04C6" w14:paraId="0CE4DE77" w14:textId="77777777" w:rsidTr="00754A17">
        <w:tc>
          <w:tcPr>
            <w:tcW w:w="1788" w:type="dxa"/>
          </w:tcPr>
          <w:p w14:paraId="5DF335BF" w14:textId="5138F76C" w:rsidR="0070355E" w:rsidRPr="009B04C6" w:rsidRDefault="0070355E" w:rsidP="00F21283">
            <w:pPr>
              <w:pStyle w:val="Table-Text"/>
              <w:suppressAutoHyphens/>
              <w:rPr>
                <w:rFonts w:ascii="Arial" w:hAnsi="Arial" w:cs="Arial"/>
              </w:rPr>
            </w:pPr>
            <w:r>
              <w:rPr>
                <w:rFonts w:ascii="Arial" w:hAnsi="Arial" w:cs="Arial"/>
              </w:rPr>
              <w:t>Technical Illustrator</w:t>
            </w:r>
          </w:p>
        </w:tc>
        <w:tc>
          <w:tcPr>
            <w:tcW w:w="2723" w:type="dxa"/>
          </w:tcPr>
          <w:p w14:paraId="5661D859" w14:textId="21112EFC" w:rsidR="0070355E" w:rsidRPr="009B04C6" w:rsidRDefault="00754A17" w:rsidP="00F21283">
            <w:pPr>
              <w:pStyle w:val="Table-Text"/>
              <w:suppressAutoHyphens/>
              <w:rPr>
                <w:rFonts w:ascii="Arial" w:hAnsi="Arial" w:cs="Arial"/>
                <w:color w:val="000080"/>
              </w:rPr>
            </w:pPr>
            <w:r>
              <w:rPr>
                <w:rFonts w:ascii="Arial" w:hAnsi="Arial" w:cs="Arial"/>
                <w:color w:val="000080"/>
              </w:rPr>
              <w:t>FTITECHNICALILLUSTRATOR</w:t>
            </w:r>
          </w:p>
        </w:tc>
        <w:tc>
          <w:tcPr>
            <w:tcW w:w="4297" w:type="dxa"/>
          </w:tcPr>
          <w:p w14:paraId="02B5A0C2" w14:textId="77777777" w:rsidR="0070355E" w:rsidRPr="009B04C6" w:rsidRDefault="0070355E" w:rsidP="00F21283">
            <w:pPr>
              <w:pStyle w:val="Table-Text"/>
              <w:suppressAutoHyphens/>
              <w:rPr>
                <w:rFonts w:ascii="Arial" w:hAnsi="Arial" w:cs="Arial"/>
              </w:rPr>
            </w:pPr>
          </w:p>
        </w:tc>
      </w:tr>
      <w:tr w:rsidR="0070355E" w:rsidRPr="009B04C6" w14:paraId="4EA9CD22" w14:textId="77777777" w:rsidTr="00754A17">
        <w:tc>
          <w:tcPr>
            <w:tcW w:w="1788" w:type="dxa"/>
          </w:tcPr>
          <w:p w14:paraId="720C313F" w14:textId="7A062651" w:rsidR="0070355E" w:rsidRPr="009B04C6" w:rsidRDefault="00754A17" w:rsidP="00F21283">
            <w:pPr>
              <w:pStyle w:val="Table-Text"/>
              <w:suppressAutoHyphens/>
              <w:rPr>
                <w:rFonts w:ascii="Arial" w:hAnsi="Arial" w:cs="Arial"/>
              </w:rPr>
            </w:pPr>
            <w:r>
              <w:rPr>
                <w:rFonts w:ascii="Arial" w:hAnsi="Arial" w:cs="Arial"/>
              </w:rPr>
              <w:t>Technical Reviewer</w:t>
            </w:r>
          </w:p>
        </w:tc>
        <w:tc>
          <w:tcPr>
            <w:tcW w:w="2723" w:type="dxa"/>
          </w:tcPr>
          <w:p w14:paraId="58CA21C4" w14:textId="040FBFCE" w:rsidR="0070355E" w:rsidRPr="009B04C6" w:rsidRDefault="004C4DC0" w:rsidP="00F21283">
            <w:pPr>
              <w:pStyle w:val="Table-Text"/>
              <w:suppressAutoHyphens/>
              <w:rPr>
                <w:rFonts w:ascii="Arial" w:hAnsi="Arial" w:cs="Arial"/>
                <w:color w:val="000080"/>
              </w:rPr>
            </w:pPr>
            <w:r w:rsidRPr="004C4DC0">
              <w:rPr>
                <w:rFonts w:ascii="Arial" w:hAnsi="Arial" w:cs="Arial"/>
                <w:color w:val="000080"/>
              </w:rPr>
              <w:t>FTITECHWRITER</w:t>
            </w:r>
          </w:p>
        </w:tc>
        <w:tc>
          <w:tcPr>
            <w:tcW w:w="4297" w:type="dxa"/>
          </w:tcPr>
          <w:p w14:paraId="5D7E3AFC" w14:textId="77777777" w:rsidR="0070355E" w:rsidRPr="009B04C6" w:rsidRDefault="0070355E" w:rsidP="00F21283">
            <w:pPr>
              <w:pStyle w:val="Table-Text"/>
              <w:suppressAutoHyphens/>
              <w:rPr>
                <w:rFonts w:ascii="Arial" w:hAnsi="Arial" w:cs="Arial"/>
              </w:rPr>
            </w:pPr>
          </w:p>
        </w:tc>
      </w:tr>
      <w:tr w:rsidR="00754A17" w:rsidRPr="009B04C6" w14:paraId="32447FFA" w14:textId="77777777" w:rsidTr="00754A17">
        <w:tc>
          <w:tcPr>
            <w:tcW w:w="1788" w:type="dxa"/>
          </w:tcPr>
          <w:p w14:paraId="5D9FE181" w14:textId="6AAF6E59" w:rsidR="00754A17" w:rsidRDefault="00754A17" w:rsidP="00F21283">
            <w:pPr>
              <w:pStyle w:val="Table-Text"/>
              <w:suppressAutoHyphens/>
              <w:rPr>
                <w:rFonts w:ascii="Arial" w:hAnsi="Arial" w:cs="Arial"/>
              </w:rPr>
            </w:pPr>
            <w:r>
              <w:rPr>
                <w:rFonts w:ascii="Arial" w:hAnsi="Arial" w:cs="Arial"/>
              </w:rPr>
              <w:t>Marketing Reviewer</w:t>
            </w:r>
          </w:p>
        </w:tc>
        <w:tc>
          <w:tcPr>
            <w:tcW w:w="2723" w:type="dxa"/>
          </w:tcPr>
          <w:p w14:paraId="599AFE5C" w14:textId="3811C1B1" w:rsidR="00754A17" w:rsidRPr="009B04C6" w:rsidRDefault="00754A17" w:rsidP="00F21283">
            <w:pPr>
              <w:pStyle w:val="Table-Text"/>
              <w:suppressAutoHyphens/>
              <w:rPr>
                <w:rFonts w:ascii="Arial" w:hAnsi="Arial" w:cs="Arial"/>
                <w:color w:val="000080"/>
              </w:rPr>
            </w:pPr>
            <w:r>
              <w:rPr>
                <w:rFonts w:ascii="Arial" w:hAnsi="Arial" w:cs="Arial"/>
                <w:color w:val="000080"/>
              </w:rPr>
              <w:t>FTIMARKETINGREVIEWER</w:t>
            </w:r>
          </w:p>
        </w:tc>
        <w:tc>
          <w:tcPr>
            <w:tcW w:w="4297" w:type="dxa"/>
          </w:tcPr>
          <w:p w14:paraId="2A1CE9DD" w14:textId="77777777" w:rsidR="00754A17" w:rsidRPr="009B04C6" w:rsidRDefault="00754A17" w:rsidP="00F21283">
            <w:pPr>
              <w:pStyle w:val="Table-Text"/>
              <w:suppressAutoHyphens/>
              <w:rPr>
                <w:rFonts w:ascii="Arial" w:hAnsi="Arial" w:cs="Arial"/>
              </w:rPr>
            </w:pPr>
          </w:p>
        </w:tc>
      </w:tr>
    </w:tbl>
    <w:p w14:paraId="122C1E94" w14:textId="77777777" w:rsidR="009C7DDC" w:rsidRDefault="009C7DDC" w:rsidP="00936389">
      <w:pPr>
        <w:pStyle w:val="Heading2"/>
      </w:pPr>
      <w:bookmarkStart w:id="495" w:name="_Toc440563064"/>
      <w:bookmarkStart w:id="496" w:name="_Toc17440687"/>
      <w:bookmarkStart w:id="497" w:name="_Toc172454476"/>
      <w:r w:rsidRPr="00936389">
        <w:t>Metadata</w:t>
      </w:r>
      <w:r w:rsidRPr="009B04C6">
        <w:t xml:space="preserve"> </w:t>
      </w:r>
      <w:r>
        <w:t>Setting during Generate Target Languages</w:t>
      </w:r>
      <w:bookmarkEnd w:id="495"/>
      <w:bookmarkEnd w:id="496"/>
    </w:p>
    <w:p w14:paraId="419DDAA6" w14:textId="77777777" w:rsidR="009C7DDC" w:rsidRDefault="009C7DDC" w:rsidP="004C4DC0">
      <w:pPr>
        <w:pStyle w:val="Body"/>
      </w:pPr>
      <w:r>
        <w:t>It is also possible to configure the metadata fields to be set upon generation of the Translation objects when manually pushing the translation from the Translation Management function in the Web client.</w:t>
      </w:r>
    </w:p>
    <w:tbl>
      <w:tblPr>
        <w:tblW w:w="889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8"/>
        <w:gridCol w:w="2250"/>
        <w:gridCol w:w="4860"/>
      </w:tblGrid>
      <w:tr w:rsidR="009C7DDC" w:rsidRPr="00BB198E" w14:paraId="38C7CEE3" w14:textId="77777777" w:rsidTr="00C340D9">
        <w:trPr>
          <w:tblHeader/>
        </w:trPr>
        <w:tc>
          <w:tcPr>
            <w:tcW w:w="1788" w:type="dxa"/>
            <w:shd w:val="clear" w:color="auto" w:fill="E6E6E6"/>
          </w:tcPr>
          <w:p w14:paraId="5FD9E5B3" w14:textId="77777777" w:rsidR="009C7DDC" w:rsidRPr="00BB198E" w:rsidRDefault="009C7DDC" w:rsidP="00F21283">
            <w:pPr>
              <w:pStyle w:val="Table-ColHead"/>
              <w:rPr>
                <w:rFonts w:cs="Arial"/>
                <w:sz w:val="16"/>
                <w:szCs w:val="16"/>
              </w:rPr>
            </w:pPr>
            <w:r w:rsidRPr="00BB198E">
              <w:rPr>
                <w:rFonts w:cs="Arial"/>
                <w:sz w:val="16"/>
                <w:szCs w:val="16"/>
              </w:rPr>
              <w:t>Metadata Field</w:t>
            </w:r>
          </w:p>
        </w:tc>
        <w:tc>
          <w:tcPr>
            <w:tcW w:w="2250" w:type="dxa"/>
            <w:shd w:val="clear" w:color="auto" w:fill="E6E6E6"/>
          </w:tcPr>
          <w:p w14:paraId="454DE43C" w14:textId="77777777" w:rsidR="009C7DDC" w:rsidRPr="00BB198E" w:rsidRDefault="009C7DDC" w:rsidP="00F21283">
            <w:pPr>
              <w:pStyle w:val="Table-ColHead"/>
              <w:rPr>
                <w:rFonts w:cs="Arial"/>
                <w:sz w:val="16"/>
                <w:szCs w:val="16"/>
              </w:rPr>
            </w:pPr>
            <w:r w:rsidRPr="00BB198E">
              <w:rPr>
                <w:rFonts w:cs="Arial"/>
                <w:sz w:val="16"/>
                <w:szCs w:val="16"/>
              </w:rPr>
              <w:t>Internal Name</w:t>
            </w:r>
          </w:p>
        </w:tc>
        <w:tc>
          <w:tcPr>
            <w:tcW w:w="4860" w:type="dxa"/>
            <w:shd w:val="clear" w:color="auto" w:fill="E6E6E6"/>
          </w:tcPr>
          <w:p w14:paraId="5839B454" w14:textId="77777777" w:rsidR="009C7DDC" w:rsidRPr="00BB198E" w:rsidRDefault="009C7DDC" w:rsidP="00F21283">
            <w:pPr>
              <w:pStyle w:val="Table-ColHead"/>
              <w:rPr>
                <w:rFonts w:cs="Arial"/>
                <w:sz w:val="16"/>
                <w:szCs w:val="16"/>
              </w:rPr>
            </w:pPr>
            <w:r w:rsidRPr="00BB198E">
              <w:rPr>
                <w:rFonts w:cs="Arial"/>
                <w:sz w:val="16"/>
                <w:szCs w:val="16"/>
              </w:rPr>
              <w:t>Implications</w:t>
            </w:r>
          </w:p>
        </w:tc>
      </w:tr>
      <w:tr w:rsidR="009C7DDC" w:rsidRPr="009B04C6" w14:paraId="3EEBE00E" w14:textId="77777777" w:rsidTr="00C340D9">
        <w:tc>
          <w:tcPr>
            <w:tcW w:w="1788" w:type="dxa"/>
          </w:tcPr>
          <w:p w14:paraId="6458A22B" w14:textId="77777777" w:rsidR="009C7DDC" w:rsidRPr="009B04C6" w:rsidRDefault="009C7DDC" w:rsidP="00F21283">
            <w:pPr>
              <w:pStyle w:val="Table-Text"/>
              <w:suppressAutoHyphens/>
              <w:rPr>
                <w:rFonts w:ascii="Arial" w:hAnsi="Arial" w:cs="Arial"/>
              </w:rPr>
            </w:pPr>
            <w:r w:rsidRPr="009B04C6">
              <w:rPr>
                <w:rFonts w:ascii="Arial" w:hAnsi="Arial" w:cs="Arial"/>
              </w:rPr>
              <w:t>Translator</w:t>
            </w:r>
          </w:p>
        </w:tc>
        <w:tc>
          <w:tcPr>
            <w:tcW w:w="2250" w:type="dxa"/>
          </w:tcPr>
          <w:p w14:paraId="3752454E" w14:textId="77777777" w:rsidR="009C7DDC" w:rsidRPr="009B04C6" w:rsidRDefault="009C7DDC" w:rsidP="00F21283">
            <w:pPr>
              <w:pStyle w:val="Table-Text"/>
              <w:suppressAutoHyphens/>
              <w:rPr>
                <w:rFonts w:ascii="Arial" w:hAnsi="Arial" w:cs="Arial"/>
              </w:rPr>
            </w:pPr>
            <w:r w:rsidRPr="009B04C6">
              <w:rPr>
                <w:rFonts w:ascii="Arial" w:hAnsi="Arial" w:cs="Arial"/>
                <w:color w:val="000080"/>
              </w:rPr>
              <w:t>FTRANSLATOR</w:t>
            </w:r>
          </w:p>
        </w:tc>
        <w:tc>
          <w:tcPr>
            <w:tcW w:w="4860" w:type="dxa"/>
          </w:tcPr>
          <w:p w14:paraId="6A399A93" w14:textId="7DD0D644" w:rsidR="009C7DDC" w:rsidRPr="009B04C6" w:rsidRDefault="009C7DDC" w:rsidP="00C4498A">
            <w:pPr>
              <w:pStyle w:val="Table-Text"/>
              <w:suppressAutoHyphens/>
              <w:rPr>
                <w:rFonts w:ascii="Arial" w:hAnsi="Arial" w:cs="Arial"/>
              </w:rPr>
            </w:pPr>
            <w:r w:rsidRPr="009B04C6">
              <w:rPr>
                <w:rFonts w:ascii="Arial" w:hAnsi="Arial" w:cs="Arial"/>
              </w:rPr>
              <w:t xml:space="preserve">A translator </w:t>
            </w:r>
            <w:r>
              <w:rPr>
                <w:rFonts w:ascii="Arial" w:hAnsi="Arial" w:cs="Arial"/>
              </w:rPr>
              <w:t>will be set for all objects in all languages that are selected for the Generate Target Languages</w:t>
            </w:r>
            <w:r w:rsidRPr="009B04C6">
              <w:rPr>
                <w:rFonts w:ascii="Arial" w:hAnsi="Arial" w:cs="Arial"/>
              </w:rPr>
              <w:t>.</w:t>
            </w:r>
          </w:p>
        </w:tc>
      </w:tr>
      <w:tr w:rsidR="009C7DDC" w:rsidRPr="009B04C6" w14:paraId="2509926A" w14:textId="77777777" w:rsidTr="00C340D9">
        <w:tc>
          <w:tcPr>
            <w:tcW w:w="1788" w:type="dxa"/>
          </w:tcPr>
          <w:p w14:paraId="79FF4D14" w14:textId="77777777" w:rsidR="009C7DDC" w:rsidRPr="009B04C6" w:rsidRDefault="009C7DDC" w:rsidP="00F21283">
            <w:pPr>
              <w:pStyle w:val="Table-Text"/>
              <w:suppressAutoHyphens/>
              <w:rPr>
                <w:rFonts w:ascii="Arial" w:hAnsi="Arial" w:cs="Arial"/>
              </w:rPr>
            </w:pPr>
            <w:r>
              <w:rPr>
                <w:rFonts w:ascii="Arial" w:hAnsi="Arial" w:cs="Arial"/>
              </w:rPr>
              <w:t>Comments</w:t>
            </w:r>
          </w:p>
        </w:tc>
        <w:tc>
          <w:tcPr>
            <w:tcW w:w="2250" w:type="dxa"/>
          </w:tcPr>
          <w:p w14:paraId="523CE9DB" w14:textId="77777777" w:rsidR="009C7DDC" w:rsidRPr="009B04C6" w:rsidRDefault="009C7DDC" w:rsidP="00F21283">
            <w:pPr>
              <w:pStyle w:val="Table-Text"/>
              <w:suppressAutoHyphens/>
              <w:rPr>
                <w:rFonts w:ascii="Arial" w:hAnsi="Arial" w:cs="Arial"/>
                <w:color w:val="000080"/>
              </w:rPr>
            </w:pPr>
            <w:r>
              <w:rPr>
                <w:rFonts w:ascii="Arial" w:hAnsi="Arial" w:cs="Arial"/>
                <w:color w:val="000080"/>
              </w:rPr>
              <w:t>FCOMMENTS</w:t>
            </w:r>
          </w:p>
        </w:tc>
        <w:tc>
          <w:tcPr>
            <w:tcW w:w="4860" w:type="dxa"/>
          </w:tcPr>
          <w:p w14:paraId="05E45E7D" w14:textId="77777777" w:rsidR="009C7DDC" w:rsidRPr="009B04C6" w:rsidRDefault="009C7DDC" w:rsidP="00F21283">
            <w:pPr>
              <w:pStyle w:val="Table-Text"/>
              <w:suppressAutoHyphens/>
              <w:rPr>
                <w:rFonts w:ascii="Arial" w:hAnsi="Arial" w:cs="Arial"/>
                <w:lang w:val="en-GB"/>
              </w:rPr>
            </w:pPr>
            <w:r>
              <w:rPr>
                <w:rFonts w:ascii="Arial" w:hAnsi="Arial" w:cs="Arial"/>
                <w:lang w:val="en-GB"/>
              </w:rPr>
              <w:t xml:space="preserve">A comment will be set for all objects in all languages </w:t>
            </w:r>
            <w:r>
              <w:rPr>
                <w:rFonts w:ascii="Arial" w:hAnsi="Arial" w:cs="Arial"/>
              </w:rPr>
              <w:t>that are selected for the Generate Target Languages</w:t>
            </w:r>
            <w:r w:rsidRPr="009B04C6">
              <w:rPr>
                <w:rFonts w:ascii="Arial" w:hAnsi="Arial" w:cs="Arial"/>
              </w:rPr>
              <w:t>.</w:t>
            </w:r>
          </w:p>
        </w:tc>
      </w:tr>
    </w:tbl>
    <w:p w14:paraId="79F12557" w14:textId="4FA7098B" w:rsidR="009C7DDC" w:rsidRPr="009B04C6" w:rsidRDefault="009C7DDC" w:rsidP="00936389">
      <w:pPr>
        <w:pStyle w:val="Heading2"/>
      </w:pPr>
      <w:bookmarkStart w:id="498" w:name="_Toc440563065"/>
      <w:bookmarkStart w:id="499" w:name="_Toc17440688"/>
      <w:r w:rsidRPr="009B04C6">
        <w:t>Translation Schema</w:t>
      </w:r>
      <w:bookmarkEnd w:id="497"/>
      <w:bookmarkEnd w:id="498"/>
      <w:bookmarkEnd w:id="499"/>
    </w:p>
    <w:p w14:paraId="33326DD9" w14:textId="07E75010" w:rsidR="009C7DDC" w:rsidRDefault="009C7DDC" w:rsidP="004C4DC0">
      <w:pPr>
        <w:pStyle w:val="Body"/>
      </w:pPr>
      <w:r w:rsidRPr="009B04C6">
        <w:t>The following language is always used as the source language: “</w:t>
      </w:r>
      <w:proofErr w:type="spellStart"/>
      <w:r>
        <w:t>en</w:t>
      </w:r>
      <w:proofErr w:type="spellEnd"/>
      <w:r w:rsidR="004C4DC0">
        <w:t>-us</w:t>
      </w:r>
      <w:r w:rsidRPr="009B04C6">
        <w:t>”.</w:t>
      </w:r>
    </w:p>
    <w:p w14:paraId="30ACDF65" w14:textId="77777777" w:rsidR="009C7DDC" w:rsidRDefault="009C7DDC" w:rsidP="004C4DC0">
      <w:pPr>
        <w:pStyle w:val="Body"/>
      </w:pPr>
      <w:r w:rsidRPr="009B04C6">
        <w:t>The language generation schema is:</w:t>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2"/>
      </w:tblGrid>
      <w:tr w:rsidR="00592355" w:rsidRPr="00FE4DF9" w14:paraId="644B83F7" w14:textId="77777777" w:rsidTr="00207122">
        <w:tc>
          <w:tcPr>
            <w:tcW w:w="2126" w:type="dxa"/>
            <w:vAlign w:val="center"/>
          </w:tcPr>
          <w:p w14:paraId="05107B01" w14:textId="77777777" w:rsidR="00592355" w:rsidRPr="00FE4DF9" w:rsidRDefault="00592355" w:rsidP="00207122">
            <w:pPr>
              <w:suppressAutoHyphens/>
              <w:rPr>
                <w:rFonts w:ascii="Arial" w:hAnsi="Arial" w:cs="Arial"/>
                <w:sz w:val="20"/>
                <w:szCs w:val="20"/>
              </w:rPr>
            </w:pPr>
            <w:proofErr w:type="spellStart"/>
            <w:r>
              <w:rPr>
                <w:rFonts w:ascii="Arial" w:hAnsi="Arial" w:cs="Arial"/>
                <w:sz w:val="20"/>
                <w:szCs w:val="20"/>
              </w:rPr>
              <w:t>zh-cn</w:t>
            </w:r>
            <w:proofErr w:type="spellEnd"/>
            <w:r>
              <w:rPr>
                <w:rFonts w:ascii="Arial" w:hAnsi="Arial" w:cs="Arial"/>
                <w:sz w:val="20"/>
                <w:szCs w:val="20"/>
              </w:rPr>
              <w:t xml:space="preserve"> </w:t>
            </w:r>
          </w:p>
        </w:tc>
      </w:tr>
      <w:tr w:rsidR="00592355" w:rsidRPr="00FE4DF9" w14:paraId="24B1D5CB" w14:textId="77777777" w:rsidTr="00207122">
        <w:tc>
          <w:tcPr>
            <w:tcW w:w="2126" w:type="dxa"/>
            <w:vAlign w:val="center"/>
          </w:tcPr>
          <w:p w14:paraId="40129A2F" w14:textId="77777777" w:rsidR="00592355" w:rsidRPr="00FE4DF9" w:rsidRDefault="00592355" w:rsidP="00207122">
            <w:pPr>
              <w:suppressAutoHyphens/>
              <w:rPr>
                <w:rFonts w:ascii="Arial" w:hAnsi="Arial" w:cs="Arial"/>
                <w:sz w:val="20"/>
                <w:szCs w:val="20"/>
              </w:rPr>
            </w:pPr>
            <w:r>
              <w:rPr>
                <w:rFonts w:ascii="Arial" w:hAnsi="Arial" w:cs="Arial"/>
                <w:sz w:val="20"/>
                <w:szCs w:val="20"/>
              </w:rPr>
              <w:t>ja-</w:t>
            </w:r>
            <w:proofErr w:type="spellStart"/>
            <w:r>
              <w:rPr>
                <w:rFonts w:ascii="Arial" w:hAnsi="Arial" w:cs="Arial"/>
                <w:sz w:val="20"/>
                <w:szCs w:val="20"/>
              </w:rPr>
              <w:t>jp</w:t>
            </w:r>
            <w:proofErr w:type="spellEnd"/>
          </w:p>
        </w:tc>
      </w:tr>
      <w:tr w:rsidR="00592355" w14:paraId="6596D83D" w14:textId="77777777" w:rsidTr="00207122">
        <w:tc>
          <w:tcPr>
            <w:tcW w:w="2126" w:type="dxa"/>
            <w:vAlign w:val="center"/>
          </w:tcPr>
          <w:p w14:paraId="5563829E" w14:textId="77777777" w:rsidR="00592355" w:rsidRDefault="00592355" w:rsidP="00207122">
            <w:pPr>
              <w:suppressAutoHyphens/>
              <w:rPr>
                <w:rFonts w:ascii="Arial" w:hAnsi="Arial" w:cs="Arial"/>
                <w:sz w:val="20"/>
                <w:szCs w:val="20"/>
              </w:rPr>
            </w:pPr>
            <w:proofErr w:type="spellStart"/>
            <w:r>
              <w:rPr>
                <w:rFonts w:ascii="Arial" w:hAnsi="Arial" w:cs="Arial"/>
                <w:sz w:val="20"/>
                <w:szCs w:val="20"/>
              </w:rPr>
              <w:t>ko-kr</w:t>
            </w:r>
            <w:proofErr w:type="spellEnd"/>
          </w:p>
        </w:tc>
      </w:tr>
      <w:tr w:rsidR="00592355" w14:paraId="01D04B35" w14:textId="77777777" w:rsidTr="00207122">
        <w:tc>
          <w:tcPr>
            <w:tcW w:w="2126" w:type="dxa"/>
            <w:vAlign w:val="center"/>
          </w:tcPr>
          <w:p w14:paraId="66F28B20" w14:textId="77777777" w:rsidR="00592355" w:rsidRDefault="00592355" w:rsidP="00207122">
            <w:pPr>
              <w:suppressAutoHyphens/>
              <w:rPr>
                <w:rFonts w:ascii="Arial" w:hAnsi="Arial" w:cs="Arial"/>
                <w:sz w:val="20"/>
                <w:szCs w:val="20"/>
              </w:rPr>
            </w:pPr>
            <w:r>
              <w:rPr>
                <w:rFonts w:ascii="Arial" w:hAnsi="Arial" w:cs="Arial"/>
                <w:sz w:val="20"/>
                <w:szCs w:val="20"/>
              </w:rPr>
              <w:t>de-de</w:t>
            </w:r>
          </w:p>
        </w:tc>
      </w:tr>
      <w:tr w:rsidR="00592355" w14:paraId="2929E2C9" w14:textId="77777777" w:rsidTr="00207122">
        <w:tc>
          <w:tcPr>
            <w:tcW w:w="2126" w:type="dxa"/>
            <w:vAlign w:val="center"/>
          </w:tcPr>
          <w:p w14:paraId="2EE1D80B" w14:textId="77777777" w:rsidR="00592355" w:rsidRDefault="00592355" w:rsidP="00207122">
            <w:pPr>
              <w:suppressAutoHyphens/>
              <w:rPr>
                <w:rFonts w:ascii="Arial" w:hAnsi="Arial" w:cs="Arial"/>
                <w:sz w:val="20"/>
                <w:szCs w:val="20"/>
              </w:rPr>
            </w:pPr>
            <w:proofErr w:type="spellStart"/>
            <w:r>
              <w:rPr>
                <w:rFonts w:ascii="Arial" w:hAnsi="Arial" w:cs="Arial"/>
                <w:sz w:val="20"/>
                <w:szCs w:val="20"/>
              </w:rPr>
              <w:t>zh-tw</w:t>
            </w:r>
            <w:proofErr w:type="spellEnd"/>
          </w:p>
        </w:tc>
      </w:tr>
      <w:tr w:rsidR="00592355" w14:paraId="32935EEB" w14:textId="77777777" w:rsidTr="00207122">
        <w:tc>
          <w:tcPr>
            <w:tcW w:w="2126" w:type="dxa"/>
            <w:vAlign w:val="center"/>
          </w:tcPr>
          <w:p w14:paraId="46EDF9C2" w14:textId="77777777" w:rsidR="00592355" w:rsidRDefault="00592355" w:rsidP="00207122">
            <w:pPr>
              <w:suppressAutoHyphens/>
              <w:rPr>
                <w:rFonts w:ascii="Arial" w:hAnsi="Arial" w:cs="Arial"/>
                <w:sz w:val="20"/>
                <w:szCs w:val="20"/>
              </w:rPr>
            </w:pPr>
            <w:proofErr w:type="spellStart"/>
            <w:r>
              <w:rPr>
                <w:rFonts w:ascii="Arial" w:hAnsi="Arial" w:cs="Arial"/>
                <w:sz w:val="20"/>
                <w:szCs w:val="20"/>
              </w:rPr>
              <w:lastRenderedPageBreak/>
              <w:t>es</w:t>
            </w:r>
            <w:proofErr w:type="spellEnd"/>
            <w:r>
              <w:rPr>
                <w:rFonts w:ascii="Arial" w:hAnsi="Arial" w:cs="Arial"/>
                <w:sz w:val="20"/>
                <w:szCs w:val="20"/>
              </w:rPr>
              <w:t>-mx</w:t>
            </w:r>
          </w:p>
        </w:tc>
      </w:tr>
    </w:tbl>
    <w:p w14:paraId="12D80A51" w14:textId="77777777" w:rsidR="00592355" w:rsidRPr="009B04C6" w:rsidRDefault="00592355" w:rsidP="004C4DC0">
      <w:pPr>
        <w:pStyle w:val="Body"/>
      </w:pPr>
    </w:p>
    <w:p w14:paraId="7302FD0E" w14:textId="77777777" w:rsidR="009C7DDC" w:rsidRPr="009B04C6" w:rsidRDefault="009C7DDC" w:rsidP="004C4DC0">
      <w:pPr>
        <w:pStyle w:val="Body"/>
      </w:pPr>
      <w:r w:rsidRPr="009B04C6">
        <w:t>&lt;</w:t>
      </w:r>
      <w:proofErr w:type="spellStart"/>
      <w:proofErr w:type="gramStart"/>
      <w:r w:rsidRPr="009709C4">
        <w:t>languagepaths</w:t>
      </w:r>
      <w:proofErr w:type="spellEnd"/>
      <w:proofErr w:type="gramEnd"/>
      <w:r w:rsidRPr="009B04C6">
        <w:t>&gt;</w:t>
      </w:r>
    </w:p>
    <w:p w14:paraId="54B2FA58" w14:textId="4AEA35EE" w:rsidR="009C7DDC" w:rsidRDefault="009C7DDC" w:rsidP="004C4DC0">
      <w:pPr>
        <w:pStyle w:val="Body"/>
      </w:pPr>
      <w:r>
        <w:tab/>
      </w:r>
      <w:r w:rsidRPr="009B04C6">
        <w:t>&lt;</w:t>
      </w:r>
      <w:proofErr w:type="spellStart"/>
      <w:r>
        <w:t>languagepath</w:t>
      </w:r>
      <w:proofErr w:type="spellEnd"/>
      <w:r w:rsidRPr="009B04C6">
        <w:t xml:space="preserve"> </w:t>
      </w:r>
      <w:r>
        <w:t>from=”</w:t>
      </w:r>
      <w:proofErr w:type="spellStart"/>
      <w:r>
        <w:t>en</w:t>
      </w:r>
      <w:proofErr w:type="spellEnd"/>
      <w:r w:rsidR="00592355">
        <w:t>-us</w:t>
      </w:r>
      <w:r>
        <w:t>” to</w:t>
      </w:r>
      <w:r w:rsidRPr="009B04C6">
        <w:t>="</w:t>
      </w:r>
      <w:r w:rsidR="00592355" w:rsidRPr="00592355">
        <w:rPr>
          <w:rFonts w:ascii="Arial" w:hAnsi="Arial" w:cs="Arial"/>
          <w:sz w:val="20"/>
        </w:rPr>
        <w:t xml:space="preserve"> </w:t>
      </w:r>
      <w:proofErr w:type="spellStart"/>
      <w:r w:rsidR="00592355">
        <w:rPr>
          <w:rFonts w:ascii="Arial" w:hAnsi="Arial" w:cs="Arial"/>
          <w:sz w:val="20"/>
        </w:rPr>
        <w:t>zh-cn</w:t>
      </w:r>
      <w:proofErr w:type="spellEnd"/>
      <w:r w:rsidRPr="009B04C6">
        <w:t>"/&gt;</w:t>
      </w:r>
    </w:p>
    <w:p w14:paraId="024D9846" w14:textId="37FE422E" w:rsidR="00592355" w:rsidRDefault="00592355" w:rsidP="004C4DC0">
      <w:pPr>
        <w:pStyle w:val="Body"/>
      </w:pPr>
      <w:r w:rsidRPr="009B04C6">
        <w:t>&lt;</w:t>
      </w:r>
      <w:proofErr w:type="spellStart"/>
      <w:r>
        <w:t>languagepath</w:t>
      </w:r>
      <w:proofErr w:type="spellEnd"/>
      <w:r w:rsidRPr="009B04C6">
        <w:t xml:space="preserve"> </w:t>
      </w:r>
      <w:r>
        <w:t>from=”</w:t>
      </w:r>
      <w:proofErr w:type="spellStart"/>
      <w:r>
        <w:t>en</w:t>
      </w:r>
      <w:proofErr w:type="spellEnd"/>
      <w:r>
        <w:t>-us” to</w:t>
      </w:r>
      <w:r w:rsidRPr="009B04C6">
        <w:t>="</w:t>
      </w:r>
      <w:r w:rsidRPr="00592355">
        <w:rPr>
          <w:rFonts w:ascii="Arial" w:hAnsi="Arial" w:cs="Arial"/>
          <w:sz w:val="20"/>
        </w:rPr>
        <w:t xml:space="preserve"> </w:t>
      </w:r>
      <w:r>
        <w:rPr>
          <w:rFonts w:ascii="Arial" w:hAnsi="Arial" w:cs="Arial"/>
          <w:sz w:val="20"/>
        </w:rPr>
        <w:t>ja-</w:t>
      </w:r>
      <w:proofErr w:type="spellStart"/>
      <w:r>
        <w:rPr>
          <w:rFonts w:ascii="Arial" w:hAnsi="Arial" w:cs="Arial"/>
          <w:sz w:val="20"/>
        </w:rPr>
        <w:t>jp</w:t>
      </w:r>
      <w:proofErr w:type="spellEnd"/>
      <w:r w:rsidRPr="009B04C6">
        <w:t>"/&gt;</w:t>
      </w:r>
    </w:p>
    <w:p w14:paraId="662DA371" w14:textId="303F1DE3" w:rsidR="00592355" w:rsidRDefault="00592355" w:rsidP="004C4DC0">
      <w:pPr>
        <w:pStyle w:val="Body"/>
      </w:pPr>
      <w:r w:rsidRPr="009B04C6">
        <w:t>&lt;</w:t>
      </w:r>
      <w:proofErr w:type="spellStart"/>
      <w:r>
        <w:t>languagepath</w:t>
      </w:r>
      <w:proofErr w:type="spellEnd"/>
      <w:r w:rsidRPr="009B04C6">
        <w:t xml:space="preserve"> </w:t>
      </w:r>
      <w:r>
        <w:t>from=”</w:t>
      </w:r>
      <w:proofErr w:type="spellStart"/>
      <w:r>
        <w:t>en</w:t>
      </w:r>
      <w:proofErr w:type="spellEnd"/>
      <w:r>
        <w:t>-us” to</w:t>
      </w:r>
      <w:r w:rsidRPr="009B04C6">
        <w:t>="</w:t>
      </w:r>
      <w:r w:rsidRPr="00592355">
        <w:rPr>
          <w:rFonts w:ascii="Arial" w:hAnsi="Arial" w:cs="Arial"/>
          <w:sz w:val="20"/>
        </w:rPr>
        <w:t xml:space="preserve"> </w:t>
      </w:r>
      <w:proofErr w:type="spellStart"/>
      <w:r>
        <w:rPr>
          <w:rFonts w:ascii="Arial" w:hAnsi="Arial" w:cs="Arial"/>
          <w:sz w:val="20"/>
        </w:rPr>
        <w:t>ko-kr</w:t>
      </w:r>
      <w:proofErr w:type="spellEnd"/>
      <w:r w:rsidRPr="009B04C6">
        <w:t>"/&gt;</w:t>
      </w:r>
    </w:p>
    <w:p w14:paraId="6C1E39FE" w14:textId="0DB9451F" w:rsidR="00592355" w:rsidRPr="009B04C6" w:rsidRDefault="00592355" w:rsidP="004C4DC0">
      <w:pPr>
        <w:pStyle w:val="Body"/>
      </w:pPr>
      <w:r w:rsidRPr="009B04C6">
        <w:t>&lt;</w:t>
      </w:r>
      <w:proofErr w:type="spellStart"/>
      <w:r>
        <w:t>languagepath</w:t>
      </w:r>
      <w:proofErr w:type="spellEnd"/>
      <w:r w:rsidRPr="009B04C6">
        <w:t xml:space="preserve"> </w:t>
      </w:r>
      <w:r>
        <w:t>from=”</w:t>
      </w:r>
      <w:proofErr w:type="spellStart"/>
      <w:r>
        <w:t>en</w:t>
      </w:r>
      <w:proofErr w:type="spellEnd"/>
      <w:r>
        <w:t>-us” to</w:t>
      </w:r>
      <w:r w:rsidRPr="009B04C6">
        <w:t>="</w:t>
      </w:r>
      <w:r w:rsidRPr="00592355">
        <w:rPr>
          <w:rFonts w:ascii="Arial" w:hAnsi="Arial" w:cs="Arial"/>
          <w:sz w:val="20"/>
        </w:rPr>
        <w:t xml:space="preserve"> </w:t>
      </w:r>
      <w:r>
        <w:rPr>
          <w:rFonts w:ascii="Arial" w:hAnsi="Arial" w:cs="Arial"/>
          <w:sz w:val="20"/>
        </w:rPr>
        <w:t>de-de</w:t>
      </w:r>
      <w:r w:rsidRPr="009B04C6">
        <w:t>"/&gt;</w:t>
      </w:r>
    </w:p>
    <w:p w14:paraId="713AF056" w14:textId="73B1DFF8" w:rsidR="009C7DDC" w:rsidRPr="009B04C6" w:rsidRDefault="00592355" w:rsidP="004C4DC0">
      <w:pPr>
        <w:pStyle w:val="Body"/>
      </w:pPr>
      <w:r w:rsidRPr="009B04C6">
        <w:t>&lt;</w:t>
      </w:r>
      <w:proofErr w:type="spellStart"/>
      <w:r>
        <w:t>languagepath</w:t>
      </w:r>
      <w:proofErr w:type="spellEnd"/>
      <w:r w:rsidRPr="009B04C6">
        <w:t xml:space="preserve"> </w:t>
      </w:r>
      <w:r>
        <w:t>from=”</w:t>
      </w:r>
      <w:proofErr w:type="spellStart"/>
      <w:r>
        <w:t>en</w:t>
      </w:r>
      <w:proofErr w:type="spellEnd"/>
      <w:r>
        <w:t>-us” to</w:t>
      </w:r>
      <w:r w:rsidRPr="009B04C6">
        <w:t>="</w:t>
      </w:r>
      <w:r w:rsidRPr="00592355">
        <w:rPr>
          <w:rFonts w:ascii="Arial" w:hAnsi="Arial" w:cs="Arial"/>
          <w:sz w:val="20"/>
        </w:rPr>
        <w:t xml:space="preserve"> </w:t>
      </w:r>
      <w:proofErr w:type="spellStart"/>
      <w:r>
        <w:rPr>
          <w:rFonts w:ascii="Arial" w:hAnsi="Arial" w:cs="Arial"/>
          <w:sz w:val="20"/>
        </w:rPr>
        <w:t>zh-tw</w:t>
      </w:r>
      <w:proofErr w:type="spellEnd"/>
      <w:r w:rsidRPr="009B04C6">
        <w:t>"/&gt;</w:t>
      </w:r>
    </w:p>
    <w:p w14:paraId="7D23026F" w14:textId="77777777" w:rsidR="009C7DDC" w:rsidRDefault="009C7DDC" w:rsidP="004C4DC0">
      <w:pPr>
        <w:pStyle w:val="Body"/>
      </w:pPr>
      <w:r w:rsidRPr="009B04C6">
        <w:t>&lt;/</w:t>
      </w:r>
      <w:proofErr w:type="spellStart"/>
      <w:r w:rsidRPr="009709C4">
        <w:t>languagepaths</w:t>
      </w:r>
      <w:proofErr w:type="spellEnd"/>
      <w:r w:rsidRPr="009B04C6">
        <w:t xml:space="preserve"> &gt;</w:t>
      </w:r>
    </w:p>
    <w:p w14:paraId="43214B71" w14:textId="77777777" w:rsidR="009C7DDC" w:rsidRDefault="009C7DDC" w:rsidP="004C4DC0">
      <w:pPr>
        <w:pStyle w:val="Body"/>
      </w:pPr>
    </w:p>
    <w:p w14:paraId="6F581646" w14:textId="77777777" w:rsidR="009C7DDC" w:rsidRPr="00C340D9" w:rsidRDefault="009C7DDC" w:rsidP="004C4DC0">
      <w:pPr>
        <w:pStyle w:val="Body"/>
      </w:pPr>
      <w:r w:rsidRPr="00C340D9">
        <w:t xml:space="preserve">See </w:t>
      </w:r>
      <w:hyperlink w:anchor="_Languages" w:history="1">
        <w:r w:rsidRPr="00C340D9">
          <w:t>Languages</w:t>
        </w:r>
      </w:hyperlink>
      <w:r w:rsidRPr="00C340D9">
        <w:t xml:space="preserve"> for the full list of languages</w:t>
      </w:r>
    </w:p>
    <w:p w14:paraId="4BB17E0C" w14:textId="6E1AD773" w:rsidR="009C7DDC" w:rsidRPr="009B04C6" w:rsidRDefault="004C4DC0" w:rsidP="002D586A">
      <w:pPr>
        <w:pStyle w:val="Heading2"/>
      </w:pPr>
      <w:bookmarkStart w:id="500" w:name="_Toc440563066"/>
      <w:r>
        <w:t xml:space="preserve"> </w:t>
      </w:r>
      <w:bookmarkStart w:id="501" w:name="_Toc17440689"/>
      <w:r w:rsidR="009C7DDC" w:rsidRPr="009B04C6">
        <w:t>Translation Memories</w:t>
      </w:r>
      <w:bookmarkEnd w:id="500"/>
      <w:bookmarkEnd w:id="501"/>
    </w:p>
    <w:p w14:paraId="733D69B9" w14:textId="2CE6C72E" w:rsidR="009C7DDC" w:rsidRPr="009B04C6" w:rsidRDefault="00283277" w:rsidP="004C4DC0">
      <w:pPr>
        <w:pStyle w:val="Body"/>
      </w:pPr>
      <w:r>
        <w:rPr>
          <w:color w:val="FF0000"/>
        </w:rPr>
        <w:t>Texas Instruments</w:t>
      </w:r>
      <w:r w:rsidR="009C7DDC" w:rsidRPr="009B04C6">
        <w:t xml:space="preserve"> may have to interact with their Language Service Provider to make sure the Translation Memory is set up in such a way that it can handle the </w:t>
      </w:r>
      <w:r w:rsidR="00E502BE">
        <w:t xml:space="preserve">DITA </w:t>
      </w:r>
      <w:r w:rsidR="009F41EF">
        <w:t xml:space="preserve">XML </w:t>
      </w:r>
      <w:r w:rsidR="009C7DDC" w:rsidRPr="009B04C6">
        <w:t>objects.</w:t>
      </w:r>
    </w:p>
    <w:p w14:paraId="2BE9819A" w14:textId="5FFDFE97" w:rsidR="009C7DDC" w:rsidRPr="009B04C6" w:rsidRDefault="009C7DDC" w:rsidP="004C4DC0">
      <w:pPr>
        <w:pStyle w:val="Body"/>
      </w:pPr>
      <w:r w:rsidRPr="009B04C6">
        <w:t xml:space="preserve">The actual configuration of translation memories or interaction with Language Service Providers is not in the scope of this Implementation Workbook. </w:t>
      </w:r>
    </w:p>
    <w:p w14:paraId="381DB9C7" w14:textId="77777777" w:rsidR="009C7DDC" w:rsidRDefault="009C7DDC" w:rsidP="004C4DC0">
      <w:pPr>
        <w:pStyle w:val="Body"/>
        <w:rPr>
          <w:ins w:id="502" w:author="Breeding, Todd" w:date="2019-09-06T10:12:00Z"/>
        </w:rPr>
      </w:pPr>
      <w:r w:rsidRPr="009B04C6">
        <w:t xml:space="preserve">Keep in mind that migration to DITA or changes to existing DITA objects (structure, inline elements) can affect the level of matching in the existing Translation Memories. </w:t>
      </w:r>
    </w:p>
    <w:p w14:paraId="2626E308" w14:textId="77777777" w:rsidR="00761DA6" w:rsidRPr="009B04C6" w:rsidRDefault="00761DA6" w:rsidP="004C4DC0">
      <w:pPr>
        <w:pStyle w:val="Body"/>
        <w:rPr>
          <w:i/>
        </w:rPr>
      </w:pPr>
    </w:p>
    <w:p w14:paraId="709CEC61" w14:textId="69A375C4" w:rsidR="009C7DDC" w:rsidRPr="009B04C6" w:rsidRDefault="009C7DDC" w:rsidP="002D586A">
      <w:pPr>
        <w:pStyle w:val="Heading1"/>
      </w:pPr>
      <w:bookmarkStart w:id="503" w:name="_Toc211849792"/>
      <w:bookmarkStart w:id="504" w:name="_Toc211915491"/>
      <w:bookmarkStart w:id="505" w:name="_Toc211915605"/>
      <w:bookmarkStart w:id="506" w:name="_Toc211916575"/>
      <w:bookmarkStart w:id="507" w:name="_Toc211916687"/>
      <w:bookmarkStart w:id="508" w:name="_Toc211917600"/>
      <w:bookmarkStart w:id="509" w:name="_Toc211917712"/>
      <w:bookmarkStart w:id="510" w:name="_Toc211917825"/>
      <w:bookmarkStart w:id="511" w:name="_Toc211917937"/>
      <w:bookmarkStart w:id="512" w:name="_Toc211918047"/>
      <w:bookmarkStart w:id="513" w:name="_Toc212010843"/>
      <w:bookmarkStart w:id="514" w:name="_Toc212010917"/>
      <w:bookmarkStart w:id="515" w:name="_Toc172454447"/>
      <w:bookmarkStart w:id="516" w:name="_Toc440563069"/>
      <w:bookmarkStart w:id="517" w:name="_Toc17440690"/>
      <w:bookmarkEnd w:id="503"/>
      <w:bookmarkEnd w:id="504"/>
      <w:bookmarkEnd w:id="505"/>
      <w:bookmarkEnd w:id="506"/>
      <w:bookmarkEnd w:id="507"/>
      <w:bookmarkEnd w:id="508"/>
      <w:bookmarkEnd w:id="509"/>
      <w:bookmarkEnd w:id="510"/>
      <w:bookmarkEnd w:id="511"/>
      <w:bookmarkEnd w:id="512"/>
      <w:bookmarkEnd w:id="513"/>
      <w:bookmarkEnd w:id="514"/>
      <w:r w:rsidRPr="009B04C6">
        <w:lastRenderedPageBreak/>
        <w:t xml:space="preserve">Output </w:t>
      </w:r>
      <w:r w:rsidRPr="002D586A">
        <w:t>Formats</w:t>
      </w:r>
      <w:bookmarkEnd w:id="515"/>
      <w:bookmarkEnd w:id="516"/>
      <w:bookmarkEnd w:id="517"/>
    </w:p>
    <w:p w14:paraId="4F253B2D" w14:textId="77777777" w:rsidR="009C7DDC" w:rsidRPr="009B04C6" w:rsidRDefault="009C7DDC" w:rsidP="004C4DC0">
      <w:pPr>
        <w:pStyle w:val="Body"/>
      </w:pPr>
      <w:r w:rsidRPr="009B04C6">
        <w:t>Output Formats require exact specification especially regarding input parameters.</w:t>
      </w:r>
    </w:p>
    <w:p w14:paraId="625C0397" w14:textId="175F6880" w:rsidR="009C7DDC" w:rsidRPr="009B04C6" w:rsidRDefault="00283277" w:rsidP="004C4DC0">
      <w:pPr>
        <w:pStyle w:val="Body"/>
      </w:pPr>
      <w:r>
        <w:rPr>
          <w:color w:val="FF0000"/>
        </w:rPr>
        <w:t>Texas Instruments</w:t>
      </w:r>
      <w:r w:rsidR="009C7DDC" w:rsidRPr="009B04C6">
        <w:rPr>
          <w:color w:val="FF0000"/>
        </w:rPr>
        <w:t xml:space="preserve"> </w:t>
      </w:r>
      <w:r w:rsidR="009C7DDC" w:rsidRPr="009B04C6">
        <w:t xml:space="preserve">or its partner is responsible for creation and delivery of the style sheets in a format that is compliant with the </w:t>
      </w:r>
      <w:r w:rsidR="009C7DDC">
        <w:t xml:space="preserve">SDL </w:t>
      </w:r>
      <w:proofErr w:type="spellStart"/>
      <w:r w:rsidR="00641024">
        <w:t>Tridion</w:t>
      </w:r>
      <w:proofErr w:type="spellEnd"/>
      <w:r w:rsidR="00641024">
        <w:t xml:space="preserve"> Docs</w:t>
      </w:r>
      <w:r w:rsidR="009C7DDC">
        <w:t xml:space="preserve"> Content Manager</w:t>
      </w:r>
      <w:r w:rsidR="009C7DDC" w:rsidRPr="009B04C6">
        <w:t xml:space="preserve"> system configuration. The out of the box system of </w:t>
      </w:r>
      <w:r w:rsidR="009C7DDC">
        <w:t xml:space="preserve">SDL </w:t>
      </w:r>
      <w:proofErr w:type="spellStart"/>
      <w:r w:rsidR="00641024">
        <w:t>Tridion</w:t>
      </w:r>
      <w:proofErr w:type="spellEnd"/>
      <w:r w:rsidR="00641024">
        <w:t xml:space="preserve"> Docs</w:t>
      </w:r>
      <w:r w:rsidR="009C7DDC">
        <w:t xml:space="preserve"> Content Manager</w:t>
      </w:r>
      <w:r w:rsidR="009C7DDC" w:rsidRPr="009B04C6">
        <w:t xml:space="preserve"> comes with a number of sample style sheets that </w:t>
      </w:r>
      <w:r>
        <w:rPr>
          <w:color w:val="FF0000"/>
        </w:rPr>
        <w:t>Texas Instruments</w:t>
      </w:r>
      <w:r w:rsidR="009C7DDC" w:rsidRPr="009B04C6">
        <w:rPr>
          <w:color w:val="FF0000"/>
        </w:rPr>
        <w:t xml:space="preserve"> </w:t>
      </w:r>
      <w:r w:rsidR="009C7DDC" w:rsidRPr="009B04C6">
        <w:t>or its partner can start from when developing their own style sheets.</w:t>
      </w:r>
    </w:p>
    <w:p w14:paraId="7F029450" w14:textId="50D359B1" w:rsidR="009C7DDC" w:rsidRPr="009B04C6" w:rsidRDefault="009C7DDC" w:rsidP="004C4DC0">
      <w:pPr>
        <w:pStyle w:val="Body"/>
      </w:pPr>
      <w:r w:rsidRPr="009B04C6">
        <w:t xml:space="preserve">If </w:t>
      </w:r>
      <w:r w:rsidR="00283277">
        <w:rPr>
          <w:color w:val="FF0000"/>
        </w:rPr>
        <w:t>Texas Instruments</w:t>
      </w:r>
      <w:r w:rsidRPr="009B04C6">
        <w:t xml:space="preserve"> wants to pass along certain parameters when publishing is started, they should have been foreseen in the Publications publishing dialog for that particular output type and should be listed in the table below. Keep in mind that these options have to be implemented in your style sheets for that specific output format (e.g. enabling track changes is typically only done on PDF files)</w:t>
      </w:r>
      <w:r w:rsidR="008119FC">
        <w:t>.</w:t>
      </w:r>
    </w:p>
    <w:p w14:paraId="2100C6D0" w14:textId="77777777" w:rsidR="009C7DDC" w:rsidRPr="009B04C6" w:rsidRDefault="009C7DDC" w:rsidP="004C4DC0">
      <w:pPr>
        <w:pStyle w:val="Body"/>
      </w:pPr>
      <w:r w:rsidRPr="009B04C6">
        <w:rPr>
          <w:highlight w:val="yellow"/>
        </w:rPr>
        <w:t>Some output formats (like CHM) might require to be generated on a system where the Locale is set to the correct Language of the output. Please consult your Style sheet provider if this is the case for you. It might mean that for those languages you manually have to create the output on a separate dedicated PC.</w:t>
      </w:r>
      <w:r w:rsidRPr="009A0195">
        <w:rPr>
          <w:highlight w:val="yellow"/>
        </w:rPr>
        <w:t xml:space="preserve"> SDL may also provide a workaround</w:t>
      </w:r>
      <w:r>
        <w:rPr>
          <w:highlight w:val="yellow"/>
        </w:rPr>
        <w:t xml:space="preserve"> in some cases</w:t>
      </w:r>
      <w:r w:rsidRPr="009A0195">
        <w:rPr>
          <w:highlight w:val="yellow"/>
        </w:rPr>
        <w:t>.</w:t>
      </w:r>
    </w:p>
    <w:p w14:paraId="35D7D5E1" w14:textId="67A3E74A" w:rsidR="009C7DDC" w:rsidRDefault="00283277" w:rsidP="004C4DC0">
      <w:pPr>
        <w:pStyle w:val="Body"/>
      </w:pPr>
      <w:r>
        <w:rPr>
          <w:color w:val="FF0000"/>
        </w:rPr>
        <w:t>Texas Instruments</w:t>
      </w:r>
      <w:r w:rsidR="009C7DDC" w:rsidRPr="009B04C6">
        <w:t xml:space="preserve"> is responsible for the creation and management of the output formats. The following output formats should be implemented.</w:t>
      </w:r>
    </w:p>
    <w:p w14:paraId="02176D95" w14:textId="52F60584" w:rsidR="00CC6C0F" w:rsidRPr="004C4DC0" w:rsidRDefault="00CC6C0F" w:rsidP="004C4DC0">
      <w:pPr>
        <w:pStyle w:val="Body"/>
        <w:rPr>
          <w:b/>
        </w:rPr>
      </w:pPr>
      <w:r w:rsidRPr="004C4DC0">
        <w:rPr>
          <w:b/>
          <w:highlight w:val="yellow"/>
        </w:rPr>
        <w:t xml:space="preserve">Rename SDL PDF output Formats so that it has the name SDL in the output format. </w:t>
      </w:r>
      <w:r w:rsidR="00592355" w:rsidRPr="004C4DC0">
        <w:rPr>
          <w:b/>
          <w:highlight w:val="yellow"/>
        </w:rPr>
        <w:t xml:space="preserve">Example SDL PDF (a4). Also update this in the </w:t>
      </w:r>
      <w:proofErr w:type="spellStart"/>
      <w:r w:rsidR="00592355" w:rsidRPr="004C4DC0">
        <w:rPr>
          <w:b/>
          <w:highlight w:val="yellow"/>
        </w:rPr>
        <w:t>metadataconfig</w:t>
      </w:r>
      <w:proofErr w:type="spellEnd"/>
    </w:p>
    <w:p w14:paraId="5B178E6E" w14:textId="57DDBAA6" w:rsidR="00592355" w:rsidRDefault="00592355" w:rsidP="004C4DC0">
      <w:pPr>
        <w:pStyle w:val="Body"/>
      </w:pPr>
      <w:r>
        <w:t xml:space="preserve">Duplicate the </w:t>
      </w:r>
      <w:proofErr w:type="spellStart"/>
      <w:r>
        <w:t>Infoshare</w:t>
      </w:r>
      <w:proofErr w:type="spellEnd"/>
      <w:r>
        <w:t xml:space="preserve"> Stylesheets and rename them to TI </w:t>
      </w:r>
    </w:p>
    <w:p w14:paraId="67409163" w14:textId="1852F35D" w:rsidR="00422487" w:rsidRDefault="00CC6C0F" w:rsidP="004C4DC0">
      <w:pPr>
        <w:pStyle w:val="Body"/>
        <w:numPr>
          <w:ilvl w:val="0"/>
          <w:numId w:val="45"/>
        </w:numPr>
      </w:pPr>
      <w:r>
        <w:t xml:space="preserve">TI </w:t>
      </w:r>
      <w:r w:rsidR="00422487">
        <w:t xml:space="preserve">PDF </w:t>
      </w:r>
      <w:del w:id="518" w:author="Breeding, Todd" w:date="2019-09-06T10:00:00Z">
        <w:r w:rsidR="00422487" w:rsidDel="003131A0">
          <w:delText>Datasheet</w:delText>
        </w:r>
      </w:del>
      <w:ins w:id="519" w:author="Breeding, Todd" w:date="2019-09-06T10:00:00Z">
        <w:r w:rsidR="003131A0">
          <w:t>Pub</w:t>
        </w:r>
      </w:ins>
      <w:r w:rsidR="00592355">
        <w:t xml:space="preserve">, </w:t>
      </w:r>
      <w:proofErr w:type="spellStart"/>
      <w:r w:rsidR="00592355">
        <w:t>Transtype</w:t>
      </w:r>
      <w:proofErr w:type="spellEnd"/>
      <w:r w:rsidR="00592355">
        <w:t xml:space="preserve"> PDF, Stylesheet TI</w:t>
      </w:r>
    </w:p>
    <w:p w14:paraId="38BB5CAF" w14:textId="71B8F38E" w:rsidR="00422487" w:rsidDel="003131A0" w:rsidRDefault="00CC6C0F" w:rsidP="004C4DC0">
      <w:pPr>
        <w:pStyle w:val="Body"/>
        <w:numPr>
          <w:ilvl w:val="0"/>
          <w:numId w:val="45"/>
        </w:numPr>
        <w:rPr>
          <w:del w:id="520" w:author="Breeding, Todd" w:date="2019-09-06T10:00:00Z"/>
        </w:rPr>
      </w:pPr>
      <w:del w:id="521" w:author="Breeding, Todd" w:date="2019-09-06T10:00:00Z">
        <w:r w:rsidDel="003131A0">
          <w:delText xml:space="preserve">TI </w:delText>
        </w:r>
        <w:r w:rsidR="00422487" w:rsidDel="003131A0">
          <w:delText>PDF UserDocs</w:delText>
        </w:r>
        <w:r w:rsidR="00592355" w:rsidDel="003131A0">
          <w:delText>,  Transtype PDF, Stylesheet TI</w:delText>
        </w:r>
      </w:del>
    </w:p>
    <w:p w14:paraId="3A208D0D" w14:textId="50B0BF28" w:rsidR="00422487" w:rsidRDefault="00CC6C0F" w:rsidP="004C4DC0">
      <w:pPr>
        <w:pStyle w:val="Body"/>
        <w:numPr>
          <w:ilvl w:val="0"/>
          <w:numId w:val="45"/>
        </w:numPr>
      </w:pPr>
      <w:r>
        <w:t xml:space="preserve">TI </w:t>
      </w:r>
      <w:r w:rsidR="00A06D7C">
        <w:t>HTML5</w:t>
      </w:r>
      <w:r w:rsidR="00592355">
        <w:t xml:space="preserve">, </w:t>
      </w:r>
      <w:proofErr w:type="spellStart"/>
      <w:r w:rsidR="00592355">
        <w:t>Transtype</w:t>
      </w:r>
      <w:proofErr w:type="spellEnd"/>
      <w:r w:rsidR="00592355">
        <w:t xml:space="preserve"> HTML5, Stylesheet TI</w:t>
      </w:r>
    </w:p>
    <w:p w14:paraId="56F8568F" w14:textId="77777777" w:rsidR="00077FFC" w:rsidRDefault="00CC6C0F" w:rsidP="004C4DC0">
      <w:pPr>
        <w:pStyle w:val="Body"/>
        <w:numPr>
          <w:ilvl w:val="0"/>
          <w:numId w:val="45"/>
        </w:numPr>
        <w:rPr>
          <w:ins w:id="522" w:author="Breeding, Todd" w:date="2019-09-05T11:13:00Z"/>
        </w:rPr>
      </w:pPr>
      <w:r>
        <w:t xml:space="preserve">TI </w:t>
      </w:r>
      <w:proofErr w:type="spellStart"/>
      <w:r w:rsidR="00A06D7C">
        <w:t>Webhelp</w:t>
      </w:r>
      <w:proofErr w:type="spellEnd"/>
      <w:r w:rsidR="00592355">
        <w:t xml:space="preserve">, </w:t>
      </w:r>
      <w:proofErr w:type="spellStart"/>
      <w:r w:rsidR="00592355">
        <w:t>Transtype</w:t>
      </w:r>
      <w:proofErr w:type="spellEnd"/>
      <w:r w:rsidR="00592355">
        <w:t xml:space="preserve"> </w:t>
      </w:r>
      <w:proofErr w:type="spellStart"/>
      <w:r w:rsidR="00592355">
        <w:t>Webhelp</w:t>
      </w:r>
      <w:proofErr w:type="spellEnd"/>
      <w:r w:rsidR="00592355">
        <w:t>, Stylesheet TI</w:t>
      </w:r>
    </w:p>
    <w:p w14:paraId="3FCD0C04" w14:textId="1BE4C5E1" w:rsidR="00A06D7C" w:rsidRDefault="00A06D7C" w:rsidP="00077FFC">
      <w:pPr>
        <w:pStyle w:val="Body"/>
        <w:numPr>
          <w:ilvl w:val="0"/>
          <w:numId w:val="45"/>
        </w:numPr>
      </w:pPr>
      <w:del w:id="523" w:author="Breeding, Todd" w:date="2019-09-05T11:13:00Z">
        <w:r w:rsidDel="00077FFC">
          <w:delText xml:space="preserve"> </w:delText>
        </w:r>
      </w:del>
      <w:ins w:id="524" w:author="Breeding, Todd" w:date="2019-09-05T11:13:00Z">
        <w:r w:rsidR="00077FFC" w:rsidRPr="00077FFC">
          <w:t xml:space="preserve">TI </w:t>
        </w:r>
        <w:r w:rsidR="00077FFC">
          <w:t>DITA XML</w:t>
        </w:r>
        <w:r w:rsidR="00077FFC" w:rsidRPr="00077FFC">
          <w:t xml:space="preserve">, </w:t>
        </w:r>
        <w:proofErr w:type="spellStart"/>
        <w:r w:rsidR="00077FFC" w:rsidRPr="00077FFC">
          <w:t>Transtype</w:t>
        </w:r>
        <w:proofErr w:type="spellEnd"/>
        <w:r w:rsidR="00077FFC" w:rsidRPr="00077FFC">
          <w:t xml:space="preserve"> </w:t>
        </w:r>
      </w:ins>
      <w:ins w:id="525" w:author="Breeding, Todd" w:date="2019-09-05T11:14:00Z">
        <w:r w:rsidR="00077FFC">
          <w:t>DITA XML</w:t>
        </w:r>
      </w:ins>
      <w:ins w:id="526" w:author="Breeding, Todd" w:date="2019-09-05T11:13:00Z">
        <w:r w:rsidR="00077FFC" w:rsidRPr="00077FFC">
          <w:t>, Stylesheet TI</w:t>
        </w:r>
      </w:ins>
    </w:p>
    <w:p w14:paraId="3316838B" w14:textId="475C4E27" w:rsidR="00422487" w:rsidRPr="009B04C6" w:rsidRDefault="00CC6C0F" w:rsidP="004C4DC0">
      <w:pPr>
        <w:pStyle w:val="Body"/>
        <w:numPr>
          <w:ilvl w:val="0"/>
          <w:numId w:val="45"/>
        </w:numPr>
      </w:pPr>
      <w:r>
        <w:t>TI Package</w:t>
      </w:r>
      <w:r w:rsidR="00592355">
        <w:t xml:space="preserve">, </w:t>
      </w:r>
      <w:proofErr w:type="spellStart"/>
      <w:r w:rsidR="00592355">
        <w:t>TransType</w:t>
      </w:r>
      <w:proofErr w:type="spellEnd"/>
      <w:r w:rsidR="00592355">
        <w:t xml:space="preserve"> TIPACKAGE, stylesheet TI</w:t>
      </w:r>
    </w:p>
    <w:p w14:paraId="25742FAF" w14:textId="07371D0F" w:rsidR="009C7DDC" w:rsidRPr="009B04C6" w:rsidRDefault="009C7DDC" w:rsidP="005A424B">
      <w:pPr>
        <w:pStyle w:val="Heading2"/>
      </w:pPr>
      <w:bookmarkStart w:id="527" w:name="_Toc291152205"/>
      <w:bookmarkStart w:id="528" w:name="_Toc440563071"/>
      <w:bookmarkStart w:id="529" w:name="_Toc17440691"/>
      <w:r w:rsidRPr="009B04C6">
        <w:t>Metadata Publish Configuration</w:t>
      </w:r>
      <w:bookmarkEnd w:id="527"/>
      <w:bookmarkEnd w:id="528"/>
      <w:bookmarkEnd w:id="529"/>
    </w:p>
    <w:p w14:paraId="7556237D" w14:textId="42C4D5D2" w:rsidR="009C7DDC" w:rsidRDefault="009C7DDC" w:rsidP="009C7DDC">
      <w:pPr>
        <w:suppressAutoHyphens/>
        <w:ind w:left="720"/>
      </w:pPr>
      <w:r w:rsidRPr="00C340D9">
        <w:t>If any of the custom metadata fields need to be available for publishing (within the scripts or D</w:t>
      </w:r>
      <w:r w:rsidR="00592355">
        <w:t>ITA-OT), please state them here.</w:t>
      </w:r>
    </w:p>
    <w:p w14:paraId="69FA4F65" w14:textId="77777777" w:rsidR="00592355" w:rsidRDefault="00592355" w:rsidP="009C7DDC">
      <w:pPr>
        <w:suppressAutoHyphens/>
        <w:ind w:left="720"/>
      </w:pPr>
    </w:p>
    <w:p w14:paraId="144BA3FF" w14:textId="34DF24C9" w:rsidR="00592355" w:rsidRPr="00C340D9" w:rsidRDefault="00592355" w:rsidP="009C7DDC">
      <w:pPr>
        <w:suppressAutoHyphens/>
        <w:ind w:left="720"/>
      </w:pPr>
      <w:r>
        <w:t>ALL TI Metadata Fields should be exported in the corresponding Met files</w:t>
      </w:r>
    </w:p>
    <w:p w14:paraId="049C673A" w14:textId="77777777" w:rsidR="009C7DDC" w:rsidRPr="009B04C6" w:rsidRDefault="009C7DDC" w:rsidP="005A424B">
      <w:pPr>
        <w:pStyle w:val="Heading3"/>
      </w:pPr>
      <w:bookmarkStart w:id="530" w:name="_Toc440563072"/>
      <w:bookmarkStart w:id="531" w:name="_Toc17440692"/>
      <w:r w:rsidRPr="009B04C6">
        <w:t>XML objects</w:t>
      </w:r>
      <w:bookmarkEnd w:id="530"/>
      <w:bookmarkEnd w:id="531"/>
    </w:p>
    <w:tbl>
      <w:tblPr>
        <w:tblStyle w:val="TableGrid"/>
        <w:tblW w:w="0" w:type="auto"/>
        <w:tblInd w:w="720" w:type="dxa"/>
        <w:tblLook w:val="04A0" w:firstRow="1" w:lastRow="0" w:firstColumn="1" w:lastColumn="0" w:noHBand="0" w:noVBand="1"/>
      </w:tblPr>
      <w:tblGrid>
        <w:gridCol w:w="3978"/>
        <w:gridCol w:w="1718"/>
      </w:tblGrid>
      <w:tr w:rsidR="009C7DDC" w:rsidRPr="00C340D9" w14:paraId="7323EBE2" w14:textId="77777777" w:rsidTr="00F21283">
        <w:tc>
          <w:tcPr>
            <w:tcW w:w="3978" w:type="dxa"/>
            <w:shd w:val="clear" w:color="auto" w:fill="D9D9D9" w:themeFill="background1" w:themeFillShade="D9"/>
          </w:tcPr>
          <w:p w14:paraId="7F30D670" w14:textId="77777777" w:rsidR="009C7DDC" w:rsidRPr="00C340D9" w:rsidRDefault="009C7DDC" w:rsidP="00C340D9">
            <w:pPr>
              <w:suppressAutoHyphens/>
              <w:spacing w:before="40" w:after="40"/>
              <w:rPr>
                <w:b/>
                <w:sz w:val="16"/>
                <w:szCs w:val="16"/>
              </w:rPr>
            </w:pPr>
            <w:r w:rsidRPr="00C340D9">
              <w:rPr>
                <w:b/>
                <w:sz w:val="16"/>
                <w:szCs w:val="16"/>
              </w:rPr>
              <w:t>Field</w:t>
            </w:r>
          </w:p>
        </w:tc>
        <w:tc>
          <w:tcPr>
            <w:tcW w:w="1718" w:type="dxa"/>
            <w:shd w:val="clear" w:color="auto" w:fill="D9D9D9" w:themeFill="background1" w:themeFillShade="D9"/>
          </w:tcPr>
          <w:p w14:paraId="0F9F73A3" w14:textId="77777777" w:rsidR="009C7DDC" w:rsidRPr="00C340D9" w:rsidRDefault="009C7DDC" w:rsidP="00C340D9">
            <w:pPr>
              <w:suppressAutoHyphens/>
              <w:spacing w:before="40" w:after="40"/>
              <w:rPr>
                <w:b/>
                <w:sz w:val="16"/>
                <w:szCs w:val="16"/>
              </w:rPr>
            </w:pPr>
            <w:r w:rsidRPr="00C340D9">
              <w:rPr>
                <w:b/>
                <w:sz w:val="16"/>
                <w:szCs w:val="16"/>
              </w:rPr>
              <w:t>Level</w:t>
            </w:r>
          </w:p>
        </w:tc>
      </w:tr>
      <w:tr w:rsidR="009C7DDC" w:rsidRPr="00C340D9" w14:paraId="7B552FEA" w14:textId="77777777" w:rsidTr="00F21283">
        <w:tc>
          <w:tcPr>
            <w:tcW w:w="3978" w:type="dxa"/>
          </w:tcPr>
          <w:p w14:paraId="49389DA6" w14:textId="7D59F42D" w:rsidR="009C7DDC" w:rsidRPr="00C340D9" w:rsidRDefault="004C4DC0" w:rsidP="00C340D9">
            <w:pPr>
              <w:suppressAutoHyphens/>
              <w:spacing w:before="40" w:after="40"/>
              <w:rPr>
                <w:sz w:val="16"/>
                <w:szCs w:val="16"/>
              </w:rPr>
            </w:pPr>
            <w:r w:rsidRPr="004C4DC0">
              <w:rPr>
                <w:sz w:val="16"/>
                <w:szCs w:val="16"/>
              </w:rPr>
              <w:t>FTITECH</w:t>
            </w:r>
            <w:ins w:id="532" w:author="Breeding, Todd" w:date="2019-08-27T11:25:00Z">
              <w:r w:rsidR="008C2B78">
                <w:rPr>
                  <w:sz w:val="16"/>
                  <w:szCs w:val="16"/>
                </w:rPr>
                <w:t>NICAL</w:t>
              </w:r>
            </w:ins>
            <w:r w:rsidRPr="004C4DC0">
              <w:rPr>
                <w:sz w:val="16"/>
                <w:szCs w:val="16"/>
              </w:rPr>
              <w:t>WRITER</w:t>
            </w:r>
          </w:p>
        </w:tc>
        <w:tc>
          <w:tcPr>
            <w:tcW w:w="1718" w:type="dxa"/>
          </w:tcPr>
          <w:p w14:paraId="1C04B309" w14:textId="4982EBCE" w:rsidR="009C7DDC" w:rsidRPr="00C340D9" w:rsidRDefault="004C4DC0" w:rsidP="00C340D9">
            <w:pPr>
              <w:suppressAutoHyphens/>
              <w:spacing w:before="40" w:after="40"/>
              <w:rPr>
                <w:sz w:val="16"/>
                <w:szCs w:val="16"/>
              </w:rPr>
            </w:pPr>
            <w:r>
              <w:rPr>
                <w:sz w:val="16"/>
                <w:szCs w:val="16"/>
              </w:rPr>
              <w:t>LNG</w:t>
            </w:r>
          </w:p>
        </w:tc>
      </w:tr>
      <w:tr w:rsidR="00B40A17" w:rsidRPr="00C340D9" w14:paraId="48CC6250" w14:textId="77777777" w:rsidTr="00F21283">
        <w:tc>
          <w:tcPr>
            <w:tcW w:w="3978" w:type="dxa"/>
          </w:tcPr>
          <w:p w14:paraId="0E1C276F" w14:textId="31471BD6" w:rsidR="00B40A17" w:rsidRPr="00C340D9" w:rsidRDefault="004C4DC0" w:rsidP="00C340D9">
            <w:pPr>
              <w:suppressAutoHyphens/>
              <w:spacing w:before="40" w:after="40"/>
              <w:rPr>
                <w:sz w:val="16"/>
                <w:szCs w:val="16"/>
              </w:rPr>
            </w:pPr>
            <w:r w:rsidRPr="004C4DC0">
              <w:rPr>
                <w:sz w:val="16"/>
                <w:szCs w:val="16"/>
              </w:rPr>
              <w:t>FTITECHNICALREVIEWER</w:t>
            </w:r>
          </w:p>
        </w:tc>
        <w:tc>
          <w:tcPr>
            <w:tcW w:w="1718" w:type="dxa"/>
          </w:tcPr>
          <w:p w14:paraId="692197E0" w14:textId="31CE9A5A" w:rsidR="00B40A17" w:rsidRPr="00C340D9" w:rsidRDefault="004C4DC0" w:rsidP="00C340D9">
            <w:pPr>
              <w:suppressAutoHyphens/>
              <w:spacing w:before="40" w:after="40"/>
              <w:rPr>
                <w:sz w:val="16"/>
                <w:szCs w:val="16"/>
              </w:rPr>
            </w:pPr>
            <w:r>
              <w:rPr>
                <w:sz w:val="16"/>
                <w:szCs w:val="16"/>
              </w:rPr>
              <w:t>LNG</w:t>
            </w:r>
          </w:p>
        </w:tc>
      </w:tr>
      <w:tr w:rsidR="00B40A17" w:rsidRPr="00C340D9" w14:paraId="21240EB7" w14:textId="77777777" w:rsidTr="00F21283">
        <w:tc>
          <w:tcPr>
            <w:tcW w:w="3978" w:type="dxa"/>
          </w:tcPr>
          <w:p w14:paraId="63E46D27" w14:textId="639B6A89" w:rsidR="00B40A17" w:rsidRPr="00C340D9" w:rsidRDefault="004C4DC0" w:rsidP="00C340D9">
            <w:pPr>
              <w:suppressAutoHyphens/>
              <w:spacing w:before="40" w:after="40"/>
              <w:rPr>
                <w:sz w:val="16"/>
                <w:szCs w:val="16"/>
              </w:rPr>
            </w:pPr>
            <w:r w:rsidRPr="004C4DC0">
              <w:rPr>
                <w:sz w:val="16"/>
                <w:szCs w:val="16"/>
                <w:lang w:eastAsia="nl-NL"/>
              </w:rPr>
              <w:t>FTIMARKETINGREVIEWER</w:t>
            </w:r>
          </w:p>
        </w:tc>
        <w:tc>
          <w:tcPr>
            <w:tcW w:w="1718" w:type="dxa"/>
          </w:tcPr>
          <w:p w14:paraId="4D3C660E" w14:textId="5E0440E4" w:rsidR="00B40A17" w:rsidRPr="00C340D9" w:rsidRDefault="004C4DC0" w:rsidP="00C340D9">
            <w:pPr>
              <w:suppressAutoHyphens/>
              <w:spacing w:before="40" w:after="40"/>
              <w:rPr>
                <w:sz w:val="16"/>
                <w:szCs w:val="16"/>
              </w:rPr>
            </w:pPr>
            <w:r>
              <w:rPr>
                <w:sz w:val="16"/>
                <w:szCs w:val="16"/>
              </w:rPr>
              <w:t>LNG</w:t>
            </w:r>
          </w:p>
        </w:tc>
      </w:tr>
      <w:tr w:rsidR="00B40A17" w:rsidRPr="00C340D9" w14:paraId="5ACB0D9D" w14:textId="77777777" w:rsidTr="00F21283">
        <w:tc>
          <w:tcPr>
            <w:tcW w:w="3978" w:type="dxa"/>
          </w:tcPr>
          <w:p w14:paraId="7F553DF8" w14:textId="41F75BA0" w:rsidR="00B40A17" w:rsidRPr="00C340D9" w:rsidRDefault="004C4DC0" w:rsidP="00C340D9">
            <w:pPr>
              <w:suppressAutoHyphens/>
              <w:spacing w:before="40" w:after="40"/>
              <w:rPr>
                <w:sz w:val="16"/>
                <w:szCs w:val="16"/>
              </w:rPr>
            </w:pPr>
            <w:r w:rsidRPr="004C4DC0">
              <w:rPr>
                <w:sz w:val="16"/>
                <w:szCs w:val="16"/>
              </w:rPr>
              <w:t>FTITECHNICALILLUSTRATOR</w:t>
            </w:r>
          </w:p>
        </w:tc>
        <w:tc>
          <w:tcPr>
            <w:tcW w:w="1718" w:type="dxa"/>
          </w:tcPr>
          <w:p w14:paraId="04375BD8" w14:textId="643A4EA1" w:rsidR="00B40A17" w:rsidRPr="00C340D9" w:rsidRDefault="004C4DC0" w:rsidP="00C340D9">
            <w:pPr>
              <w:suppressAutoHyphens/>
              <w:spacing w:before="40" w:after="40"/>
              <w:rPr>
                <w:sz w:val="16"/>
                <w:szCs w:val="16"/>
              </w:rPr>
            </w:pPr>
            <w:r>
              <w:rPr>
                <w:sz w:val="16"/>
                <w:szCs w:val="16"/>
              </w:rPr>
              <w:t>LNG</w:t>
            </w:r>
          </w:p>
        </w:tc>
      </w:tr>
    </w:tbl>
    <w:p w14:paraId="423B5D17" w14:textId="77777777" w:rsidR="009C7DDC" w:rsidRDefault="009C7DDC" w:rsidP="005A424B">
      <w:pPr>
        <w:pStyle w:val="Heading3"/>
      </w:pPr>
      <w:bookmarkStart w:id="533" w:name="_Toc440563073"/>
      <w:bookmarkStart w:id="534" w:name="_Toc17440693"/>
      <w:r w:rsidRPr="009B04C6">
        <w:lastRenderedPageBreak/>
        <w:t>Publication object</w:t>
      </w:r>
      <w:bookmarkEnd w:id="533"/>
      <w:bookmarkEnd w:id="534"/>
    </w:p>
    <w:p w14:paraId="49F70F61" w14:textId="27ED03CB" w:rsidR="004C4DC0" w:rsidRPr="004C4DC0" w:rsidRDefault="004C4DC0" w:rsidP="004C4DC0">
      <w:r w:rsidRPr="004C4DC0">
        <w:rPr>
          <w:highlight w:val="yellow"/>
        </w:rPr>
        <w:t>See object configuration sections for the levels;</w:t>
      </w:r>
    </w:p>
    <w:tbl>
      <w:tblPr>
        <w:tblStyle w:val="TableGrid"/>
        <w:tblW w:w="0" w:type="auto"/>
        <w:tblInd w:w="720" w:type="dxa"/>
        <w:tblLook w:val="04A0" w:firstRow="1" w:lastRow="0" w:firstColumn="1" w:lastColumn="0" w:noHBand="0" w:noVBand="1"/>
      </w:tblPr>
      <w:tblGrid>
        <w:gridCol w:w="3978"/>
        <w:gridCol w:w="1718"/>
      </w:tblGrid>
      <w:tr w:rsidR="009C7DDC" w:rsidRPr="00C340D9" w14:paraId="7707BF41" w14:textId="77777777" w:rsidTr="00F21283">
        <w:tc>
          <w:tcPr>
            <w:tcW w:w="3978" w:type="dxa"/>
            <w:shd w:val="clear" w:color="auto" w:fill="D9D9D9" w:themeFill="background1" w:themeFillShade="D9"/>
          </w:tcPr>
          <w:p w14:paraId="7A6F1C02" w14:textId="77777777" w:rsidR="009C7DDC" w:rsidRPr="00C340D9" w:rsidRDefault="009C7DDC" w:rsidP="00F21283">
            <w:pPr>
              <w:suppressAutoHyphens/>
              <w:rPr>
                <w:b/>
                <w:sz w:val="16"/>
                <w:szCs w:val="16"/>
              </w:rPr>
            </w:pPr>
            <w:r w:rsidRPr="00C340D9">
              <w:rPr>
                <w:b/>
                <w:sz w:val="16"/>
                <w:szCs w:val="16"/>
              </w:rPr>
              <w:t>Field</w:t>
            </w:r>
          </w:p>
        </w:tc>
        <w:tc>
          <w:tcPr>
            <w:tcW w:w="1718" w:type="dxa"/>
            <w:shd w:val="clear" w:color="auto" w:fill="D9D9D9" w:themeFill="background1" w:themeFillShade="D9"/>
          </w:tcPr>
          <w:p w14:paraId="13928512" w14:textId="77777777" w:rsidR="009C7DDC" w:rsidRPr="00C340D9" w:rsidRDefault="009C7DDC" w:rsidP="00F21283">
            <w:pPr>
              <w:suppressAutoHyphens/>
              <w:rPr>
                <w:b/>
                <w:sz w:val="16"/>
                <w:szCs w:val="16"/>
              </w:rPr>
            </w:pPr>
            <w:r w:rsidRPr="00C340D9">
              <w:rPr>
                <w:b/>
                <w:sz w:val="16"/>
                <w:szCs w:val="16"/>
              </w:rPr>
              <w:t>Level</w:t>
            </w:r>
          </w:p>
        </w:tc>
      </w:tr>
      <w:tr w:rsidR="00B40A17" w:rsidRPr="00C340D9" w14:paraId="531F7A47" w14:textId="77777777" w:rsidTr="00F21283">
        <w:tc>
          <w:tcPr>
            <w:tcW w:w="3978" w:type="dxa"/>
          </w:tcPr>
          <w:p w14:paraId="261DB31A" w14:textId="37E2249A" w:rsidR="00B40A17" w:rsidRPr="00B40A17" w:rsidRDefault="00B40A17" w:rsidP="00F21283">
            <w:pPr>
              <w:suppressAutoHyphens/>
              <w:rPr>
                <w:rFonts w:ascii="Verdana" w:hAnsi="Verdana"/>
                <w:sz w:val="16"/>
                <w:szCs w:val="16"/>
              </w:rPr>
            </w:pPr>
            <w:r w:rsidRPr="00B40A17">
              <w:rPr>
                <w:rFonts w:ascii="Verdana" w:hAnsi="Verdana"/>
                <w:bCs/>
                <w:sz w:val="16"/>
                <w:szCs w:val="16"/>
                <w:lang w:eastAsia="nl-NL"/>
              </w:rPr>
              <w:t>FTITITLEPAGE</w:t>
            </w:r>
          </w:p>
        </w:tc>
        <w:tc>
          <w:tcPr>
            <w:tcW w:w="1718" w:type="dxa"/>
          </w:tcPr>
          <w:p w14:paraId="5C6CC070" w14:textId="77777777" w:rsidR="00B40A17" w:rsidRPr="00C340D9" w:rsidRDefault="00B40A17" w:rsidP="00F21283">
            <w:pPr>
              <w:suppressAutoHyphens/>
              <w:rPr>
                <w:sz w:val="16"/>
                <w:szCs w:val="16"/>
              </w:rPr>
            </w:pPr>
          </w:p>
        </w:tc>
      </w:tr>
      <w:tr w:rsidR="00B40A17" w:rsidRPr="00C340D9" w14:paraId="1987F0AB" w14:textId="77777777" w:rsidTr="00F21283">
        <w:tc>
          <w:tcPr>
            <w:tcW w:w="3978" w:type="dxa"/>
          </w:tcPr>
          <w:p w14:paraId="79A2DDB7" w14:textId="79A2F259" w:rsidR="00B40A17" w:rsidRPr="00B40A17" w:rsidRDefault="00B40A17" w:rsidP="00F21283">
            <w:pPr>
              <w:suppressAutoHyphens/>
              <w:rPr>
                <w:rFonts w:ascii="Verdana" w:hAnsi="Verdana"/>
                <w:sz w:val="16"/>
                <w:szCs w:val="16"/>
              </w:rPr>
            </w:pPr>
            <w:r w:rsidRPr="00B40A17">
              <w:rPr>
                <w:rFonts w:ascii="Verdana" w:hAnsi="Verdana"/>
                <w:bCs/>
                <w:sz w:val="16"/>
                <w:szCs w:val="16"/>
                <w:lang w:eastAsia="nl-NL"/>
              </w:rPr>
              <w:t>FTITOPNAVIGATION</w:t>
            </w:r>
          </w:p>
        </w:tc>
        <w:tc>
          <w:tcPr>
            <w:tcW w:w="1718" w:type="dxa"/>
          </w:tcPr>
          <w:p w14:paraId="7820B335" w14:textId="77777777" w:rsidR="00B40A17" w:rsidRPr="00C340D9" w:rsidRDefault="00B40A17" w:rsidP="00F21283">
            <w:pPr>
              <w:suppressAutoHyphens/>
              <w:rPr>
                <w:sz w:val="16"/>
                <w:szCs w:val="16"/>
              </w:rPr>
            </w:pPr>
          </w:p>
        </w:tc>
      </w:tr>
      <w:tr w:rsidR="00B40A17" w:rsidRPr="00C340D9" w14:paraId="1A2ECB41" w14:textId="77777777" w:rsidTr="00F21283">
        <w:tc>
          <w:tcPr>
            <w:tcW w:w="3978" w:type="dxa"/>
          </w:tcPr>
          <w:p w14:paraId="4D03C2D5" w14:textId="10383543" w:rsidR="00B40A17" w:rsidRPr="00B40A17" w:rsidRDefault="00B40A17" w:rsidP="00F21283">
            <w:pPr>
              <w:suppressAutoHyphens/>
              <w:rPr>
                <w:rFonts w:ascii="Verdana" w:hAnsi="Verdana"/>
                <w:bCs/>
                <w:sz w:val="16"/>
                <w:szCs w:val="16"/>
                <w:lang w:eastAsia="nl-NL"/>
              </w:rPr>
            </w:pPr>
            <w:r w:rsidRPr="00B40A17">
              <w:rPr>
                <w:rFonts w:ascii="Verdana" w:hAnsi="Verdana"/>
                <w:bCs/>
                <w:sz w:val="16"/>
                <w:szCs w:val="16"/>
              </w:rPr>
              <w:t>FTILOGO</w:t>
            </w:r>
          </w:p>
        </w:tc>
        <w:tc>
          <w:tcPr>
            <w:tcW w:w="1718" w:type="dxa"/>
          </w:tcPr>
          <w:p w14:paraId="245634A8" w14:textId="77777777" w:rsidR="00B40A17" w:rsidRPr="00C340D9" w:rsidRDefault="00B40A17" w:rsidP="00F21283">
            <w:pPr>
              <w:suppressAutoHyphens/>
              <w:rPr>
                <w:sz w:val="16"/>
                <w:szCs w:val="16"/>
              </w:rPr>
            </w:pPr>
          </w:p>
        </w:tc>
      </w:tr>
      <w:tr w:rsidR="00B40A17" w:rsidRPr="00C340D9" w14:paraId="2EE366D8" w14:textId="77777777" w:rsidTr="00F21283">
        <w:tc>
          <w:tcPr>
            <w:tcW w:w="3978" w:type="dxa"/>
          </w:tcPr>
          <w:p w14:paraId="275EC20B" w14:textId="64ED3539" w:rsidR="00B40A17" w:rsidRPr="00B40A17" w:rsidRDefault="00B40A17" w:rsidP="00F21283">
            <w:pPr>
              <w:suppressAutoHyphens/>
              <w:rPr>
                <w:rFonts w:ascii="Verdana" w:hAnsi="Verdana"/>
                <w:bCs/>
                <w:sz w:val="16"/>
                <w:szCs w:val="16"/>
              </w:rPr>
            </w:pPr>
            <w:r w:rsidRPr="00B40A17">
              <w:rPr>
                <w:rFonts w:ascii="Verdana" w:hAnsi="Verdana"/>
                <w:bCs/>
                <w:sz w:val="16"/>
                <w:szCs w:val="16"/>
                <w:lang w:eastAsia="nl-NL"/>
              </w:rPr>
              <w:t>FTIREFNAVIGATION</w:t>
            </w:r>
          </w:p>
        </w:tc>
        <w:tc>
          <w:tcPr>
            <w:tcW w:w="1718" w:type="dxa"/>
          </w:tcPr>
          <w:p w14:paraId="7946DEEF" w14:textId="77777777" w:rsidR="00B40A17" w:rsidRPr="00C340D9" w:rsidRDefault="00B40A17" w:rsidP="00F21283">
            <w:pPr>
              <w:suppressAutoHyphens/>
              <w:rPr>
                <w:sz w:val="16"/>
                <w:szCs w:val="16"/>
              </w:rPr>
            </w:pPr>
          </w:p>
        </w:tc>
      </w:tr>
      <w:tr w:rsidR="00B40A17" w:rsidRPr="00C340D9" w14:paraId="588CE35D" w14:textId="77777777" w:rsidTr="00F21283">
        <w:tc>
          <w:tcPr>
            <w:tcW w:w="3978" w:type="dxa"/>
          </w:tcPr>
          <w:p w14:paraId="64E2E4FC" w14:textId="2FFB4306" w:rsidR="00B40A17" w:rsidRPr="00933599" w:rsidRDefault="00B40A17" w:rsidP="00F21283">
            <w:pPr>
              <w:suppressAutoHyphens/>
              <w:rPr>
                <w:bCs/>
                <w:szCs w:val="16"/>
                <w:lang w:eastAsia="nl-NL"/>
              </w:rPr>
            </w:pPr>
            <w:r w:rsidRPr="00933599">
              <w:rPr>
                <w:rFonts w:ascii="Verdana" w:hAnsi="Verdana"/>
                <w:bCs/>
                <w:sz w:val="16"/>
                <w:szCs w:val="16"/>
                <w:lang w:eastAsia="nl-NL"/>
              </w:rPr>
              <w:t>FTITIPARTNUMBER</w:t>
            </w:r>
          </w:p>
        </w:tc>
        <w:tc>
          <w:tcPr>
            <w:tcW w:w="1718" w:type="dxa"/>
          </w:tcPr>
          <w:p w14:paraId="6F778DEE" w14:textId="77777777" w:rsidR="00B40A17" w:rsidRPr="00C340D9" w:rsidRDefault="00B40A17" w:rsidP="00F21283">
            <w:pPr>
              <w:suppressAutoHyphens/>
              <w:rPr>
                <w:sz w:val="16"/>
                <w:szCs w:val="16"/>
              </w:rPr>
            </w:pPr>
          </w:p>
        </w:tc>
      </w:tr>
      <w:tr w:rsidR="00B40A17" w:rsidRPr="00C340D9" w14:paraId="65F4A622" w14:textId="77777777" w:rsidTr="00F21283">
        <w:tc>
          <w:tcPr>
            <w:tcW w:w="3978" w:type="dxa"/>
          </w:tcPr>
          <w:p w14:paraId="3DFC8537" w14:textId="75965CCF"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FTIDATASHEETSTATUS</w:t>
            </w:r>
          </w:p>
        </w:tc>
        <w:tc>
          <w:tcPr>
            <w:tcW w:w="1718" w:type="dxa"/>
          </w:tcPr>
          <w:p w14:paraId="1B8F5D22" w14:textId="77777777" w:rsidR="00B40A17" w:rsidRPr="00C340D9" w:rsidRDefault="00B40A17" w:rsidP="00F21283">
            <w:pPr>
              <w:suppressAutoHyphens/>
              <w:rPr>
                <w:sz w:val="16"/>
                <w:szCs w:val="16"/>
              </w:rPr>
            </w:pPr>
          </w:p>
        </w:tc>
      </w:tr>
      <w:tr w:rsidR="00B40A17" w:rsidRPr="00C340D9" w14:paraId="2B7F34A1" w14:textId="77777777" w:rsidTr="00F21283">
        <w:tc>
          <w:tcPr>
            <w:tcW w:w="3978" w:type="dxa"/>
          </w:tcPr>
          <w:p w14:paraId="24857204" w14:textId="4A12D808"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FTIPRODLINK</w:t>
            </w:r>
          </w:p>
        </w:tc>
        <w:tc>
          <w:tcPr>
            <w:tcW w:w="1718" w:type="dxa"/>
          </w:tcPr>
          <w:p w14:paraId="2E73CCA9" w14:textId="77777777" w:rsidR="00B40A17" w:rsidRPr="00C340D9" w:rsidRDefault="00B40A17" w:rsidP="00F21283">
            <w:pPr>
              <w:suppressAutoHyphens/>
              <w:rPr>
                <w:sz w:val="16"/>
                <w:szCs w:val="16"/>
              </w:rPr>
            </w:pPr>
          </w:p>
        </w:tc>
      </w:tr>
      <w:tr w:rsidR="00B40A17" w:rsidRPr="00C340D9" w14:paraId="7BA384A0" w14:textId="77777777" w:rsidTr="00F21283">
        <w:tc>
          <w:tcPr>
            <w:tcW w:w="3978" w:type="dxa"/>
          </w:tcPr>
          <w:p w14:paraId="206EE236" w14:textId="698B19EE" w:rsidR="00B40A17" w:rsidRPr="00933599" w:rsidRDefault="00B40A17" w:rsidP="00F21283">
            <w:pPr>
              <w:suppressAutoHyphens/>
              <w:rPr>
                <w:rFonts w:ascii="Verdana" w:hAnsi="Verdana"/>
                <w:bCs/>
                <w:sz w:val="16"/>
                <w:szCs w:val="16"/>
                <w:lang w:eastAsia="nl-NL"/>
              </w:rPr>
            </w:pPr>
            <w:del w:id="535" w:author="Breeding, Todd" w:date="2019-08-27T11:24:00Z">
              <w:r w:rsidRPr="00933599" w:rsidDel="008C2B78">
                <w:rPr>
                  <w:rFonts w:ascii="Verdana" w:hAnsi="Verdana"/>
                  <w:bCs/>
                  <w:sz w:val="16"/>
                  <w:szCs w:val="16"/>
                  <w:lang w:eastAsia="nl-NL"/>
                </w:rPr>
                <w:delText>FTISAMPLES</w:delText>
              </w:r>
            </w:del>
          </w:p>
        </w:tc>
        <w:tc>
          <w:tcPr>
            <w:tcW w:w="1718" w:type="dxa"/>
          </w:tcPr>
          <w:p w14:paraId="58E8F247" w14:textId="77777777" w:rsidR="00B40A17" w:rsidRPr="00C340D9" w:rsidRDefault="00B40A17" w:rsidP="00F21283">
            <w:pPr>
              <w:suppressAutoHyphens/>
              <w:rPr>
                <w:sz w:val="16"/>
                <w:szCs w:val="16"/>
              </w:rPr>
            </w:pPr>
          </w:p>
        </w:tc>
      </w:tr>
      <w:tr w:rsidR="00B40A17" w:rsidRPr="00C340D9" w14:paraId="09251A37" w14:textId="77777777" w:rsidTr="00F21283">
        <w:tc>
          <w:tcPr>
            <w:tcW w:w="3978" w:type="dxa"/>
          </w:tcPr>
          <w:p w14:paraId="381A15A6" w14:textId="186EA0F2" w:rsidR="00B40A17" w:rsidRPr="00933599" w:rsidRDefault="00B40A17" w:rsidP="00F21283">
            <w:pPr>
              <w:suppressAutoHyphens/>
              <w:rPr>
                <w:rFonts w:ascii="Verdana" w:hAnsi="Verdana"/>
                <w:bCs/>
                <w:sz w:val="16"/>
                <w:szCs w:val="16"/>
                <w:lang w:eastAsia="nl-NL"/>
              </w:rPr>
            </w:pPr>
            <w:del w:id="536" w:author="Breeding, Todd" w:date="2019-08-27T11:24:00Z">
              <w:r w:rsidRPr="00933599" w:rsidDel="008C2B78">
                <w:rPr>
                  <w:rFonts w:ascii="Verdana" w:hAnsi="Verdana"/>
                  <w:bCs/>
                  <w:sz w:val="16"/>
                  <w:szCs w:val="16"/>
                  <w:lang w:eastAsia="nl-NL"/>
                </w:rPr>
                <w:delText>FTITOOLS</w:delText>
              </w:r>
            </w:del>
          </w:p>
        </w:tc>
        <w:tc>
          <w:tcPr>
            <w:tcW w:w="1718" w:type="dxa"/>
          </w:tcPr>
          <w:p w14:paraId="5BBD52FA" w14:textId="77777777" w:rsidR="00B40A17" w:rsidRPr="00C340D9" w:rsidRDefault="00B40A17" w:rsidP="00F21283">
            <w:pPr>
              <w:suppressAutoHyphens/>
              <w:rPr>
                <w:sz w:val="16"/>
                <w:szCs w:val="16"/>
              </w:rPr>
            </w:pPr>
          </w:p>
        </w:tc>
      </w:tr>
      <w:tr w:rsidR="00B40A17" w:rsidRPr="00C340D9" w14:paraId="5CB8C206" w14:textId="77777777" w:rsidTr="00F21283">
        <w:tc>
          <w:tcPr>
            <w:tcW w:w="3978" w:type="dxa"/>
          </w:tcPr>
          <w:p w14:paraId="5F36E553" w14:textId="36F84E1A"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FTIENLITNUMBER</w:t>
            </w:r>
          </w:p>
        </w:tc>
        <w:tc>
          <w:tcPr>
            <w:tcW w:w="1718" w:type="dxa"/>
          </w:tcPr>
          <w:p w14:paraId="580897EA" w14:textId="77777777" w:rsidR="00B40A17" w:rsidRPr="00C340D9" w:rsidRDefault="00B40A17" w:rsidP="00F21283">
            <w:pPr>
              <w:suppressAutoHyphens/>
              <w:rPr>
                <w:sz w:val="16"/>
                <w:szCs w:val="16"/>
              </w:rPr>
            </w:pPr>
          </w:p>
        </w:tc>
      </w:tr>
      <w:tr w:rsidR="00B40A17" w:rsidRPr="00C340D9" w14:paraId="797FCC72" w14:textId="77777777" w:rsidTr="00F21283">
        <w:tc>
          <w:tcPr>
            <w:tcW w:w="3978" w:type="dxa"/>
          </w:tcPr>
          <w:p w14:paraId="585D3C1D" w14:textId="36D33C55" w:rsidR="00B40A17" w:rsidRPr="00933599" w:rsidRDefault="00B40A17" w:rsidP="00F21283">
            <w:pPr>
              <w:suppressAutoHyphens/>
              <w:rPr>
                <w:rFonts w:ascii="Verdana" w:hAnsi="Verdana"/>
                <w:bCs/>
                <w:sz w:val="16"/>
                <w:szCs w:val="16"/>
                <w:lang w:eastAsia="nl-NL"/>
              </w:rPr>
            </w:pPr>
            <w:r>
              <w:rPr>
                <w:rFonts w:ascii="Verdana" w:hAnsi="Verdana"/>
                <w:bCs/>
                <w:sz w:val="16"/>
                <w:szCs w:val="16"/>
                <w:lang w:eastAsia="nl-NL"/>
              </w:rPr>
              <w:t>FTIENLITREV</w:t>
            </w:r>
          </w:p>
        </w:tc>
        <w:tc>
          <w:tcPr>
            <w:tcW w:w="1718" w:type="dxa"/>
          </w:tcPr>
          <w:p w14:paraId="0BD8068B" w14:textId="77777777" w:rsidR="00B40A17" w:rsidRPr="00C340D9" w:rsidRDefault="00B40A17" w:rsidP="00F21283">
            <w:pPr>
              <w:suppressAutoHyphens/>
              <w:rPr>
                <w:sz w:val="16"/>
                <w:szCs w:val="16"/>
              </w:rPr>
            </w:pPr>
          </w:p>
        </w:tc>
      </w:tr>
      <w:tr w:rsidR="00B40A17" w:rsidRPr="00C340D9" w14:paraId="7FD45766" w14:textId="77777777" w:rsidTr="00F21283">
        <w:tc>
          <w:tcPr>
            <w:tcW w:w="3978" w:type="dxa"/>
          </w:tcPr>
          <w:p w14:paraId="0BEB70AF" w14:textId="15BA65B4" w:rsidR="00B40A17" w:rsidRDefault="00B40A17" w:rsidP="00F21283">
            <w:pPr>
              <w:suppressAutoHyphens/>
              <w:rPr>
                <w:rFonts w:ascii="Verdana" w:hAnsi="Verdana"/>
                <w:bCs/>
                <w:sz w:val="16"/>
                <w:szCs w:val="16"/>
                <w:lang w:eastAsia="nl-NL"/>
              </w:rPr>
            </w:pPr>
            <w:del w:id="537" w:author="Breeding, Todd" w:date="2019-08-27T11:21:00Z">
              <w:r w:rsidRPr="00933599" w:rsidDel="005D5DD7">
                <w:rPr>
                  <w:rFonts w:ascii="Verdana" w:hAnsi="Verdana"/>
                  <w:bCs/>
                  <w:sz w:val="16"/>
                  <w:szCs w:val="16"/>
                  <w:lang w:eastAsia="nl-NL"/>
                </w:rPr>
                <w:delText>FTICNLITNUMBER</w:delText>
              </w:r>
            </w:del>
          </w:p>
        </w:tc>
        <w:tc>
          <w:tcPr>
            <w:tcW w:w="1718" w:type="dxa"/>
          </w:tcPr>
          <w:p w14:paraId="624EB075" w14:textId="77777777" w:rsidR="00B40A17" w:rsidRPr="00C340D9" w:rsidRDefault="00B40A17" w:rsidP="00F21283">
            <w:pPr>
              <w:suppressAutoHyphens/>
              <w:rPr>
                <w:sz w:val="16"/>
                <w:szCs w:val="16"/>
              </w:rPr>
            </w:pPr>
          </w:p>
        </w:tc>
      </w:tr>
      <w:tr w:rsidR="00B40A17" w:rsidRPr="00C340D9" w14:paraId="2A5A5EB8" w14:textId="77777777" w:rsidTr="00F21283">
        <w:tc>
          <w:tcPr>
            <w:tcW w:w="3978" w:type="dxa"/>
          </w:tcPr>
          <w:p w14:paraId="21DBE20D" w14:textId="326170AD" w:rsidR="00B40A17" w:rsidRPr="00933599" w:rsidRDefault="00B40A17" w:rsidP="00F21283">
            <w:pPr>
              <w:suppressAutoHyphens/>
              <w:rPr>
                <w:rFonts w:ascii="Verdana" w:hAnsi="Verdana"/>
                <w:bCs/>
                <w:sz w:val="16"/>
                <w:szCs w:val="16"/>
                <w:lang w:eastAsia="nl-NL"/>
              </w:rPr>
            </w:pPr>
            <w:del w:id="538" w:author="Breeding, Todd" w:date="2019-08-27T11:21:00Z">
              <w:r w:rsidRPr="00933599" w:rsidDel="005D5DD7">
                <w:rPr>
                  <w:rFonts w:ascii="Verdana" w:hAnsi="Verdana"/>
                  <w:sz w:val="16"/>
                  <w:szCs w:val="16"/>
                </w:rPr>
                <w:delText>FTICNLITREV</w:delText>
              </w:r>
            </w:del>
          </w:p>
        </w:tc>
        <w:tc>
          <w:tcPr>
            <w:tcW w:w="1718" w:type="dxa"/>
          </w:tcPr>
          <w:p w14:paraId="0B7BE059" w14:textId="77777777" w:rsidR="00B40A17" w:rsidRPr="00C340D9" w:rsidRDefault="00B40A17" w:rsidP="00F21283">
            <w:pPr>
              <w:suppressAutoHyphens/>
              <w:rPr>
                <w:sz w:val="16"/>
                <w:szCs w:val="16"/>
              </w:rPr>
            </w:pPr>
          </w:p>
        </w:tc>
      </w:tr>
      <w:tr w:rsidR="00B40A17" w:rsidRPr="00C340D9" w14:paraId="092B769B" w14:textId="77777777" w:rsidTr="00F21283">
        <w:tc>
          <w:tcPr>
            <w:tcW w:w="3978" w:type="dxa"/>
          </w:tcPr>
          <w:p w14:paraId="491A7715" w14:textId="5F2C6D78" w:rsidR="00B40A17" w:rsidRPr="00933599" w:rsidRDefault="00B40A17" w:rsidP="00F21283">
            <w:pPr>
              <w:suppressAutoHyphens/>
              <w:rPr>
                <w:rFonts w:ascii="Verdana" w:hAnsi="Verdana"/>
                <w:sz w:val="16"/>
                <w:szCs w:val="16"/>
              </w:rPr>
            </w:pPr>
            <w:del w:id="539" w:author="Breeding, Todd" w:date="2019-08-27T11:21:00Z">
              <w:r w:rsidRPr="00933599" w:rsidDel="005D5DD7">
                <w:rPr>
                  <w:rFonts w:ascii="Verdana" w:hAnsi="Verdana"/>
                  <w:bCs/>
                  <w:sz w:val="16"/>
                  <w:szCs w:val="16"/>
                  <w:lang w:eastAsia="nl-NL"/>
                </w:rPr>
                <w:delText>FTIJPLITNUMBER</w:delText>
              </w:r>
            </w:del>
          </w:p>
        </w:tc>
        <w:tc>
          <w:tcPr>
            <w:tcW w:w="1718" w:type="dxa"/>
          </w:tcPr>
          <w:p w14:paraId="17573F7E" w14:textId="77777777" w:rsidR="00B40A17" w:rsidRPr="00C340D9" w:rsidRDefault="00B40A17" w:rsidP="00F21283">
            <w:pPr>
              <w:suppressAutoHyphens/>
              <w:rPr>
                <w:sz w:val="16"/>
                <w:szCs w:val="16"/>
              </w:rPr>
            </w:pPr>
          </w:p>
        </w:tc>
      </w:tr>
      <w:tr w:rsidR="00B40A17" w:rsidRPr="00C340D9" w14:paraId="483D4319" w14:textId="77777777" w:rsidTr="00F21283">
        <w:tc>
          <w:tcPr>
            <w:tcW w:w="3978" w:type="dxa"/>
          </w:tcPr>
          <w:p w14:paraId="3060B8D5" w14:textId="46707F84" w:rsidR="00B40A17" w:rsidRPr="00933599" w:rsidRDefault="00B40A17" w:rsidP="00F21283">
            <w:pPr>
              <w:suppressAutoHyphens/>
              <w:rPr>
                <w:rFonts w:ascii="Verdana" w:hAnsi="Verdana"/>
                <w:bCs/>
                <w:sz w:val="16"/>
                <w:szCs w:val="16"/>
                <w:lang w:eastAsia="nl-NL"/>
              </w:rPr>
            </w:pPr>
            <w:del w:id="540" w:author="Breeding, Todd" w:date="2019-08-27T11:21:00Z">
              <w:r w:rsidRPr="00933599" w:rsidDel="005D5DD7">
                <w:rPr>
                  <w:rFonts w:ascii="Verdana" w:hAnsi="Verdana"/>
                  <w:sz w:val="16"/>
                  <w:szCs w:val="16"/>
                </w:rPr>
                <w:delText>FTIJPLITREV</w:delText>
              </w:r>
            </w:del>
          </w:p>
        </w:tc>
        <w:tc>
          <w:tcPr>
            <w:tcW w:w="1718" w:type="dxa"/>
          </w:tcPr>
          <w:p w14:paraId="099F8851" w14:textId="77777777" w:rsidR="00B40A17" w:rsidRPr="00C340D9" w:rsidRDefault="00B40A17" w:rsidP="00F21283">
            <w:pPr>
              <w:suppressAutoHyphens/>
              <w:rPr>
                <w:sz w:val="16"/>
                <w:szCs w:val="16"/>
              </w:rPr>
            </w:pPr>
          </w:p>
        </w:tc>
      </w:tr>
      <w:tr w:rsidR="005D5DD7" w:rsidRPr="00C340D9" w14:paraId="5E114C6F" w14:textId="77777777" w:rsidTr="00F21283">
        <w:trPr>
          <w:ins w:id="541" w:author="Breeding, Todd" w:date="2019-08-27T11:22:00Z"/>
        </w:trPr>
        <w:tc>
          <w:tcPr>
            <w:tcW w:w="3978" w:type="dxa"/>
          </w:tcPr>
          <w:p w14:paraId="361A8A00" w14:textId="20418A24" w:rsidR="005D5DD7" w:rsidRPr="00933599" w:rsidRDefault="005D5DD7" w:rsidP="00F21283">
            <w:pPr>
              <w:suppressAutoHyphens/>
              <w:rPr>
                <w:ins w:id="542" w:author="Breeding, Todd" w:date="2019-08-27T11:22:00Z"/>
                <w:rFonts w:ascii="Verdana" w:hAnsi="Verdana"/>
                <w:bCs/>
                <w:sz w:val="16"/>
                <w:szCs w:val="16"/>
                <w:lang w:eastAsia="nl-NL"/>
              </w:rPr>
            </w:pPr>
            <w:ins w:id="543" w:author="Breeding, Todd" w:date="2019-08-27T11:22:00Z">
              <w:r>
                <w:rPr>
                  <w:rFonts w:ascii="Verdana" w:hAnsi="Verdana"/>
                  <w:bCs/>
                  <w:sz w:val="16"/>
                  <w:szCs w:val="16"/>
                  <w:lang w:eastAsia="nl-NL"/>
                </w:rPr>
                <w:t>FTITRANSLITNUMBER</w:t>
              </w:r>
            </w:ins>
          </w:p>
        </w:tc>
        <w:tc>
          <w:tcPr>
            <w:tcW w:w="1718" w:type="dxa"/>
          </w:tcPr>
          <w:p w14:paraId="332CF073" w14:textId="77777777" w:rsidR="005D5DD7" w:rsidRPr="00C340D9" w:rsidRDefault="005D5DD7" w:rsidP="00F21283">
            <w:pPr>
              <w:suppressAutoHyphens/>
              <w:rPr>
                <w:ins w:id="544" w:author="Breeding, Todd" w:date="2019-08-27T11:22:00Z"/>
                <w:sz w:val="16"/>
                <w:szCs w:val="16"/>
              </w:rPr>
            </w:pPr>
          </w:p>
        </w:tc>
      </w:tr>
      <w:tr w:rsidR="00B40A17" w:rsidRPr="00C340D9" w14:paraId="2EC335A8" w14:textId="77777777" w:rsidTr="00F21283">
        <w:tc>
          <w:tcPr>
            <w:tcW w:w="3978" w:type="dxa"/>
          </w:tcPr>
          <w:p w14:paraId="2A3596D3" w14:textId="11EE4A6C" w:rsidR="00B40A17" w:rsidRPr="00933599" w:rsidRDefault="00B40A17" w:rsidP="00F21283">
            <w:pPr>
              <w:suppressAutoHyphens/>
              <w:rPr>
                <w:rFonts w:ascii="Verdana" w:hAnsi="Verdana"/>
                <w:sz w:val="16"/>
                <w:szCs w:val="16"/>
              </w:rPr>
            </w:pPr>
            <w:r w:rsidRPr="00933599">
              <w:rPr>
                <w:rFonts w:ascii="Verdana" w:hAnsi="Verdana"/>
                <w:bCs/>
                <w:sz w:val="16"/>
                <w:szCs w:val="16"/>
                <w:lang w:eastAsia="nl-NL"/>
              </w:rPr>
              <w:t>FTIORIGINDATE</w:t>
            </w:r>
          </w:p>
        </w:tc>
        <w:tc>
          <w:tcPr>
            <w:tcW w:w="1718" w:type="dxa"/>
          </w:tcPr>
          <w:p w14:paraId="64E7E182" w14:textId="77777777" w:rsidR="00B40A17" w:rsidRPr="00C340D9" w:rsidRDefault="00B40A17" w:rsidP="00F21283">
            <w:pPr>
              <w:suppressAutoHyphens/>
              <w:rPr>
                <w:sz w:val="16"/>
                <w:szCs w:val="16"/>
              </w:rPr>
            </w:pPr>
          </w:p>
        </w:tc>
      </w:tr>
      <w:tr w:rsidR="00B40A17" w:rsidRPr="00C340D9" w14:paraId="782C6F1B" w14:textId="77777777" w:rsidTr="00F21283">
        <w:tc>
          <w:tcPr>
            <w:tcW w:w="3978" w:type="dxa"/>
          </w:tcPr>
          <w:p w14:paraId="78EA81EC" w14:textId="5BAF5C3D"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FTIREVISIONDATE</w:t>
            </w:r>
          </w:p>
        </w:tc>
        <w:tc>
          <w:tcPr>
            <w:tcW w:w="1718" w:type="dxa"/>
          </w:tcPr>
          <w:p w14:paraId="57872F3F" w14:textId="77777777" w:rsidR="00B40A17" w:rsidRPr="00C340D9" w:rsidRDefault="00B40A17" w:rsidP="00F21283">
            <w:pPr>
              <w:suppressAutoHyphens/>
              <w:rPr>
                <w:sz w:val="16"/>
                <w:szCs w:val="16"/>
              </w:rPr>
            </w:pPr>
          </w:p>
        </w:tc>
      </w:tr>
      <w:tr w:rsidR="00B40A17" w:rsidRPr="00C340D9" w14:paraId="68BF733E" w14:textId="77777777" w:rsidTr="00F21283">
        <w:tc>
          <w:tcPr>
            <w:tcW w:w="3978" w:type="dxa"/>
          </w:tcPr>
          <w:p w14:paraId="1C45D729" w14:textId="13B4F9D4"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FTIDISCLOSURE</w:t>
            </w:r>
          </w:p>
        </w:tc>
        <w:tc>
          <w:tcPr>
            <w:tcW w:w="1718" w:type="dxa"/>
          </w:tcPr>
          <w:p w14:paraId="3E5BF47F" w14:textId="77777777" w:rsidR="00B40A17" w:rsidRPr="00C340D9" w:rsidRDefault="00B40A17" w:rsidP="00F21283">
            <w:pPr>
              <w:suppressAutoHyphens/>
              <w:rPr>
                <w:sz w:val="16"/>
                <w:szCs w:val="16"/>
              </w:rPr>
            </w:pPr>
          </w:p>
        </w:tc>
      </w:tr>
      <w:tr w:rsidR="00B40A17" w:rsidRPr="00C340D9" w14:paraId="240376EB" w14:textId="77777777" w:rsidTr="00F21283">
        <w:tc>
          <w:tcPr>
            <w:tcW w:w="3978" w:type="dxa"/>
          </w:tcPr>
          <w:p w14:paraId="66C5F38C" w14:textId="33F5DC08"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FTIORGANIZATION</w:t>
            </w:r>
          </w:p>
        </w:tc>
        <w:tc>
          <w:tcPr>
            <w:tcW w:w="1718" w:type="dxa"/>
          </w:tcPr>
          <w:p w14:paraId="531D3EEA" w14:textId="77777777" w:rsidR="00B40A17" w:rsidRPr="00C340D9" w:rsidRDefault="00B40A17" w:rsidP="00F21283">
            <w:pPr>
              <w:suppressAutoHyphens/>
              <w:rPr>
                <w:sz w:val="16"/>
                <w:szCs w:val="16"/>
              </w:rPr>
            </w:pPr>
          </w:p>
        </w:tc>
      </w:tr>
      <w:tr w:rsidR="00B40A17" w:rsidRPr="00C340D9" w14:paraId="687073B5" w14:textId="77777777" w:rsidTr="00F21283">
        <w:tc>
          <w:tcPr>
            <w:tcW w:w="3978" w:type="dxa"/>
          </w:tcPr>
          <w:p w14:paraId="620EE3D2" w14:textId="4CAE9750"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FTITECH</w:t>
            </w:r>
            <w:ins w:id="545" w:author="Breeding, Todd" w:date="2019-08-27T11:23:00Z">
              <w:r w:rsidR="008C2B78">
                <w:rPr>
                  <w:rFonts w:ascii="Verdana" w:hAnsi="Verdana"/>
                  <w:bCs/>
                  <w:sz w:val="16"/>
                  <w:szCs w:val="16"/>
                  <w:lang w:eastAsia="nl-NL"/>
                </w:rPr>
                <w:t>NICAL</w:t>
              </w:r>
            </w:ins>
            <w:r w:rsidRPr="00933599">
              <w:rPr>
                <w:rFonts w:ascii="Verdana" w:hAnsi="Verdana"/>
                <w:bCs/>
                <w:sz w:val="16"/>
                <w:szCs w:val="16"/>
                <w:lang w:eastAsia="nl-NL"/>
              </w:rPr>
              <w:t>OWNER</w:t>
            </w:r>
          </w:p>
        </w:tc>
        <w:tc>
          <w:tcPr>
            <w:tcW w:w="1718" w:type="dxa"/>
          </w:tcPr>
          <w:p w14:paraId="7046D544" w14:textId="77777777" w:rsidR="00B40A17" w:rsidRPr="00C340D9" w:rsidRDefault="00B40A17" w:rsidP="00F21283">
            <w:pPr>
              <w:suppressAutoHyphens/>
              <w:rPr>
                <w:sz w:val="16"/>
                <w:szCs w:val="16"/>
              </w:rPr>
            </w:pPr>
          </w:p>
        </w:tc>
      </w:tr>
      <w:tr w:rsidR="00B40A17" w:rsidRPr="00C340D9" w14:paraId="413B49A8" w14:textId="77777777" w:rsidTr="00F21283">
        <w:tc>
          <w:tcPr>
            <w:tcW w:w="3978" w:type="dxa"/>
          </w:tcPr>
          <w:p w14:paraId="30BCBB66" w14:textId="60EFC5FB" w:rsidR="00B40A17" w:rsidRPr="00933599" w:rsidRDefault="00B40A17" w:rsidP="00F21283">
            <w:pPr>
              <w:suppressAutoHyphens/>
              <w:rPr>
                <w:rFonts w:ascii="Verdana" w:hAnsi="Verdana"/>
                <w:bCs/>
                <w:sz w:val="16"/>
                <w:szCs w:val="16"/>
                <w:lang w:eastAsia="nl-NL"/>
              </w:rPr>
            </w:pPr>
            <w:r w:rsidRPr="00933599">
              <w:rPr>
                <w:rFonts w:ascii="Verdana" w:hAnsi="Verdana"/>
                <w:bCs/>
                <w:sz w:val="16"/>
                <w:szCs w:val="16"/>
                <w:lang w:eastAsia="nl-NL"/>
              </w:rPr>
              <w:t>FTITECH</w:t>
            </w:r>
            <w:ins w:id="546" w:author="Breeding, Todd" w:date="2019-08-27T11:24:00Z">
              <w:r w:rsidR="008C2B78">
                <w:rPr>
                  <w:rFonts w:ascii="Verdana" w:hAnsi="Verdana"/>
                  <w:bCs/>
                  <w:sz w:val="16"/>
                  <w:szCs w:val="16"/>
                  <w:lang w:eastAsia="nl-NL"/>
                </w:rPr>
                <w:t>NICAL</w:t>
              </w:r>
            </w:ins>
            <w:r w:rsidRPr="00933599">
              <w:rPr>
                <w:rFonts w:ascii="Verdana" w:hAnsi="Verdana"/>
                <w:bCs/>
                <w:sz w:val="16"/>
                <w:szCs w:val="16"/>
                <w:lang w:eastAsia="nl-NL"/>
              </w:rPr>
              <w:t>WRITER</w:t>
            </w:r>
          </w:p>
        </w:tc>
        <w:tc>
          <w:tcPr>
            <w:tcW w:w="1718" w:type="dxa"/>
          </w:tcPr>
          <w:p w14:paraId="536E157D" w14:textId="77777777" w:rsidR="00B40A17" w:rsidRPr="00C340D9" w:rsidRDefault="00B40A17" w:rsidP="00F21283">
            <w:pPr>
              <w:suppressAutoHyphens/>
              <w:rPr>
                <w:sz w:val="16"/>
                <w:szCs w:val="16"/>
              </w:rPr>
            </w:pPr>
          </w:p>
        </w:tc>
      </w:tr>
      <w:tr w:rsidR="00B40A17" w:rsidRPr="00C340D9" w14:paraId="5BEDBC80" w14:textId="77777777" w:rsidTr="00F21283">
        <w:tc>
          <w:tcPr>
            <w:tcW w:w="3978" w:type="dxa"/>
          </w:tcPr>
          <w:p w14:paraId="51393D84" w14:textId="245B94BD" w:rsidR="00B40A17" w:rsidRPr="00933599" w:rsidRDefault="00B40A17" w:rsidP="00F21283">
            <w:pPr>
              <w:suppressAutoHyphens/>
              <w:rPr>
                <w:rFonts w:ascii="Verdana" w:hAnsi="Verdana"/>
                <w:bCs/>
                <w:sz w:val="16"/>
                <w:szCs w:val="16"/>
                <w:lang w:eastAsia="nl-NL"/>
              </w:rPr>
            </w:pPr>
            <w:del w:id="547" w:author="Breeding, Todd" w:date="2019-08-27T15:06:00Z">
              <w:r w:rsidRPr="00933599" w:rsidDel="00E45917">
                <w:rPr>
                  <w:rFonts w:ascii="Verdana" w:hAnsi="Verdana"/>
                  <w:bCs/>
                  <w:sz w:val="16"/>
                  <w:szCs w:val="16"/>
                  <w:lang w:eastAsia="nl-NL"/>
                </w:rPr>
                <w:delText>FTICHAPTERS</w:delText>
              </w:r>
            </w:del>
          </w:p>
        </w:tc>
        <w:tc>
          <w:tcPr>
            <w:tcW w:w="1718" w:type="dxa"/>
          </w:tcPr>
          <w:p w14:paraId="1BF9DF06" w14:textId="77777777" w:rsidR="00B40A17" w:rsidRPr="00C340D9" w:rsidRDefault="00B40A17" w:rsidP="00F21283">
            <w:pPr>
              <w:suppressAutoHyphens/>
              <w:rPr>
                <w:sz w:val="16"/>
                <w:szCs w:val="16"/>
              </w:rPr>
            </w:pPr>
          </w:p>
        </w:tc>
      </w:tr>
    </w:tbl>
    <w:p w14:paraId="7FF22A14" w14:textId="77777777" w:rsidR="009C7DDC" w:rsidRPr="009B04C6" w:rsidRDefault="009C7DDC" w:rsidP="00A075D0">
      <w:pPr>
        <w:pStyle w:val="Heading1"/>
      </w:pPr>
      <w:bookmarkStart w:id="548" w:name="_Toc440563100"/>
      <w:bookmarkStart w:id="549" w:name="_Toc17440694"/>
      <w:r w:rsidRPr="009B04C6">
        <w:lastRenderedPageBreak/>
        <w:t xml:space="preserve">Editor </w:t>
      </w:r>
      <w:r w:rsidRPr="00A075D0">
        <w:t>Templates</w:t>
      </w:r>
      <w:bookmarkEnd w:id="548"/>
      <w:bookmarkEnd w:id="549"/>
    </w:p>
    <w:p w14:paraId="084531D0" w14:textId="77777777" w:rsidR="009C7DDC" w:rsidRPr="009B04C6" w:rsidRDefault="009C7DDC" w:rsidP="004C4DC0">
      <w:pPr>
        <w:pStyle w:val="Body"/>
      </w:pPr>
      <w:r w:rsidRPr="009B04C6">
        <w:t>When new objects are created using Publication Manager and the Authoring Bridge, users can choose from a number of predefined editor templates. These templates are stored in the repository in a system folder.</w:t>
      </w:r>
    </w:p>
    <w:p w14:paraId="6194A571" w14:textId="77777777" w:rsidR="009C7DDC" w:rsidRPr="009B04C6" w:rsidRDefault="009C7DDC" w:rsidP="004C4DC0">
      <w:pPr>
        <w:pStyle w:val="Body"/>
      </w:pPr>
      <w:r w:rsidRPr="009B04C6">
        <w:t xml:space="preserve">This section lists the available templates and their standard metadata. </w:t>
      </w:r>
    </w:p>
    <w:p w14:paraId="1E9BD8B0" w14:textId="78E9E340" w:rsidR="009C7DDC" w:rsidRDefault="00283277" w:rsidP="004C4DC0">
      <w:pPr>
        <w:pStyle w:val="Body"/>
      </w:pPr>
      <w:r>
        <w:rPr>
          <w:color w:val="FF0000"/>
        </w:rPr>
        <w:t>Texas Instruments</w:t>
      </w:r>
      <w:r w:rsidR="009C7DDC" w:rsidRPr="009B04C6">
        <w:t xml:space="preserve"> is responsible for the creation and management of these templates, but the following templates will already be created and delivered to SDL for inclu</w:t>
      </w:r>
      <w:r w:rsidR="00592355">
        <w:t>sion in the database.</w:t>
      </w:r>
    </w:p>
    <w:p w14:paraId="75953A48" w14:textId="4AB74043" w:rsidR="00592355" w:rsidRPr="00592355" w:rsidRDefault="00592355" w:rsidP="004C4DC0">
      <w:pPr>
        <w:pStyle w:val="Body"/>
      </w:pPr>
      <w:r w:rsidRPr="004C4DC0">
        <w:rPr>
          <w:highlight w:val="yellow"/>
        </w:rPr>
        <w:t xml:space="preserve">Each Topic, Map or Library type requires a template. See chapter </w:t>
      </w:r>
      <w:r w:rsidRPr="004C4DC0">
        <w:rPr>
          <w:highlight w:val="yellow"/>
        </w:rPr>
        <w:fldChar w:fldCharType="begin"/>
      </w:r>
      <w:r w:rsidRPr="004C4DC0">
        <w:rPr>
          <w:highlight w:val="yellow"/>
        </w:rPr>
        <w:instrText xml:space="preserve"> REF _Ref16237242 \r \h </w:instrText>
      </w:r>
      <w:r w:rsidR="004C4DC0">
        <w:rPr>
          <w:highlight w:val="yellow"/>
        </w:rPr>
        <w:instrText xml:space="preserve"> \* MERGEFORMAT </w:instrText>
      </w:r>
      <w:r w:rsidRPr="004C4DC0">
        <w:rPr>
          <w:highlight w:val="yellow"/>
        </w:rPr>
      </w:r>
      <w:r w:rsidRPr="004C4DC0">
        <w:rPr>
          <w:highlight w:val="yellow"/>
        </w:rPr>
        <w:fldChar w:fldCharType="separate"/>
      </w:r>
      <w:r w:rsidRPr="004C4DC0">
        <w:rPr>
          <w:highlight w:val="yellow"/>
        </w:rPr>
        <w:t>3.1</w:t>
      </w:r>
      <w:r w:rsidRPr="004C4DC0">
        <w:rPr>
          <w:highlight w:val="yellow"/>
        </w:rPr>
        <w:fldChar w:fldCharType="end"/>
      </w:r>
    </w:p>
    <w:p w14:paraId="067ED5F5" w14:textId="7329290C" w:rsidR="009C7DDC" w:rsidRPr="009B04C6" w:rsidRDefault="009C7DDC" w:rsidP="00A075D0">
      <w:pPr>
        <w:pStyle w:val="Heading2"/>
      </w:pPr>
      <w:bookmarkStart w:id="550" w:name="_Toc440563101"/>
      <w:bookmarkStart w:id="551" w:name="_Toc17440695"/>
      <w:r>
        <w:t>Image</w:t>
      </w:r>
      <w:r w:rsidRPr="009B04C6">
        <w:t xml:space="preserve"> Templates</w:t>
      </w:r>
      <w:bookmarkEnd w:id="550"/>
      <w:bookmarkEnd w:id="551"/>
      <w:r w:rsidR="004C4DC0">
        <w:t xml:space="preserve"> </w:t>
      </w:r>
    </w:p>
    <w:tbl>
      <w:tblPr>
        <w:tblW w:w="712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1"/>
        <w:gridCol w:w="4410"/>
      </w:tblGrid>
      <w:tr w:rsidR="009C7DDC" w:rsidRPr="0068345F" w14:paraId="0DD5EF12" w14:textId="77777777" w:rsidTr="00F21283">
        <w:trPr>
          <w:tblHeader/>
        </w:trPr>
        <w:tc>
          <w:tcPr>
            <w:tcW w:w="2711" w:type="dxa"/>
            <w:shd w:val="clear" w:color="auto" w:fill="E6E6E6"/>
          </w:tcPr>
          <w:p w14:paraId="77FB927E" w14:textId="77777777" w:rsidR="009C7DDC" w:rsidRPr="0068345F" w:rsidRDefault="009C7DDC" w:rsidP="00F21283">
            <w:pPr>
              <w:pStyle w:val="Table-ColHead"/>
              <w:rPr>
                <w:rFonts w:cs="Arial"/>
                <w:sz w:val="16"/>
                <w:szCs w:val="16"/>
              </w:rPr>
            </w:pPr>
            <w:r w:rsidRPr="0068345F">
              <w:rPr>
                <w:rFonts w:cs="Arial"/>
                <w:sz w:val="16"/>
                <w:szCs w:val="16"/>
              </w:rPr>
              <w:t>Template Name</w:t>
            </w:r>
          </w:p>
        </w:tc>
        <w:tc>
          <w:tcPr>
            <w:tcW w:w="4410" w:type="dxa"/>
            <w:shd w:val="clear" w:color="auto" w:fill="E6E6E6"/>
          </w:tcPr>
          <w:p w14:paraId="092FE7A2" w14:textId="77777777" w:rsidR="009C7DDC" w:rsidRPr="0068345F" w:rsidRDefault="009C7DDC" w:rsidP="00F21283">
            <w:pPr>
              <w:pStyle w:val="Table-ColHead"/>
              <w:rPr>
                <w:rFonts w:cs="Arial"/>
                <w:sz w:val="16"/>
                <w:szCs w:val="16"/>
              </w:rPr>
            </w:pPr>
            <w:r w:rsidRPr="0068345F">
              <w:rPr>
                <w:rFonts w:cs="Arial"/>
                <w:sz w:val="16"/>
                <w:szCs w:val="16"/>
              </w:rPr>
              <w:t>Description</w:t>
            </w:r>
          </w:p>
        </w:tc>
      </w:tr>
      <w:tr w:rsidR="009C7DDC" w:rsidRPr="009B04C6" w14:paraId="57811099" w14:textId="77777777" w:rsidTr="00F21283">
        <w:tc>
          <w:tcPr>
            <w:tcW w:w="2711" w:type="dxa"/>
          </w:tcPr>
          <w:p w14:paraId="63414860" w14:textId="77777777" w:rsidR="009C7DDC" w:rsidRPr="009B04C6" w:rsidRDefault="009C7DDC" w:rsidP="00F21283">
            <w:pPr>
              <w:pStyle w:val="Table-Text"/>
              <w:tabs>
                <w:tab w:val="left" w:pos="885"/>
              </w:tabs>
              <w:suppressAutoHyphens/>
              <w:ind w:right="33"/>
              <w:rPr>
                <w:rFonts w:ascii="Arial" w:hAnsi="Arial" w:cs="Arial"/>
                <w:szCs w:val="16"/>
              </w:rPr>
            </w:pPr>
            <w:r w:rsidRPr="009B04C6">
              <w:rPr>
                <w:rFonts w:ascii="Arial" w:hAnsi="Arial" w:cs="Arial"/>
                <w:szCs w:val="16"/>
              </w:rPr>
              <w:t>Empty illustration</w:t>
            </w:r>
          </w:p>
        </w:tc>
        <w:tc>
          <w:tcPr>
            <w:tcW w:w="4410" w:type="dxa"/>
          </w:tcPr>
          <w:p w14:paraId="5A82659D" w14:textId="26EB9FDF" w:rsidR="009C7DDC" w:rsidRPr="009B04C6" w:rsidRDefault="009C7DDC" w:rsidP="008C69E6">
            <w:pPr>
              <w:pStyle w:val="Table-Text"/>
              <w:tabs>
                <w:tab w:val="left" w:pos="885"/>
              </w:tabs>
              <w:suppressAutoHyphens/>
              <w:ind w:right="33"/>
              <w:rPr>
                <w:rFonts w:ascii="Arial" w:hAnsi="Arial" w:cs="Arial"/>
                <w:szCs w:val="16"/>
              </w:rPr>
            </w:pPr>
            <w:r w:rsidRPr="009B04C6">
              <w:rPr>
                <w:rFonts w:ascii="Arial" w:hAnsi="Arial" w:cs="Arial"/>
                <w:szCs w:val="16"/>
              </w:rPr>
              <w:t xml:space="preserve">This dummy illustration will be used when </w:t>
            </w:r>
            <w:r w:rsidR="008C69E6">
              <w:rPr>
                <w:rFonts w:ascii="Arial" w:hAnsi="Arial" w:cs="Arial"/>
                <w:szCs w:val="16"/>
              </w:rPr>
              <w:t>a new object is created from th</w:t>
            </w:r>
            <w:r w:rsidRPr="009B04C6">
              <w:rPr>
                <w:rFonts w:ascii="Arial" w:hAnsi="Arial" w:cs="Arial"/>
                <w:szCs w:val="16"/>
              </w:rPr>
              <w:t xml:space="preserve">e Browse repository dialog </w:t>
            </w:r>
            <w:r w:rsidR="008C69E6">
              <w:rPr>
                <w:rFonts w:ascii="Arial" w:hAnsi="Arial" w:cs="Arial"/>
                <w:szCs w:val="16"/>
              </w:rPr>
              <w:t>or the Web Client</w:t>
            </w:r>
            <w:r w:rsidRPr="009B04C6">
              <w:rPr>
                <w:rFonts w:ascii="Arial" w:hAnsi="Arial" w:cs="Arial"/>
                <w:szCs w:val="16"/>
              </w:rPr>
              <w:t>.</w:t>
            </w:r>
          </w:p>
        </w:tc>
      </w:tr>
    </w:tbl>
    <w:p w14:paraId="37D0ED9C" w14:textId="77777777" w:rsidR="009C7DDC" w:rsidRPr="009B04C6" w:rsidRDefault="009C7DDC" w:rsidP="00A075D0">
      <w:pPr>
        <w:pStyle w:val="Heading2"/>
      </w:pPr>
      <w:bookmarkStart w:id="552" w:name="_Toc440563102"/>
      <w:bookmarkStart w:id="553" w:name="_Toc17440696"/>
      <w:r>
        <w:t>Topic Templates</w:t>
      </w:r>
      <w:bookmarkEnd w:id="552"/>
      <w:bookmarkEnd w:id="553"/>
    </w:p>
    <w:p w14:paraId="65384187" w14:textId="77777777" w:rsidR="009C7DDC" w:rsidRPr="00A075D0" w:rsidRDefault="009C7DDC" w:rsidP="004C4DC0">
      <w:pPr>
        <w:pStyle w:val="Body"/>
      </w:pPr>
      <w:r w:rsidRPr="00A075D0">
        <w:t>See Topic types for a list of types that require a template.</w:t>
      </w:r>
    </w:p>
    <w:tbl>
      <w:tblPr>
        <w:tblW w:w="712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1"/>
        <w:gridCol w:w="4410"/>
      </w:tblGrid>
      <w:tr w:rsidR="009C7DDC" w:rsidRPr="0068345F" w14:paraId="32F3047F" w14:textId="77777777" w:rsidTr="00F21283">
        <w:trPr>
          <w:tblHeader/>
        </w:trPr>
        <w:tc>
          <w:tcPr>
            <w:tcW w:w="2711" w:type="dxa"/>
            <w:shd w:val="clear" w:color="auto" w:fill="E6E6E6"/>
          </w:tcPr>
          <w:p w14:paraId="3A36B94D" w14:textId="77777777" w:rsidR="009C7DDC" w:rsidRPr="0068345F" w:rsidRDefault="009C7DDC" w:rsidP="00F21283">
            <w:pPr>
              <w:pStyle w:val="Table-ColHead"/>
              <w:rPr>
                <w:rFonts w:cs="Arial"/>
                <w:sz w:val="16"/>
                <w:szCs w:val="16"/>
              </w:rPr>
            </w:pPr>
            <w:r w:rsidRPr="0068345F">
              <w:rPr>
                <w:rFonts w:cs="Arial"/>
                <w:sz w:val="16"/>
                <w:szCs w:val="16"/>
              </w:rPr>
              <w:t>Template Name</w:t>
            </w:r>
          </w:p>
        </w:tc>
        <w:tc>
          <w:tcPr>
            <w:tcW w:w="4410" w:type="dxa"/>
            <w:shd w:val="clear" w:color="auto" w:fill="E6E6E6"/>
          </w:tcPr>
          <w:p w14:paraId="606F8FF8" w14:textId="77777777" w:rsidR="009C7DDC" w:rsidRPr="0068345F" w:rsidRDefault="009C7DDC" w:rsidP="00F21283">
            <w:pPr>
              <w:pStyle w:val="Table-ColHead"/>
              <w:rPr>
                <w:rFonts w:cs="Arial"/>
                <w:sz w:val="16"/>
                <w:szCs w:val="16"/>
              </w:rPr>
            </w:pPr>
            <w:r w:rsidRPr="0068345F">
              <w:rPr>
                <w:rFonts w:cs="Arial"/>
                <w:sz w:val="16"/>
                <w:szCs w:val="16"/>
              </w:rPr>
              <w:t>Description</w:t>
            </w:r>
          </w:p>
        </w:tc>
      </w:tr>
      <w:tr w:rsidR="009C7DDC" w:rsidRPr="009B04C6" w14:paraId="35C87AF8" w14:textId="77777777" w:rsidTr="00F21283">
        <w:tc>
          <w:tcPr>
            <w:tcW w:w="2711" w:type="dxa"/>
          </w:tcPr>
          <w:p w14:paraId="30004917" w14:textId="537F63E7" w:rsidR="009C7DDC" w:rsidRPr="009B04C6" w:rsidRDefault="0022113D" w:rsidP="00F21283">
            <w:pPr>
              <w:pStyle w:val="Table-Text"/>
              <w:tabs>
                <w:tab w:val="left" w:pos="885"/>
              </w:tabs>
              <w:suppressAutoHyphens/>
              <w:ind w:right="33"/>
              <w:rPr>
                <w:rFonts w:ascii="Arial" w:hAnsi="Arial" w:cs="Arial"/>
                <w:szCs w:val="16"/>
              </w:rPr>
            </w:pPr>
            <w:r>
              <w:rPr>
                <w:rFonts w:ascii="Arial" w:hAnsi="Arial" w:cs="Arial"/>
                <w:szCs w:val="16"/>
              </w:rPr>
              <w:t>*Concept</w:t>
            </w:r>
          </w:p>
        </w:tc>
        <w:tc>
          <w:tcPr>
            <w:tcW w:w="4410" w:type="dxa"/>
          </w:tcPr>
          <w:p w14:paraId="1600BFBD" w14:textId="77777777" w:rsidR="009C7DDC" w:rsidRPr="009B04C6" w:rsidRDefault="009C7DDC" w:rsidP="00F21283">
            <w:pPr>
              <w:pStyle w:val="Table-Text"/>
              <w:tabs>
                <w:tab w:val="left" w:pos="885"/>
              </w:tabs>
              <w:suppressAutoHyphens/>
              <w:ind w:right="33"/>
              <w:rPr>
                <w:rFonts w:ascii="Arial" w:hAnsi="Arial" w:cs="Arial"/>
                <w:szCs w:val="16"/>
              </w:rPr>
            </w:pPr>
          </w:p>
        </w:tc>
      </w:tr>
    </w:tbl>
    <w:p w14:paraId="2B616255" w14:textId="77777777" w:rsidR="009C7DDC" w:rsidRPr="009B04C6" w:rsidRDefault="009C7DDC" w:rsidP="00A075D0">
      <w:pPr>
        <w:pStyle w:val="Heading2"/>
      </w:pPr>
      <w:bookmarkStart w:id="554" w:name="_Toc440563103"/>
      <w:bookmarkStart w:id="555" w:name="_Toc17440697"/>
      <w:r>
        <w:t xml:space="preserve">Map </w:t>
      </w:r>
      <w:r w:rsidRPr="00A075D0">
        <w:t>Templates</w:t>
      </w:r>
      <w:bookmarkEnd w:id="554"/>
      <w:bookmarkEnd w:id="555"/>
    </w:p>
    <w:p w14:paraId="5206318B" w14:textId="77777777" w:rsidR="009C7DDC" w:rsidRPr="00A075D0" w:rsidRDefault="009C7DDC" w:rsidP="004C4DC0">
      <w:pPr>
        <w:pStyle w:val="Body"/>
      </w:pPr>
      <w:r w:rsidRPr="00A075D0">
        <w:t>See Map types for a list of types that require a template</w:t>
      </w:r>
    </w:p>
    <w:tbl>
      <w:tblPr>
        <w:tblW w:w="712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1"/>
        <w:gridCol w:w="4410"/>
      </w:tblGrid>
      <w:tr w:rsidR="009C7DDC" w:rsidRPr="0068345F" w14:paraId="324B616D" w14:textId="77777777" w:rsidTr="00F21283">
        <w:trPr>
          <w:tblHeader/>
        </w:trPr>
        <w:tc>
          <w:tcPr>
            <w:tcW w:w="2711" w:type="dxa"/>
            <w:shd w:val="clear" w:color="auto" w:fill="E6E6E6"/>
          </w:tcPr>
          <w:p w14:paraId="52A77318" w14:textId="77777777" w:rsidR="009C7DDC" w:rsidRPr="0068345F" w:rsidRDefault="009C7DDC" w:rsidP="00F21283">
            <w:pPr>
              <w:pStyle w:val="Table-ColHead"/>
              <w:rPr>
                <w:rFonts w:cs="Arial"/>
                <w:sz w:val="16"/>
                <w:szCs w:val="16"/>
              </w:rPr>
            </w:pPr>
            <w:r w:rsidRPr="0068345F">
              <w:rPr>
                <w:rFonts w:cs="Arial"/>
                <w:sz w:val="16"/>
                <w:szCs w:val="16"/>
              </w:rPr>
              <w:t>Template Name</w:t>
            </w:r>
          </w:p>
        </w:tc>
        <w:tc>
          <w:tcPr>
            <w:tcW w:w="4410" w:type="dxa"/>
            <w:shd w:val="clear" w:color="auto" w:fill="E6E6E6"/>
          </w:tcPr>
          <w:p w14:paraId="7CF73223" w14:textId="77777777" w:rsidR="009C7DDC" w:rsidRPr="0068345F" w:rsidRDefault="009C7DDC" w:rsidP="00F21283">
            <w:pPr>
              <w:pStyle w:val="Table-ColHead"/>
              <w:rPr>
                <w:rFonts w:cs="Arial"/>
                <w:sz w:val="16"/>
                <w:szCs w:val="16"/>
              </w:rPr>
            </w:pPr>
            <w:r w:rsidRPr="0068345F">
              <w:rPr>
                <w:rFonts w:cs="Arial"/>
                <w:sz w:val="16"/>
                <w:szCs w:val="16"/>
              </w:rPr>
              <w:t>Description</w:t>
            </w:r>
          </w:p>
        </w:tc>
      </w:tr>
      <w:tr w:rsidR="009C7DDC" w:rsidRPr="009B04C6" w14:paraId="5DC5F5CD" w14:textId="77777777" w:rsidTr="00F21283">
        <w:tc>
          <w:tcPr>
            <w:tcW w:w="2711" w:type="dxa"/>
          </w:tcPr>
          <w:p w14:paraId="10E55E0E" w14:textId="22C0A4CF" w:rsidR="009C7DDC" w:rsidRPr="009B04C6" w:rsidRDefault="0022113D" w:rsidP="00F21283">
            <w:pPr>
              <w:pStyle w:val="Table-Text"/>
              <w:tabs>
                <w:tab w:val="left" w:pos="885"/>
              </w:tabs>
              <w:suppressAutoHyphens/>
              <w:ind w:right="33"/>
              <w:rPr>
                <w:rFonts w:ascii="Arial" w:hAnsi="Arial" w:cs="Arial"/>
                <w:szCs w:val="16"/>
              </w:rPr>
            </w:pPr>
            <w:r>
              <w:rPr>
                <w:rFonts w:ascii="Arial" w:hAnsi="Arial" w:cs="Arial"/>
                <w:szCs w:val="16"/>
              </w:rPr>
              <w:t>*Map</w:t>
            </w:r>
          </w:p>
        </w:tc>
        <w:tc>
          <w:tcPr>
            <w:tcW w:w="4410" w:type="dxa"/>
          </w:tcPr>
          <w:p w14:paraId="4A55EF31" w14:textId="77777777" w:rsidR="009C7DDC" w:rsidRPr="009B04C6" w:rsidRDefault="009C7DDC" w:rsidP="00F21283">
            <w:pPr>
              <w:pStyle w:val="Table-Text"/>
              <w:tabs>
                <w:tab w:val="left" w:pos="885"/>
              </w:tabs>
              <w:suppressAutoHyphens/>
              <w:ind w:right="33"/>
              <w:rPr>
                <w:rFonts w:ascii="Arial" w:hAnsi="Arial" w:cs="Arial"/>
                <w:szCs w:val="16"/>
              </w:rPr>
            </w:pPr>
          </w:p>
        </w:tc>
      </w:tr>
    </w:tbl>
    <w:p w14:paraId="07A15F4B" w14:textId="77777777" w:rsidR="009C7DDC" w:rsidRPr="009B04C6" w:rsidRDefault="009C7DDC" w:rsidP="00A075D0">
      <w:pPr>
        <w:pStyle w:val="Heading2"/>
      </w:pPr>
      <w:bookmarkStart w:id="556" w:name="_Toc440563104"/>
      <w:bookmarkStart w:id="557" w:name="_Toc17440698"/>
      <w:r w:rsidRPr="009B04C6">
        <w:t>Librar</w:t>
      </w:r>
      <w:r>
        <w:t>y topic Templates</w:t>
      </w:r>
      <w:bookmarkEnd w:id="556"/>
      <w:bookmarkEnd w:id="557"/>
    </w:p>
    <w:p w14:paraId="54D16AA8" w14:textId="77777777" w:rsidR="009C7DDC" w:rsidRPr="00A075D0" w:rsidRDefault="009C7DDC" w:rsidP="004C4DC0">
      <w:pPr>
        <w:pStyle w:val="Body"/>
      </w:pPr>
      <w:r w:rsidRPr="00A075D0">
        <w:t>See Library topic types for a list of types that require a template</w:t>
      </w:r>
    </w:p>
    <w:tbl>
      <w:tblPr>
        <w:tblW w:w="712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1"/>
        <w:gridCol w:w="4410"/>
      </w:tblGrid>
      <w:tr w:rsidR="009C7DDC" w:rsidRPr="0068345F" w14:paraId="1F161DAF" w14:textId="77777777" w:rsidTr="00F21283">
        <w:trPr>
          <w:tblHeader/>
        </w:trPr>
        <w:tc>
          <w:tcPr>
            <w:tcW w:w="2711" w:type="dxa"/>
            <w:shd w:val="clear" w:color="auto" w:fill="E6E6E6"/>
          </w:tcPr>
          <w:p w14:paraId="00F58188" w14:textId="77777777" w:rsidR="009C7DDC" w:rsidRPr="0068345F" w:rsidRDefault="009C7DDC" w:rsidP="00F21283">
            <w:pPr>
              <w:pStyle w:val="Table-ColHead"/>
              <w:rPr>
                <w:rFonts w:cs="Arial"/>
                <w:sz w:val="16"/>
                <w:szCs w:val="16"/>
              </w:rPr>
            </w:pPr>
            <w:r w:rsidRPr="0068345F">
              <w:rPr>
                <w:rFonts w:cs="Arial"/>
                <w:sz w:val="16"/>
                <w:szCs w:val="16"/>
              </w:rPr>
              <w:t>Template Name</w:t>
            </w:r>
          </w:p>
        </w:tc>
        <w:tc>
          <w:tcPr>
            <w:tcW w:w="4410" w:type="dxa"/>
            <w:shd w:val="clear" w:color="auto" w:fill="E6E6E6"/>
          </w:tcPr>
          <w:p w14:paraId="6576F15B" w14:textId="77777777" w:rsidR="009C7DDC" w:rsidRPr="0068345F" w:rsidRDefault="009C7DDC" w:rsidP="00F21283">
            <w:pPr>
              <w:pStyle w:val="Table-ColHead"/>
              <w:rPr>
                <w:rFonts w:cs="Arial"/>
                <w:sz w:val="16"/>
                <w:szCs w:val="16"/>
              </w:rPr>
            </w:pPr>
            <w:r w:rsidRPr="0068345F">
              <w:rPr>
                <w:rFonts w:cs="Arial"/>
                <w:sz w:val="16"/>
                <w:szCs w:val="16"/>
              </w:rPr>
              <w:t>Description</w:t>
            </w:r>
          </w:p>
        </w:tc>
      </w:tr>
      <w:tr w:rsidR="009C7DDC" w:rsidRPr="009B04C6" w14:paraId="68B11BE4" w14:textId="77777777" w:rsidTr="00F21283">
        <w:tc>
          <w:tcPr>
            <w:tcW w:w="2711" w:type="dxa"/>
          </w:tcPr>
          <w:p w14:paraId="2E7D778D" w14:textId="77777777" w:rsidR="009C7DDC" w:rsidRPr="009B04C6" w:rsidRDefault="009C7DDC" w:rsidP="00F21283">
            <w:pPr>
              <w:pStyle w:val="Table-Text"/>
              <w:tabs>
                <w:tab w:val="left" w:pos="885"/>
              </w:tabs>
              <w:suppressAutoHyphens/>
              <w:ind w:right="33"/>
              <w:rPr>
                <w:rFonts w:ascii="Arial" w:hAnsi="Arial" w:cs="Arial"/>
                <w:szCs w:val="16"/>
              </w:rPr>
            </w:pPr>
          </w:p>
        </w:tc>
        <w:tc>
          <w:tcPr>
            <w:tcW w:w="4410" w:type="dxa"/>
          </w:tcPr>
          <w:p w14:paraId="1E601FCF" w14:textId="77777777" w:rsidR="009C7DDC" w:rsidRPr="009B04C6" w:rsidRDefault="009C7DDC" w:rsidP="00F21283">
            <w:pPr>
              <w:pStyle w:val="Table-Text"/>
              <w:tabs>
                <w:tab w:val="left" w:pos="885"/>
              </w:tabs>
              <w:suppressAutoHyphens/>
              <w:ind w:right="33"/>
              <w:rPr>
                <w:rFonts w:ascii="Arial" w:hAnsi="Arial" w:cs="Arial"/>
                <w:szCs w:val="16"/>
              </w:rPr>
            </w:pPr>
          </w:p>
        </w:tc>
      </w:tr>
    </w:tbl>
    <w:p w14:paraId="069103CA" w14:textId="070F707A" w:rsidR="00792217" w:rsidRPr="00A075D0" w:rsidRDefault="00792217" w:rsidP="009C5521">
      <w:pPr>
        <w:pStyle w:val="Heading2"/>
      </w:pPr>
      <w:bookmarkStart w:id="558" w:name="_Linking"/>
      <w:bookmarkStart w:id="559" w:name="_Toc17440699"/>
      <w:bookmarkStart w:id="560" w:name="_Toc291152237"/>
      <w:bookmarkStart w:id="561" w:name="_Toc440563105"/>
      <w:bookmarkEnd w:id="558"/>
      <w:r>
        <w:lastRenderedPageBreak/>
        <w:t xml:space="preserve">Other (Word, </w:t>
      </w:r>
      <w:proofErr w:type="gramStart"/>
      <w:r>
        <w:t>PDF, …)</w:t>
      </w:r>
      <w:proofErr w:type="gramEnd"/>
      <w:r>
        <w:t xml:space="preserve"> Templates</w:t>
      </w:r>
      <w:bookmarkEnd w:id="559"/>
    </w:p>
    <w:tbl>
      <w:tblPr>
        <w:tblW w:w="712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1"/>
        <w:gridCol w:w="4410"/>
      </w:tblGrid>
      <w:tr w:rsidR="00792217" w:rsidRPr="0068345F" w14:paraId="4C06C4FE" w14:textId="77777777" w:rsidTr="0020382F">
        <w:trPr>
          <w:tblHeader/>
        </w:trPr>
        <w:tc>
          <w:tcPr>
            <w:tcW w:w="2711" w:type="dxa"/>
            <w:shd w:val="clear" w:color="auto" w:fill="E6E6E6"/>
          </w:tcPr>
          <w:p w14:paraId="044B200C" w14:textId="77777777" w:rsidR="00792217" w:rsidRPr="0068345F" w:rsidRDefault="00792217" w:rsidP="0020382F">
            <w:pPr>
              <w:pStyle w:val="Table-ColHead"/>
              <w:rPr>
                <w:rFonts w:cs="Arial"/>
                <w:sz w:val="16"/>
                <w:szCs w:val="16"/>
              </w:rPr>
            </w:pPr>
            <w:r w:rsidRPr="0068345F">
              <w:rPr>
                <w:rFonts w:cs="Arial"/>
                <w:sz w:val="16"/>
                <w:szCs w:val="16"/>
              </w:rPr>
              <w:t>Template Name</w:t>
            </w:r>
          </w:p>
        </w:tc>
        <w:tc>
          <w:tcPr>
            <w:tcW w:w="4410" w:type="dxa"/>
            <w:shd w:val="clear" w:color="auto" w:fill="E6E6E6"/>
          </w:tcPr>
          <w:p w14:paraId="511920A9" w14:textId="77777777" w:rsidR="00792217" w:rsidRPr="0068345F" w:rsidRDefault="00792217" w:rsidP="0020382F">
            <w:pPr>
              <w:pStyle w:val="Table-ColHead"/>
              <w:rPr>
                <w:rFonts w:cs="Arial"/>
                <w:sz w:val="16"/>
                <w:szCs w:val="16"/>
              </w:rPr>
            </w:pPr>
            <w:r w:rsidRPr="0068345F">
              <w:rPr>
                <w:rFonts w:cs="Arial"/>
                <w:sz w:val="16"/>
                <w:szCs w:val="16"/>
              </w:rPr>
              <w:t>Description</w:t>
            </w:r>
          </w:p>
        </w:tc>
      </w:tr>
      <w:tr w:rsidR="00792217" w:rsidRPr="009B04C6" w14:paraId="304FA778" w14:textId="77777777" w:rsidTr="0020382F">
        <w:tc>
          <w:tcPr>
            <w:tcW w:w="2711" w:type="dxa"/>
          </w:tcPr>
          <w:p w14:paraId="3AC016B2" w14:textId="4E7C6BE2" w:rsidR="00792217" w:rsidRPr="009B04C6" w:rsidRDefault="00792217" w:rsidP="0020382F">
            <w:pPr>
              <w:pStyle w:val="Table-Text"/>
              <w:tabs>
                <w:tab w:val="left" w:pos="885"/>
              </w:tabs>
              <w:suppressAutoHyphens/>
              <w:ind w:right="33"/>
              <w:rPr>
                <w:rFonts w:ascii="Arial" w:hAnsi="Arial" w:cs="Arial"/>
                <w:szCs w:val="16"/>
              </w:rPr>
            </w:pPr>
            <w:r>
              <w:rPr>
                <w:rFonts w:ascii="Arial" w:hAnsi="Arial" w:cs="Arial"/>
                <w:szCs w:val="16"/>
              </w:rPr>
              <w:t>Any file</w:t>
            </w:r>
          </w:p>
        </w:tc>
        <w:tc>
          <w:tcPr>
            <w:tcW w:w="4410" w:type="dxa"/>
          </w:tcPr>
          <w:p w14:paraId="76337D02" w14:textId="6940BBD6" w:rsidR="00792217" w:rsidRPr="009B04C6" w:rsidRDefault="008C69E6" w:rsidP="008C69E6">
            <w:pPr>
              <w:pStyle w:val="Table-Text"/>
              <w:tabs>
                <w:tab w:val="left" w:pos="885"/>
              </w:tabs>
              <w:suppressAutoHyphens/>
              <w:ind w:right="33"/>
              <w:rPr>
                <w:rFonts w:ascii="Arial" w:hAnsi="Arial" w:cs="Arial"/>
                <w:szCs w:val="16"/>
              </w:rPr>
            </w:pPr>
            <w:r w:rsidRPr="009B04C6">
              <w:rPr>
                <w:rFonts w:ascii="Arial" w:hAnsi="Arial" w:cs="Arial"/>
                <w:szCs w:val="16"/>
              </w:rPr>
              <w:t xml:space="preserve">This dummy </w:t>
            </w:r>
            <w:r>
              <w:rPr>
                <w:rFonts w:ascii="Arial" w:hAnsi="Arial" w:cs="Arial"/>
                <w:szCs w:val="16"/>
              </w:rPr>
              <w:t>file</w:t>
            </w:r>
            <w:r w:rsidRPr="009B04C6">
              <w:rPr>
                <w:rFonts w:ascii="Arial" w:hAnsi="Arial" w:cs="Arial"/>
                <w:szCs w:val="16"/>
              </w:rPr>
              <w:t xml:space="preserve"> will be used when </w:t>
            </w:r>
            <w:r>
              <w:rPr>
                <w:rFonts w:ascii="Arial" w:hAnsi="Arial" w:cs="Arial"/>
                <w:szCs w:val="16"/>
              </w:rPr>
              <w:t>a new object is created from th</w:t>
            </w:r>
            <w:r w:rsidRPr="009B04C6">
              <w:rPr>
                <w:rFonts w:ascii="Arial" w:hAnsi="Arial" w:cs="Arial"/>
                <w:szCs w:val="16"/>
              </w:rPr>
              <w:t xml:space="preserve">e Browse repository dialog </w:t>
            </w:r>
            <w:r>
              <w:rPr>
                <w:rFonts w:ascii="Arial" w:hAnsi="Arial" w:cs="Arial"/>
                <w:szCs w:val="16"/>
              </w:rPr>
              <w:t>or the Web Client</w:t>
            </w:r>
            <w:r w:rsidRPr="009B04C6">
              <w:rPr>
                <w:rFonts w:ascii="Arial" w:hAnsi="Arial" w:cs="Arial"/>
                <w:szCs w:val="16"/>
              </w:rPr>
              <w:t>.</w:t>
            </w:r>
          </w:p>
        </w:tc>
      </w:tr>
    </w:tbl>
    <w:p w14:paraId="092160F4" w14:textId="08511C30" w:rsidR="008C69E6" w:rsidRPr="00A075D0" w:rsidRDefault="008C69E6" w:rsidP="009C5521">
      <w:pPr>
        <w:pStyle w:val="Heading2"/>
      </w:pPr>
      <w:bookmarkStart w:id="562" w:name="_Toc17440700"/>
      <w:r>
        <w:t>Publication object Templates</w:t>
      </w:r>
      <w:bookmarkEnd w:id="562"/>
    </w:p>
    <w:tbl>
      <w:tblPr>
        <w:tblW w:w="712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1"/>
        <w:gridCol w:w="4410"/>
      </w:tblGrid>
      <w:tr w:rsidR="008C69E6" w:rsidRPr="0068345F" w14:paraId="424EB031" w14:textId="77777777" w:rsidTr="0020382F">
        <w:trPr>
          <w:tblHeader/>
        </w:trPr>
        <w:tc>
          <w:tcPr>
            <w:tcW w:w="2711" w:type="dxa"/>
            <w:shd w:val="clear" w:color="auto" w:fill="E6E6E6"/>
          </w:tcPr>
          <w:p w14:paraId="60911ECB" w14:textId="77777777" w:rsidR="008C69E6" w:rsidRPr="0068345F" w:rsidRDefault="008C69E6" w:rsidP="0020382F">
            <w:pPr>
              <w:pStyle w:val="Table-ColHead"/>
              <w:rPr>
                <w:rFonts w:cs="Arial"/>
                <w:sz w:val="16"/>
                <w:szCs w:val="16"/>
              </w:rPr>
            </w:pPr>
            <w:r w:rsidRPr="0068345F">
              <w:rPr>
                <w:rFonts w:cs="Arial"/>
                <w:sz w:val="16"/>
                <w:szCs w:val="16"/>
              </w:rPr>
              <w:t>Template Name</w:t>
            </w:r>
          </w:p>
        </w:tc>
        <w:tc>
          <w:tcPr>
            <w:tcW w:w="4410" w:type="dxa"/>
            <w:shd w:val="clear" w:color="auto" w:fill="E6E6E6"/>
          </w:tcPr>
          <w:p w14:paraId="3A574DC1" w14:textId="77777777" w:rsidR="008C69E6" w:rsidRPr="0068345F" w:rsidRDefault="008C69E6" w:rsidP="0020382F">
            <w:pPr>
              <w:pStyle w:val="Table-ColHead"/>
              <w:rPr>
                <w:rFonts w:cs="Arial"/>
                <w:sz w:val="16"/>
                <w:szCs w:val="16"/>
              </w:rPr>
            </w:pPr>
            <w:r w:rsidRPr="0068345F">
              <w:rPr>
                <w:rFonts w:cs="Arial"/>
                <w:sz w:val="16"/>
                <w:szCs w:val="16"/>
              </w:rPr>
              <w:t>Description</w:t>
            </w:r>
          </w:p>
        </w:tc>
      </w:tr>
      <w:tr w:rsidR="008C69E6" w:rsidRPr="009B04C6" w14:paraId="7047DE6B" w14:textId="77777777" w:rsidTr="0020382F">
        <w:tc>
          <w:tcPr>
            <w:tcW w:w="2711" w:type="dxa"/>
          </w:tcPr>
          <w:p w14:paraId="5FCA21CA" w14:textId="0E7BCF64" w:rsidR="008C69E6" w:rsidRPr="009B04C6" w:rsidRDefault="008C69E6" w:rsidP="0020382F">
            <w:pPr>
              <w:pStyle w:val="Table-Text"/>
              <w:tabs>
                <w:tab w:val="left" w:pos="885"/>
              </w:tabs>
              <w:suppressAutoHyphens/>
              <w:ind w:right="33"/>
              <w:rPr>
                <w:rFonts w:ascii="Arial" w:hAnsi="Arial" w:cs="Arial"/>
                <w:szCs w:val="16"/>
              </w:rPr>
            </w:pPr>
            <w:r>
              <w:rPr>
                <w:rFonts w:ascii="Arial" w:hAnsi="Arial" w:cs="Arial"/>
                <w:szCs w:val="16"/>
              </w:rPr>
              <w:t>Empty Publication</w:t>
            </w:r>
          </w:p>
        </w:tc>
        <w:tc>
          <w:tcPr>
            <w:tcW w:w="4410" w:type="dxa"/>
          </w:tcPr>
          <w:p w14:paraId="687F21FD" w14:textId="3ECFE55A" w:rsidR="008C69E6" w:rsidRPr="009B04C6" w:rsidRDefault="008C69E6" w:rsidP="0020382F">
            <w:pPr>
              <w:pStyle w:val="Table-Text"/>
              <w:tabs>
                <w:tab w:val="left" w:pos="885"/>
              </w:tabs>
              <w:suppressAutoHyphens/>
              <w:ind w:right="33"/>
              <w:rPr>
                <w:rFonts w:ascii="Arial" w:hAnsi="Arial" w:cs="Arial"/>
                <w:szCs w:val="16"/>
              </w:rPr>
            </w:pPr>
            <w:r>
              <w:rPr>
                <w:rFonts w:ascii="Arial" w:hAnsi="Arial" w:cs="Arial"/>
                <w:szCs w:val="16"/>
              </w:rPr>
              <w:t>The only and default option</w:t>
            </w:r>
          </w:p>
        </w:tc>
      </w:tr>
    </w:tbl>
    <w:p w14:paraId="6D87F5E8" w14:textId="77777777" w:rsidR="009C7DDC" w:rsidRPr="009B04C6" w:rsidRDefault="009C7DDC" w:rsidP="00A075D0">
      <w:pPr>
        <w:pStyle w:val="Heading1"/>
      </w:pPr>
      <w:bookmarkStart w:id="563" w:name="_Toc17440701"/>
      <w:r w:rsidRPr="00A075D0">
        <w:lastRenderedPageBreak/>
        <w:t>Linking</w:t>
      </w:r>
      <w:bookmarkEnd w:id="560"/>
      <w:bookmarkEnd w:id="561"/>
      <w:bookmarkEnd w:id="563"/>
    </w:p>
    <w:p w14:paraId="13F1BDB2" w14:textId="77777777" w:rsidR="009C7DDC" w:rsidRPr="009B04C6" w:rsidRDefault="009C7DDC" w:rsidP="00A075D0">
      <w:pPr>
        <w:pStyle w:val="Heading2"/>
      </w:pPr>
      <w:bookmarkStart w:id="564" w:name="_Toc291152238"/>
      <w:bookmarkStart w:id="565" w:name="_Toc440563106"/>
      <w:bookmarkStart w:id="566" w:name="_Toc17440702"/>
      <w:r w:rsidRPr="009B04C6">
        <w:t xml:space="preserve">Cross </w:t>
      </w:r>
      <w:r w:rsidRPr="00A075D0">
        <w:t>References</w:t>
      </w:r>
      <w:r w:rsidRPr="009B04C6">
        <w:t xml:space="preserve"> Elements</w:t>
      </w:r>
      <w:bookmarkEnd w:id="564"/>
      <w:bookmarkEnd w:id="565"/>
      <w:bookmarkEnd w:id="566"/>
    </w:p>
    <w:p w14:paraId="3C07053E" w14:textId="5ECFB7E0" w:rsidR="009C7DDC" w:rsidRPr="00A075D0" w:rsidRDefault="009C7DDC" w:rsidP="004C4DC0">
      <w:pPr>
        <w:pStyle w:val="Body"/>
      </w:pPr>
      <w:r w:rsidRPr="00A075D0">
        <w:t xml:space="preserve">List here the elements you need to </w:t>
      </w:r>
      <w:proofErr w:type="spellStart"/>
      <w:r w:rsidRPr="00A075D0">
        <w:t>crossref</w:t>
      </w:r>
      <w:proofErr w:type="spellEnd"/>
      <w:r w:rsidRPr="00A075D0">
        <w:t xml:space="preserve"> to. This needs to be compared to the elements that are configured in the viewing XSL (to insert the cross ref) and the </w:t>
      </w:r>
      <w:proofErr w:type="spellStart"/>
      <w:r w:rsidRPr="00A075D0">
        <w:t>Generate.Link.Ends</w:t>
      </w:r>
      <w:proofErr w:type="spellEnd"/>
      <w:r w:rsidRPr="00A075D0">
        <w:t xml:space="preserve"> plugin.</w:t>
      </w:r>
      <w:r w:rsidR="00592355">
        <w:t xml:space="preserve"> </w:t>
      </w:r>
      <w:r w:rsidR="00592355" w:rsidRPr="00592355">
        <w:rPr>
          <w:highlight w:val="yellow"/>
        </w:rPr>
        <w:t>No Change in the OOB behavior</w:t>
      </w:r>
      <w:r w:rsidR="00592355">
        <w:t xml:space="preserve"> </w:t>
      </w:r>
    </w:p>
    <w:tbl>
      <w:tblPr>
        <w:tblStyle w:val="TableGrid"/>
        <w:tblW w:w="0" w:type="auto"/>
        <w:tblInd w:w="720" w:type="dxa"/>
        <w:tblLook w:val="04A0" w:firstRow="1" w:lastRow="0" w:firstColumn="1" w:lastColumn="0" w:noHBand="0" w:noVBand="1"/>
      </w:tblPr>
      <w:tblGrid>
        <w:gridCol w:w="3708"/>
      </w:tblGrid>
      <w:tr w:rsidR="009C7DDC" w:rsidRPr="00A075D0" w14:paraId="0EA03ED6" w14:textId="77777777" w:rsidTr="00F21283">
        <w:tc>
          <w:tcPr>
            <w:tcW w:w="3708" w:type="dxa"/>
            <w:shd w:val="clear" w:color="auto" w:fill="D9D9D9" w:themeFill="background1" w:themeFillShade="D9"/>
          </w:tcPr>
          <w:p w14:paraId="48A8CBD3" w14:textId="77777777" w:rsidR="009C7DDC" w:rsidRPr="00A075D0" w:rsidRDefault="009C7DDC" w:rsidP="00F21283">
            <w:pPr>
              <w:suppressAutoHyphens/>
              <w:rPr>
                <w:b/>
                <w:sz w:val="20"/>
                <w:szCs w:val="20"/>
              </w:rPr>
            </w:pPr>
            <w:r w:rsidRPr="00A075D0">
              <w:rPr>
                <w:b/>
                <w:sz w:val="20"/>
                <w:szCs w:val="20"/>
              </w:rPr>
              <w:t>Element Name</w:t>
            </w:r>
          </w:p>
        </w:tc>
      </w:tr>
      <w:tr w:rsidR="009C7DDC" w:rsidRPr="00A075D0" w14:paraId="2E8EAE17" w14:textId="77777777" w:rsidTr="00F21283">
        <w:tc>
          <w:tcPr>
            <w:tcW w:w="3708" w:type="dxa"/>
          </w:tcPr>
          <w:p w14:paraId="349761C6" w14:textId="77777777" w:rsidR="009C7DDC" w:rsidRPr="00A075D0" w:rsidRDefault="009C7DDC" w:rsidP="00F21283">
            <w:pPr>
              <w:suppressAutoHyphens/>
              <w:rPr>
                <w:sz w:val="20"/>
                <w:szCs w:val="20"/>
              </w:rPr>
            </w:pPr>
            <w:proofErr w:type="spellStart"/>
            <w:r w:rsidRPr="00A075D0">
              <w:rPr>
                <w:sz w:val="20"/>
                <w:szCs w:val="20"/>
              </w:rPr>
              <w:t>ol</w:t>
            </w:r>
            <w:proofErr w:type="spellEnd"/>
          </w:p>
        </w:tc>
      </w:tr>
      <w:tr w:rsidR="009C7DDC" w:rsidRPr="00A075D0" w14:paraId="0FC7C0BB" w14:textId="77777777" w:rsidTr="00F21283">
        <w:tc>
          <w:tcPr>
            <w:tcW w:w="3708" w:type="dxa"/>
          </w:tcPr>
          <w:p w14:paraId="32B974EF" w14:textId="77777777" w:rsidR="009C7DDC" w:rsidRPr="00A075D0" w:rsidRDefault="009C7DDC" w:rsidP="00F21283">
            <w:pPr>
              <w:suppressAutoHyphens/>
              <w:rPr>
                <w:sz w:val="20"/>
                <w:szCs w:val="20"/>
              </w:rPr>
            </w:pPr>
            <w:r w:rsidRPr="00A075D0">
              <w:rPr>
                <w:sz w:val="20"/>
                <w:szCs w:val="20"/>
              </w:rPr>
              <w:t>example</w:t>
            </w:r>
          </w:p>
        </w:tc>
      </w:tr>
      <w:tr w:rsidR="009C7DDC" w:rsidRPr="00A075D0" w14:paraId="20F662B0" w14:textId="77777777" w:rsidTr="00F21283">
        <w:tc>
          <w:tcPr>
            <w:tcW w:w="3708" w:type="dxa"/>
          </w:tcPr>
          <w:p w14:paraId="7D39797B" w14:textId="77777777" w:rsidR="009C7DDC" w:rsidRPr="00A075D0" w:rsidRDefault="009C7DDC" w:rsidP="00F21283">
            <w:pPr>
              <w:suppressAutoHyphens/>
              <w:rPr>
                <w:sz w:val="20"/>
                <w:szCs w:val="20"/>
              </w:rPr>
            </w:pPr>
            <w:r w:rsidRPr="00A075D0">
              <w:rPr>
                <w:sz w:val="20"/>
                <w:szCs w:val="20"/>
              </w:rPr>
              <w:t>section</w:t>
            </w:r>
          </w:p>
        </w:tc>
      </w:tr>
      <w:tr w:rsidR="009C7DDC" w:rsidRPr="00A075D0" w14:paraId="3000D2BA" w14:textId="77777777" w:rsidTr="00F21283">
        <w:tc>
          <w:tcPr>
            <w:tcW w:w="3708" w:type="dxa"/>
          </w:tcPr>
          <w:p w14:paraId="2734CF48" w14:textId="77777777" w:rsidR="009C7DDC" w:rsidRPr="00A075D0" w:rsidRDefault="009C7DDC" w:rsidP="00F21283">
            <w:pPr>
              <w:suppressAutoHyphens/>
              <w:rPr>
                <w:sz w:val="20"/>
                <w:szCs w:val="20"/>
              </w:rPr>
            </w:pPr>
            <w:r w:rsidRPr="00A075D0">
              <w:rPr>
                <w:sz w:val="20"/>
                <w:szCs w:val="20"/>
              </w:rPr>
              <w:t>title</w:t>
            </w:r>
          </w:p>
        </w:tc>
      </w:tr>
      <w:tr w:rsidR="009C7DDC" w:rsidRPr="00A075D0" w14:paraId="7ACB0A51" w14:textId="77777777" w:rsidTr="00F21283">
        <w:tc>
          <w:tcPr>
            <w:tcW w:w="3708" w:type="dxa"/>
          </w:tcPr>
          <w:p w14:paraId="2AA0EDAF" w14:textId="77777777" w:rsidR="009C7DDC" w:rsidRPr="00A075D0" w:rsidRDefault="009C7DDC" w:rsidP="00F21283">
            <w:pPr>
              <w:suppressAutoHyphens/>
              <w:rPr>
                <w:sz w:val="20"/>
                <w:szCs w:val="20"/>
              </w:rPr>
            </w:pPr>
            <w:proofErr w:type="spellStart"/>
            <w:r w:rsidRPr="00A075D0">
              <w:rPr>
                <w:sz w:val="20"/>
                <w:szCs w:val="20"/>
              </w:rPr>
              <w:t>dlentry</w:t>
            </w:r>
            <w:proofErr w:type="spellEnd"/>
          </w:p>
        </w:tc>
      </w:tr>
      <w:tr w:rsidR="009C7DDC" w:rsidRPr="00A075D0" w14:paraId="751479EC" w14:textId="77777777" w:rsidTr="00F21283">
        <w:tc>
          <w:tcPr>
            <w:tcW w:w="3708" w:type="dxa"/>
          </w:tcPr>
          <w:p w14:paraId="5A57CB06" w14:textId="77777777" w:rsidR="009C7DDC" w:rsidRPr="00A075D0" w:rsidRDefault="009C7DDC" w:rsidP="00F21283">
            <w:pPr>
              <w:suppressAutoHyphens/>
              <w:rPr>
                <w:sz w:val="20"/>
                <w:szCs w:val="20"/>
              </w:rPr>
            </w:pPr>
            <w:r w:rsidRPr="00A075D0">
              <w:rPr>
                <w:sz w:val="20"/>
                <w:szCs w:val="20"/>
              </w:rPr>
              <w:t>note</w:t>
            </w:r>
          </w:p>
        </w:tc>
      </w:tr>
      <w:tr w:rsidR="009C7DDC" w:rsidRPr="00A075D0" w14:paraId="77B9D862" w14:textId="77777777" w:rsidTr="00F21283">
        <w:tc>
          <w:tcPr>
            <w:tcW w:w="3708" w:type="dxa"/>
          </w:tcPr>
          <w:p w14:paraId="2D963D49" w14:textId="77777777" w:rsidR="009C7DDC" w:rsidRPr="00A075D0" w:rsidRDefault="009C7DDC" w:rsidP="00F21283">
            <w:pPr>
              <w:suppressAutoHyphens/>
              <w:rPr>
                <w:sz w:val="20"/>
                <w:szCs w:val="20"/>
              </w:rPr>
            </w:pPr>
            <w:r w:rsidRPr="00A075D0">
              <w:rPr>
                <w:sz w:val="20"/>
                <w:szCs w:val="20"/>
              </w:rPr>
              <w:t>map</w:t>
            </w:r>
          </w:p>
        </w:tc>
      </w:tr>
      <w:tr w:rsidR="009C7DDC" w:rsidRPr="00A075D0" w14:paraId="6A1EA39E" w14:textId="77777777" w:rsidTr="00F21283">
        <w:tc>
          <w:tcPr>
            <w:tcW w:w="3708" w:type="dxa"/>
          </w:tcPr>
          <w:p w14:paraId="2FAF10A7" w14:textId="77777777" w:rsidR="009C7DDC" w:rsidRPr="00A075D0" w:rsidRDefault="009C7DDC" w:rsidP="00F21283">
            <w:pPr>
              <w:suppressAutoHyphens/>
              <w:rPr>
                <w:sz w:val="20"/>
                <w:szCs w:val="20"/>
              </w:rPr>
            </w:pPr>
            <w:r w:rsidRPr="00A075D0">
              <w:rPr>
                <w:sz w:val="20"/>
                <w:szCs w:val="20"/>
              </w:rPr>
              <w:t>topic</w:t>
            </w:r>
          </w:p>
        </w:tc>
      </w:tr>
      <w:tr w:rsidR="004433E7" w:rsidRPr="00A075D0" w14:paraId="07F08EB9" w14:textId="77777777" w:rsidTr="00F21283">
        <w:trPr>
          <w:ins w:id="567" w:author="Breeding, Todd" w:date="2019-09-06T09:21:00Z"/>
        </w:trPr>
        <w:tc>
          <w:tcPr>
            <w:tcW w:w="3708" w:type="dxa"/>
          </w:tcPr>
          <w:p w14:paraId="561893F2" w14:textId="78E86BB2" w:rsidR="004433E7" w:rsidRPr="00A075D0" w:rsidRDefault="004433E7" w:rsidP="00F21283">
            <w:pPr>
              <w:suppressAutoHyphens/>
              <w:rPr>
                <w:ins w:id="568" w:author="Breeding, Todd" w:date="2019-09-06T09:21:00Z"/>
                <w:sz w:val="20"/>
                <w:szCs w:val="20"/>
              </w:rPr>
            </w:pPr>
            <w:ins w:id="569" w:author="Breeding, Todd" w:date="2019-09-06T09:21:00Z">
              <w:r>
                <w:rPr>
                  <w:sz w:val="20"/>
                  <w:szCs w:val="20"/>
                </w:rPr>
                <w:t>f</w:t>
              </w:r>
              <w:r w:rsidRPr="00A075D0">
                <w:rPr>
                  <w:sz w:val="20"/>
                  <w:szCs w:val="20"/>
                </w:rPr>
                <w:t>ig</w:t>
              </w:r>
            </w:ins>
          </w:p>
        </w:tc>
      </w:tr>
      <w:tr w:rsidR="004433E7" w:rsidRPr="00A075D0" w14:paraId="1EDF241B" w14:textId="77777777" w:rsidTr="00F21283">
        <w:trPr>
          <w:ins w:id="570" w:author="Breeding, Todd" w:date="2019-09-06T09:21:00Z"/>
        </w:trPr>
        <w:tc>
          <w:tcPr>
            <w:tcW w:w="3708" w:type="dxa"/>
          </w:tcPr>
          <w:p w14:paraId="342231D9" w14:textId="7178E437" w:rsidR="004433E7" w:rsidRDefault="004433E7" w:rsidP="00F21283">
            <w:pPr>
              <w:suppressAutoHyphens/>
              <w:rPr>
                <w:ins w:id="571" w:author="Breeding, Todd" w:date="2019-09-06T09:21:00Z"/>
                <w:sz w:val="20"/>
                <w:szCs w:val="20"/>
              </w:rPr>
            </w:pPr>
            <w:ins w:id="572" w:author="Breeding, Todd" w:date="2019-09-06T09:21:00Z">
              <w:r>
                <w:rPr>
                  <w:sz w:val="20"/>
                  <w:szCs w:val="20"/>
                </w:rPr>
                <w:t>s</w:t>
              </w:r>
              <w:r w:rsidRPr="00A075D0">
                <w:rPr>
                  <w:sz w:val="20"/>
                  <w:szCs w:val="20"/>
                </w:rPr>
                <w:t>tep</w:t>
              </w:r>
            </w:ins>
          </w:p>
        </w:tc>
      </w:tr>
      <w:tr w:rsidR="004433E7" w:rsidRPr="00A075D0" w14:paraId="6D2431D9" w14:textId="77777777" w:rsidTr="00F21283">
        <w:trPr>
          <w:ins w:id="573" w:author="Breeding, Todd" w:date="2019-09-06T09:21:00Z"/>
        </w:trPr>
        <w:tc>
          <w:tcPr>
            <w:tcW w:w="3708" w:type="dxa"/>
          </w:tcPr>
          <w:p w14:paraId="0C4FD17C" w14:textId="20994DB1" w:rsidR="004433E7" w:rsidRDefault="004433E7" w:rsidP="00F21283">
            <w:pPr>
              <w:suppressAutoHyphens/>
              <w:rPr>
                <w:ins w:id="574" w:author="Breeding, Todd" w:date="2019-09-06T09:21:00Z"/>
                <w:sz w:val="20"/>
                <w:szCs w:val="20"/>
              </w:rPr>
            </w:pPr>
            <w:ins w:id="575" w:author="Breeding, Todd" w:date="2019-09-06T09:21:00Z">
              <w:r w:rsidRPr="00A075D0">
                <w:rPr>
                  <w:sz w:val="20"/>
                  <w:szCs w:val="20"/>
                </w:rPr>
                <w:t>table</w:t>
              </w:r>
            </w:ins>
          </w:p>
        </w:tc>
      </w:tr>
      <w:tr w:rsidR="004433E7" w:rsidRPr="00A075D0" w14:paraId="79AA1BE7" w14:textId="77777777" w:rsidTr="00F21283">
        <w:trPr>
          <w:ins w:id="576" w:author="Breeding, Todd" w:date="2019-09-06T09:21:00Z"/>
        </w:trPr>
        <w:tc>
          <w:tcPr>
            <w:tcW w:w="3708" w:type="dxa"/>
          </w:tcPr>
          <w:p w14:paraId="058C7D28" w14:textId="4E1F3222" w:rsidR="004433E7" w:rsidRPr="00A075D0" w:rsidRDefault="004433E7" w:rsidP="00F21283">
            <w:pPr>
              <w:suppressAutoHyphens/>
              <w:rPr>
                <w:ins w:id="577" w:author="Breeding, Todd" w:date="2019-09-06T09:21:00Z"/>
                <w:sz w:val="20"/>
                <w:szCs w:val="20"/>
              </w:rPr>
            </w:pPr>
            <w:ins w:id="578" w:author="Breeding, Todd" w:date="2019-09-06T09:21:00Z">
              <w:r>
                <w:rPr>
                  <w:sz w:val="20"/>
                  <w:szCs w:val="20"/>
                </w:rPr>
                <w:t>li</w:t>
              </w:r>
            </w:ins>
          </w:p>
        </w:tc>
      </w:tr>
      <w:tr w:rsidR="004433E7" w:rsidRPr="00A075D0" w14:paraId="28644D4C" w14:textId="77777777" w:rsidTr="00F21283">
        <w:trPr>
          <w:ins w:id="579" w:author="Breeding, Todd" w:date="2019-09-06T09:21:00Z"/>
        </w:trPr>
        <w:tc>
          <w:tcPr>
            <w:tcW w:w="3708" w:type="dxa"/>
          </w:tcPr>
          <w:p w14:paraId="2DD390BC" w14:textId="2AF61DA6" w:rsidR="004433E7" w:rsidRDefault="004433E7" w:rsidP="00F21283">
            <w:pPr>
              <w:suppressAutoHyphens/>
              <w:rPr>
                <w:ins w:id="580" w:author="Breeding, Todd" w:date="2019-09-06T09:21:00Z"/>
                <w:sz w:val="20"/>
                <w:szCs w:val="20"/>
              </w:rPr>
            </w:pPr>
            <w:ins w:id="581" w:author="Breeding, Todd" w:date="2019-09-06T09:21:00Z">
              <w:r>
                <w:rPr>
                  <w:sz w:val="20"/>
                  <w:szCs w:val="20"/>
                </w:rPr>
                <w:t>equation-block</w:t>
              </w:r>
            </w:ins>
          </w:p>
        </w:tc>
      </w:tr>
      <w:tr w:rsidR="004433E7" w:rsidRPr="00A075D0" w14:paraId="08A370BC" w14:textId="77777777" w:rsidTr="00F21283">
        <w:trPr>
          <w:ins w:id="582" w:author="Breeding, Todd" w:date="2019-09-06T09:21:00Z"/>
        </w:trPr>
        <w:tc>
          <w:tcPr>
            <w:tcW w:w="3708" w:type="dxa"/>
          </w:tcPr>
          <w:p w14:paraId="211A4A5C" w14:textId="01289073" w:rsidR="004433E7" w:rsidRDefault="004433E7" w:rsidP="00F21283">
            <w:pPr>
              <w:suppressAutoHyphens/>
              <w:rPr>
                <w:ins w:id="583" w:author="Breeding, Todd" w:date="2019-09-06T09:21:00Z"/>
                <w:sz w:val="20"/>
                <w:szCs w:val="20"/>
              </w:rPr>
            </w:pPr>
            <w:proofErr w:type="spellStart"/>
            <w:ins w:id="584" w:author="Breeding, Todd" w:date="2019-09-06T09:21:00Z">
              <w:r>
                <w:rPr>
                  <w:sz w:val="20"/>
                  <w:szCs w:val="20"/>
                </w:rPr>
                <w:t>ul</w:t>
              </w:r>
              <w:proofErr w:type="spellEnd"/>
            </w:ins>
          </w:p>
        </w:tc>
      </w:tr>
      <w:tr w:rsidR="004433E7" w:rsidRPr="00A075D0" w14:paraId="722B97CA" w14:textId="77777777" w:rsidTr="00F21283">
        <w:trPr>
          <w:ins w:id="585" w:author="Breeding, Todd" w:date="2019-09-06T09:21:00Z"/>
        </w:trPr>
        <w:tc>
          <w:tcPr>
            <w:tcW w:w="3708" w:type="dxa"/>
          </w:tcPr>
          <w:p w14:paraId="3406565A" w14:textId="0D6B27D2" w:rsidR="004433E7" w:rsidRDefault="004433E7" w:rsidP="00F21283">
            <w:pPr>
              <w:suppressAutoHyphens/>
              <w:rPr>
                <w:ins w:id="586" w:author="Breeding, Todd" w:date="2019-09-06T09:21:00Z"/>
                <w:sz w:val="20"/>
                <w:szCs w:val="20"/>
              </w:rPr>
            </w:pPr>
            <w:ins w:id="587" w:author="Breeding, Todd" w:date="2019-09-06T09:21:00Z">
              <w:r>
                <w:rPr>
                  <w:sz w:val="20"/>
                  <w:szCs w:val="20"/>
                </w:rPr>
                <w:t>tm</w:t>
              </w:r>
            </w:ins>
          </w:p>
        </w:tc>
      </w:tr>
      <w:tr w:rsidR="004433E7" w:rsidRPr="00A075D0" w14:paraId="63C37F0A" w14:textId="77777777" w:rsidTr="00F21283">
        <w:trPr>
          <w:ins w:id="588" w:author="Breeding, Todd" w:date="2019-09-06T09:21:00Z"/>
        </w:trPr>
        <w:tc>
          <w:tcPr>
            <w:tcW w:w="3708" w:type="dxa"/>
          </w:tcPr>
          <w:p w14:paraId="45763B08" w14:textId="5DED9A5E" w:rsidR="004433E7" w:rsidRDefault="004433E7" w:rsidP="00F21283">
            <w:pPr>
              <w:suppressAutoHyphens/>
              <w:rPr>
                <w:ins w:id="589" w:author="Breeding, Todd" w:date="2019-09-06T09:21:00Z"/>
                <w:sz w:val="20"/>
                <w:szCs w:val="20"/>
              </w:rPr>
            </w:pPr>
            <w:ins w:id="590" w:author="Breeding, Todd" w:date="2019-09-06T09:21:00Z">
              <w:r>
                <w:rPr>
                  <w:sz w:val="20"/>
                  <w:szCs w:val="20"/>
                </w:rPr>
                <w:t>keyword</w:t>
              </w:r>
            </w:ins>
          </w:p>
        </w:tc>
      </w:tr>
      <w:tr w:rsidR="004433E7" w:rsidRPr="00A075D0" w14:paraId="1CBB32DF" w14:textId="77777777" w:rsidTr="00F21283">
        <w:trPr>
          <w:ins w:id="591" w:author="Breeding, Todd" w:date="2019-09-06T09:21:00Z"/>
        </w:trPr>
        <w:tc>
          <w:tcPr>
            <w:tcW w:w="3708" w:type="dxa"/>
          </w:tcPr>
          <w:p w14:paraId="0536A742" w14:textId="549B48B6" w:rsidR="004433E7" w:rsidRDefault="004433E7" w:rsidP="00F21283">
            <w:pPr>
              <w:suppressAutoHyphens/>
              <w:rPr>
                <w:ins w:id="592" w:author="Breeding, Todd" w:date="2019-09-06T09:21:00Z"/>
                <w:sz w:val="20"/>
                <w:szCs w:val="20"/>
              </w:rPr>
            </w:pPr>
            <w:ins w:id="593" w:author="Breeding, Todd" w:date="2019-09-06T09:21:00Z">
              <w:r>
                <w:rPr>
                  <w:sz w:val="20"/>
                  <w:szCs w:val="20"/>
                </w:rPr>
                <w:t>p</w:t>
              </w:r>
            </w:ins>
          </w:p>
        </w:tc>
      </w:tr>
    </w:tbl>
    <w:p w14:paraId="3477D325" w14:textId="77777777" w:rsidR="009C7DDC" w:rsidRPr="00A075D0" w:rsidRDefault="009C7DDC" w:rsidP="009C7DDC">
      <w:pPr>
        <w:suppressAutoHyphens/>
        <w:rPr>
          <w:rFonts w:ascii="Arial" w:hAnsi="Arial" w:cs="Arial"/>
          <w:sz w:val="20"/>
          <w:szCs w:val="20"/>
        </w:rPr>
      </w:pPr>
    </w:p>
    <w:p w14:paraId="73EBF7BF" w14:textId="1AB621FE" w:rsidR="009C7DDC" w:rsidRPr="00A075D0" w:rsidRDefault="009C7DDC" w:rsidP="004C4DC0">
      <w:pPr>
        <w:pStyle w:val="Body"/>
      </w:pPr>
      <w:r w:rsidRPr="00A075D0">
        <w:t>Possible other candidates for cross reference (currently not configured in OOB):</w:t>
      </w:r>
      <w:r w:rsidR="001D304C">
        <w:t xml:space="preserve"> (Just need the one list for cross ref and con ref)</w:t>
      </w:r>
    </w:p>
    <w:tbl>
      <w:tblPr>
        <w:tblStyle w:val="TableGrid"/>
        <w:tblW w:w="0" w:type="auto"/>
        <w:tblInd w:w="720" w:type="dxa"/>
        <w:tblLook w:val="04A0" w:firstRow="1" w:lastRow="0" w:firstColumn="1" w:lastColumn="0" w:noHBand="0" w:noVBand="1"/>
      </w:tblPr>
      <w:tblGrid>
        <w:gridCol w:w="3708"/>
      </w:tblGrid>
      <w:tr w:rsidR="009C7DDC" w:rsidRPr="00A075D0" w14:paraId="2996035D" w14:textId="77777777" w:rsidTr="00F21283">
        <w:tc>
          <w:tcPr>
            <w:tcW w:w="3708" w:type="dxa"/>
            <w:shd w:val="clear" w:color="auto" w:fill="D9D9D9" w:themeFill="background1" w:themeFillShade="D9"/>
          </w:tcPr>
          <w:p w14:paraId="3E8C5B44" w14:textId="644154B1" w:rsidR="009C7DDC" w:rsidRPr="00A075D0" w:rsidRDefault="009C7DDC" w:rsidP="00F21283">
            <w:pPr>
              <w:suppressAutoHyphens/>
              <w:rPr>
                <w:b/>
                <w:sz w:val="20"/>
                <w:szCs w:val="20"/>
              </w:rPr>
            </w:pPr>
            <w:del w:id="594" w:author="Breeding, Todd" w:date="2019-09-06T09:21:00Z">
              <w:r w:rsidRPr="00A075D0" w:rsidDel="004433E7">
                <w:rPr>
                  <w:b/>
                  <w:sz w:val="20"/>
                  <w:szCs w:val="20"/>
                </w:rPr>
                <w:delText>Element Name</w:delText>
              </w:r>
            </w:del>
          </w:p>
        </w:tc>
      </w:tr>
      <w:tr w:rsidR="009C7DDC" w:rsidRPr="00A075D0" w14:paraId="11D4CA61" w14:textId="77777777" w:rsidTr="00F21283">
        <w:tc>
          <w:tcPr>
            <w:tcW w:w="3708" w:type="dxa"/>
          </w:tcPr>
          <w:p w14:paraId="7B0BE172" w14:textId="0856DA3C" w:rsidR="009C7DDC" w:rsidRPr="00A075D0" w:rsidRDefault="00FF72C3" w:rsidP="007711CD">
            <w:pPr>
              <w:suppressAutoHyphens/>
              <w:rPr>
                <w:sz w:val="20"/>
                <w:szCs w:val="20"/>
              </w:rPr>
            </w:pPr>
            <w:del w:id="595" w:author="Breeding, Todd" w:date="2019-09-06T09:21:00Z">
              <w:r w:rsidDel="004433E7">
                <w:rPr>
                  <w:sz w:val="20"/>
                  <w:szCs w:val="20"/>
                </w:rPr>
                <w:delText>f</w:delText>
              </w:r>
              <w:r w:rsidR="009C7DDC" w:rsidRPr="00A075D0" w:rsidDel="004433E7">
                <w:rPr>
                  <w:sz w:val="20"/>
                  <w:szCs w:val="20"/>
                </w:rPr>
                <w:delText>ig</w:delText>
              </w:r>
            </w:del>
          </w:p>
        </w:tc>
      </w:tr>
      <w:tr w:rsidR="009C7DDC" w:rsidRPr="00A075D0" w14:paraId="4D0FF0D3" w14:textId="77777777" w:rsidTr="00F21283">
        <w:tc>
          <w:tcPr>
            <w:tcW w:w="3708" w:type="dxa"/>
          </w:tcPr>
          <w:p w14:paraId="2B64975F" w14:textId="79569DA3" w:rsidR="009C7DDC" w:rsidRPr="00A075D0" w:rsidRDefault="00FF72C3" w:rsidP="00F21283">
            <w:pPr>
              <w:suppressAutoHyphens/>
              <w:rPr>
                <w:sz w:val="20"/>
                <w:szCs w:val="20"/>
              </w:rPr>
            </w:pPr>
            <w:del w:id="596" w:author="Breeding, Todd" w:date="2019-09-06T09:21:00Z">
              <w:r w:rsidDel="004433E7">
                <w:rPr>
                  <w:sz w:val="20"/>
                  <w:szCs w:val="20"/>
                </w:rPr>
                <w:delText>s</w:delText>
              </w:r>
              <w:r w:rsidR="009C7DDC" w:rsidRPr="00A075D0" w:rsidDel="004433E7">
                <w:rPr>
                  <w:sz w:val="20"/>
                  <w:szCs w:val="20"/>
                </w:rPr>
                <w:delText>tep</w:delText>
              </w:r>
            </w:del>
          </w:p>
        </w:tc>
      </w:tr>
      <w:tr w:rsidR="009C7DDC" w:rsidRPr="00A075D0" w14:paraId="6CC1994D" w14:textId="77777777" w:rsidTr="00F21283">
        <w:tc>
          <w:tcPr>
            <w:tcW w:w="3708" w:type="dxa"/>
          </w:tcPr>
          <w:p w14:paraId="7796BC45" w14:textId="0AEA64BD" w:rsidR="009C7DDC" w:rsidRPr="00A075D0" w:rsidRDefault="009C7DDC" w:rsidP="00F21283">
            <w:pPr>
              <w:suppressAutoHyphens/>
              <w:rPr>
                <w:sz w:val="20"/>
                <w:szCs w:val="20"/>
              </w:rPr>
            </w:pPr>
            <w:del w:id="597" w:author="Breeding, Todd" w:date="2019-09-06T09:21:00Z">
              <w:r w:rsidRPr="00A075D0" w:rsidDel="004433E7">
                <w:rPr>
                  <w:sz w:val="20"/>
                  <w:szCs w:val="20"/>
                </w:rPr>
                <w:delText>table</w:delText>
              </w:r>
            </w:del>
          </w:p>
        </w:tc>
      </w:tr>
      <w:tr w:rsidR="009C7DDC" w:rsidRPr="00A075D0" w14:paraId="0E536B69" w14:textId="77777777" w:rsidTr="00F21283">
        <w:tc>
          <w:tcPr>
            <w:tcW w:w="3708" w:type="dxa"/>
          </w:tcPr>
          <w:p w14:paraId="5A231116" w14:textId="4946C78F" w:rsidR="009C7DDC" w:rsidRPr="00A075D0" w:rsidRDefault="00FF72C3" w:rsidP="00F21283">
            <w:pPr>
              <w:suppressAutoHyphens/>
              <w:rPr>
                <w:sz w:val="20"/>
                <w:szCs w:val="20"/>
              </w:rPr>
            </w:pPr>
            <w:del w:id="598" w:author="Breeding, Todd" w:date="2019-09-06T09:21:00Z">
              <w:r w:rsidDel="004433E7">
                <w:rPr>
                  <w:sz w:val="20"/>
                  <w:szCs w:val="20"/>
                </w:rPr>
                <w:delText>li</w:delText>
              </w:r>
            </w:del>
          </w:p>
        </w:tc>
      </w:tr>
      <w:tr w:rsidR="00FF72C3" w:rsidRPr="00A075D0" w14:paraId="5A9BEB6D" w14:textId="77777777" w:rsidTr="00F21283">
        <w:tc>
          <w:tcPr>
            <w:tcW w:w="3708" w:type="dxa"/>
          </w:tcPr>
          <w:p w14:paraId="04B62451" w14:textId="3B629DBA" w:rsidR="00FF72C3" w:rsidRDefault="00FF72C3" w:rsidP="00F21283">
            <w:pPr>
              <w:suppressAutoHyphens/>
              <w:rPr>
                <w:sz w:val="20"/>
                <w:szCs w:val="20"/>
              </w:rPr>
            </w:pPr>
            <w:del w:id="599" w:author="Breeding, Todd" w:date="2019-09-06T09:21:00Z">
              <w:r w:rsidDel="004433E7">
                <w:rPr>
                  <w:sz w:val="20"/>
                  <w:szCs w:val="20"/>
                </w:rPr>
                <w:delText>equation-block</w:delText>
              </w:r>
            </w:del>
          </w:p>
        </w:tc>
      </w:tr>
      <w:tr w:rsidR="00FF72C3" w:rsidRPr="00A075D0" w14:paraId="402ACBFC" w14:textId="77777777" w:rsidTr="00F21283">
        <w:tc>
          <w:tcPr>
            <w:tcW w:w="3708" w:type="dxa"/>
          </w:tcPr>
          <w:p w14:paraId="1AB58137" w14:textId="5149CE2C" w:rsidR="00FF72C3" w:rsidRDefault="00FF72C3" w:rsidP="00F21283">
            <w:pPr>
              <w:suppressAutoHyphens/>
              <w:rPr>
                <w:sz w:val="20"/>
                <w:szCs w:val="20"/>
              </w:rPr>
            </w:pPr>
            <w:del w:id="600" w:author="Breeding, Todd" w:date="2019-09-06T09:21:00Z">
              <w:r w:rsidDel="004433E7">
                <w:rPr>
                  <w:sz w:val="20"/>
                  <w:szCs w:val="20"/>
                </w:rPr>
                <w:delText>ul</w:delText>
              </w:r>
            </w:del>
          </w:p>
        </w:tc>
      </w:tr>
      <w:tr w:rsidR="00FF72C3" w:rsidRPr="00A075D0" w14:paraId="41E75532" w14:textId="77777777" w:rsidTr="00F21283">
        <w:tc>
          <w:tcPr>
            <w:tcW w:w="3708" w:type="dxa"/>
          </w:tcPr>
          <w:p w14:paraId="6D146158" w14:textId="17775384" w:rsidR="00FF72C3" w:rsidRDefault="00FF72C3" w:rsidP="00F21283">
            <w:pPr>
              <w:suppressAutoHyphens/>
              <w:rPr>
                <w:sz w:val="20"/>
                <w:szCs w:val="20"/>
              </w:rPr>
            </w:pPr>
            <w:del w:id="601" w:author="Breeding, Todd" w:date="2019-09-06T09:21:00Z">
              <w:r w:rsidDel="004433E7">
                <w:rPr>
                  <w:sz w:val="20"/>
                  <w:szCs w:val="20"/>
                </w:rPr>
                <w:delText>tm</w:delText>
              </w:r>
            </w:del>
          </w:p>
        </w:tc>
      </w:tr>
      <w:tr w:rsidR="00FF72C3" w:rsidRPr="00A075D0" w14:paraId="39C02EFF" w14:textId="77777777" w:rsidTr="00F21283">
        <w:tc>
          <w:tcPr>
            <w:tcW w:w="3708" w:type="dxa"/>
          </w:tcPr>
          <w:p w14:paraId="32351700" w14:textId="57CBA726" w:rsidR="00FF72C3" w:rsidRDefault="00FF72C3" w:rsidP="00F21283">
            <w:pPr>
              <w:suppressAutoHyphens/>
              <w:rPr>
                <w:sz w:val="20"/>
                <w:szCs w:val="20"/>
              </w:rPr>
            </w:pPr>
            <w:del w:id="602" w:author="Breeding, Todd" w:date="2019-09-06T09:21:00Z">
              <w:r w:rsidDel="004433E7">
                <w:rPr>
                  <w:sz w:val="20"/>
                  <w:szCs w:val="20"/>
                </w:rPr>
                <w:delText>keyword</w:delText>
              </w:r>
            </w:del>
          </w:p>
        </w:tc>
      </w:tr>
      <w:tr w:rsidR="00FF72C3" w:rsidRPr="00A075D0" w14:paraId="6F06604A" w14:textId="77777777" w:rsidTr="00F21283">
        <w:tc>
          <w:tcPr>
            <w:tcW w:w="3708" w:type="dxa"/>
          </w:tcPr>
          <w:p w14:paraId="3434F777" w14:textId="3AD83F7C" w:rsidR="00FF72C3" w:rsidRDefault="00FF72C3" w:rsidP="00F21283">
            <w:pPr>
              <w:suppressAutoHyphens/>
              <w:rPr>
                <w:sz w:val="20"/>
                <w:szCs w:val="20"/>
              </w:rPr>
            </w:pPr>
            <w:del w:id="603" w:author="Breeding, Todd" w:date="2019-09-06T09:21:00Z">
              <w:r w:rsidDel="004433E7">
                <w:rPr>
                  <w:sz w:val="20"/>
                  <w:szCs w:val="20"/>
                </w:rPr>
                <w:delText>p</w:delText>
              </w:r>
            </w:del>
          </w:p>
        </w:tc>
      </w:tr>
    </w:tbl>
    <w:p w14:paraId="598A8340" w14:textId="77777777" w:rsidR="009C7DDC" w:rsidRPr="009B04C6" w:rsidRDefault="009C7DDC" w:rsidP="00A075D0">
      <w:pPr>
        <w:pStyle w:val="Heading2"/>
      </w:pPr>
      <w:bookmarkStart w:id="604" w:name="_Toc291152239"/>
      <w:bookmarkStart w:id="605" w:name="_Toc440563107"/>
      <w:bookmarkStart w:id="606" w:name="_Toc17440703"/>
      <w:proofErr w:type="spellStart"/>
      <w:r w:rsidRPr="009B04C6">
        <w:t>Conref</w:t>
      </w:r>
      <w:proofErr w:type="spellEnd"/>
      <w:r w:rsidRPr="009B04C6">
        <w:t xml:space="preserve"> Elements</w:t>
      </w:r>
      <w:bookmarkEnd w:id="604"/>
      <w:bookmarkEnd w:id="605"/>
      <w:bookmarkEnd w:id="606"/>
    </w:p>
    <w:p w14:paraId="31DA0445" w14:textId="77777777" w:rsidR="009C7DDC" w:rsidRPr="00A075D0" w:rsidRDefault="009C7DDC" w:rsidP="004C4DC0">
      <w:pPr>
        <w:pStyle w:val="Body"/>
      </w:pPr>
      <w:r w:rsidRPr="00A075D0">
        <w:t xml:space="preserve">List here the elements you need to </w:t>
      </w:r>
      <w:proofErr w:type="spellStart"/>
      <w:r w:rsidRPr="00A075D0">
        <w:t>conref</w:t>
      </w:r>
      <w:proofErr w:type="spellEnd"/>
      <w:r w:rsidRPr="00A075D0">
        <w:t xml:space="preserve"> to. This needs to be compared to the elements that are configured in the viewing XSL (to insert the </w:t>
      </w:r>
      <w:proofErr w:type="spellStart"/>
      <w:r w:rsidRPr="00A075D0">
        <w:t>conref</w:t>
      </w:r>
      <w:proofErr w:type="spellEnd"/>
      <w:r w:rsidRPr="00A075D0">
        <w:t xml:space="preserve">) and the </w:t>
      </w:r>
      <w:proofErr w:type="spellStart"/>
      <w:r w:rsidRPr="00A075D0">
        <w:t>Generate.Link.Ends</w:t>
      </w:r>
      <w:proofErr w:type="spellEnd"/>
      <w:r w:rsidRPr="00A075D0">
        <w:t xml:space="preserve"> plugin.</w:t>
      </w:r>
    </w:p>
    <w:tbl>
      <w:tblPr>
        <w:tblStyle w:val="TableGrid"/>
        <w:tblW w:w="0" w:type="auto"/>
        <w:tblInd w:w="720" w:type="dxa"/>
        <w:tblLook w:val="04A0" w:firstRow="1" w:lastRow="0" w:firstColumn="1" w:lastColumn="0" w:noHBand="0" w:noVBand="1"/>
      </w:tblPr>
      <w:tblGrid>
        <w:gridCol w:w="3708"/>
      </w:tblGrid>
      <w:tr w:rsidR="009C7DDC" w:rsidRPr="00A075D0" w14:paraId="761FC981" w14:textId="77777777" w:rsidTr="003131A0">
        <w:tc>
          <w:tcPr>
            <w:tcW w:w="3708" w:type="dxa"/>
            <w:shd w:val="clear" w:color="auto" w:fill="D9D9D9" w:themeFill="background1" w:themeFillShade="D9"/>
          </w:tcPr>
          <w:p w14:paraId="13E292A0" w14:textId="77777777" w:rsidR="009C7DDC" w:rsidRPr="00A075D0" w:rsidRDefault="009C7DDC" w:rsidP="00F21283">
            <w:pPr>
              <w:suppressAutoHyphens/>
              <w:rPr>
                <w:sz w:val="20"/>
                <w:szCs w:val="20"/>
              </w:rPr>
            </w:pPr>
            <w:r w:rsidRPr="00A075D0">
              <w:rPr>
                <w:b/>
                <w:sz w:val="20"/>
                <w:szCs w:val="20"/>
              </w:rPr>
              <w:t>Element Name</w:t>
            </w:r>
          </w:p>
        </w:tc>
      </w:tr>
      <w:tr w:rsidR="00745CA3" w:rsidRPr="00A075D0" w14:paraId="70EB42BB" w14:textId="77777777" w:rsidTr="003131A0">
        <w:tc>
          <w:tcPr>
            <w:tcW w:w="3708" w:type="dxa"/>
          </w:tcPr>
          <w:p w14:paraId="3C8261B5" w14:textId="03C840B6" w:rsidR="00745CA3" w:rsidRPr="00A075D0" w:rsidRDefault="00745CA3" w:rsidP="00745CA3">
            <w:pPr>
              <w:suppressAutoHyphens/>
              <w:rPr>
                <w:sz w:val="20"/>
                <w:szCs w:val="20"/>
              </w:rPr>
            </w:pPr>
            <w:proofErr w:type="spellStart"/>
            <w:r w:rsidRPr="00A075D0">
              <w:rPr>
                <w:sz w:val="20"/>
                <w:szCs w:val="20"/>
              </w:rPr>
              <w:t>ol</w:t>
            </w:r>
            <w:proofErr w:type="spellEnd"/>
          </w:p>
        </w:tc>
      </w:tr>
      <w:tr w:rsidR="00745CA3" w:rsidRPr="00A075D0" w14:paraId="21C7A482" w14:textId="77777777" w:rsidTr="003131A0">
        <w:tc>
          <w:tcPr>
            <w:tcW w:w="3708" w:type="dxa"/>
          </w:tcPr>
          <w:p w14:paraId="0C6BE1F1" w14:textId="34672FB4" w:rsidR="00745CA3" w:rsidRPr="00A075D0" w:rsidRDefault="00745CA3" w:rsidP="00745CA3">
            <w:pPr>
              <w:suppressAutoHyphens/>
              <w:rPr>
                <w:sz w:val="20"/>
                <w:szCs w:val="20"/>
              </w:rPr>
            </w:pPr>
            <w:r w:rsidRPr="00A075D0">
              <w:rPr>
                <w:sz w:val="20"/>
                <w:szCs w:val="20"/>
              </w:rPr>
              <w:t>example</w:t>
            </w:r>
          </w:p>
        </w:tc>
      </w:tr>
      <w:tr w:rsidR="00745CA3" w:rsidRPr="00A075D0" w14:paraId="18BE9E38" w14:textId="77777777" w:rsidTr="003131A0">
        <w:tc>
          <w:tcPr>
            <w:tcW w:w="3708" w:type="dxa"/>
          </w:tcPr>
          <w:p w14:paraId="61E491EA" w14:textId="759DDEF5" w:rsidR="00745CA3" w:rsidRPr="00A075D0" w:rsidRDefault="00745CA3" w:rsidP="00745CA3">
            <w:pPr>
              <w:suppressAutoHyphens/>
              <w:rPr>
                <w:sz w:val="20"/>
                <w:szCs w:val="20"/>
              </w:rPr>
            </w:pPr>
            <w:r w:rsidRPr="00A075D0">
              <w:rPr>
                <w:sz w:val="20"/>
                <w:szCs w:val="20"/>
              </w:rPr>
              <w:t>section</w:t>
            </w:r>
          </w:p>
        </w:tc>
      </w:tr>
      <w:tr w:rsidR="00745CA3" w:rsidRPr="00A075D0" w14:paraId="44DA4EF4" w14:textId="77777777" w:rsidTr="003131A0">
        <w:tc>
          <w:tcPr>
            <w:tcW w:w="3708" w:type="dxa"/>
          </w:tcPr>
          <w:p w14:paraId="661EC0E0" w14:textId="0613D0F8" w:rsidR="00745CA3" w:rsidRPr="00A075D0" w:rsidRDefault="00745CA3" w:rsidP="00745CA3">
            <w:pPr>
              <w:suppressAutoHyphens/>
              <w:rPr>
                <w:sz w:val="20"/>
                <w:szCs w:val="20"/>
              </w:rPr>
            </w:pPr>
            <w:r w:rsidRPr="00A075D0">
              <w:rPr>
                <w:sz w:val="20"/>
                <w:szCs w:val="20"/>
              </w:rPr>
              <w:lastRenderedPageBreak/>
              <w:t>title</w:t>
            </w:r>
          </w:p>
        </w:tc>
      </w:tr>
      <w:tr w:rsidR="00745CA3" w:rsidRPr="00A075D0" w14:paraId="21E6029D" w14:textId="77777777" w:rsidTr="003131A0">
        <w:tc>
          <w:tcPr>
            <w:tcW w:w="3708" w:type="dxa"/>
          </w:tcPr>
          <w:p w14:paraId="77B97C64" w14:textId="0FFF054C" w:rsidR="00745CA3" w:rsidRPr="00A075D0" w:rsidRDefault="00745CA3" w:rsidP="00745CA3">
            <w:pPr>
              <w:suppressAutoHyphens/>
              <w:rPr>
                <w:sz w:val="20"/>
                <w:szCs w:val="20"/>
              </w:rPr>
            </w:pPr>
            <w:proofErr w:type="spellStart"/>
            <w:r w:rsidRPr="00A075D0">
              <w:rPr>
                <w:sz w:val="20"/>
                <w:szCs w:val="20"/>
              </w:rPr>
              <w:t>dlentry</w:t>
            </w:r>
            <w:proofErr w:type="spellEnd"/>
          </w:p>
        </w:tc>
      </w:tr>
      <w:tr w:rsidR="00745CA3" w:rsidRPr="00A075D0" w14:paraId="63ED8794" w14:textId="77777777" w:rsidTr="003131A0">
        <w:tc>
          <w:tcPr>
            <w:tcW w:w="3708" w:type="dxa"/>
          </w:tcPr>
          <w:p w14:paraId="19E0E63E" w14:textId="2A77154E" w:rsidR="00745CA3" w:rsidRPr="00A075D0" w:rsidRDefault="00745CA3" w:rsidP="00745CA3">
            <w:pPr>
              <w:suppressAutoHyphens/>
              <w:rPr>
                <w:sz w:val="20"/>
                <w:szCs w:val="20"/>
              </w:rPr>
            </w:pPr>
            <w:r w:rsidRPr="00A075D0">
              <w:rPr>
                <w:sz w:val="20"/>
                <w:szCs w:val="20"/>
              </w:rPr>
              <w:t>note</w:t>
            </w:r>
          </w:p>
        </w:tc>
      </w:tr>
      <w:tr w:rsidR="00745CA3" w:rsidRPr="00A075D0" w14:paraId="4185F7ED" w14:textId="77777777" w:rsidTr="003131A0">
        <w:tc>
          <w:tcPr>
            <w:tcW w:w="3708" w:type="dxa"/>
          </w:tcPr>
          <w:p w14:paraId="009A7BA4" w14:textId="4B852587" w:rsidR="00745CA3" w:rsidRPr="00A075D0" w:rsidRDefault="00745CA3" w:rsidP="00745CA3">
            <w:pPr>
              <w:suppressAutoHyphens/>
              <w:rPr>
                <w:sz w:val="20"/>
                <w:szCs w:val="20"/>
              </w:rPr>
            </w:pPr>
            <w:r w:rsidRPr="00A075D0">
              <w:rPr>
                <w:sz w:val="20"/>
                <w:szCs w:val="20"/>
              </w:rPr>
              <w:t>map</w:t>
            </w:r>
          </w:p>
        </w:tc>
      </w:tr>
      <w:tr w:rsidR="00745CA3" w:rsidRPr="00A075D0" w14:paraId="2B3C23A0" w14:textId="77777777" w:rsidTr="003131A0">
        <w:tc>
          <w:tcPr>
            <w:tcW w:w="3708" w:type="dxa"/>
          </w:tcPr>
          <w:p w14:paraId="0FBB9B29" w14:textId="3D2F7FA6" w:rsidR="00745CA3" w:rsidRPr="00A075D0" w:rsidRDefault="00745CA3" w:rsidP="00745CA3">
            <w:pPr>
              <w:suppressAutoHyphens/>
              <w:rPr>
                <w:sz w:val="20"/>
                <w:szCs w:val="20"/>
              </w:rPr>
            </w:pPr>
            <w:r w:rsidRPr="00A075D0">
              <w:rPr>
                <w:sz w:val="20"/>
                <w:szCs w:val="20"/>
              </w:rPr>
              <w:t>topic</w:t>
            </w:r>
          </w:p>
        </w:tc>
      </w:tr>
      <w:tr w:rsidR="003131A0" w:rsidRPr="00A075D0" w14:paraId="31131C82" w14:textId="77777777" w:rsidTr="003131A0">
        <w:trPr>
          <w:ins w:id="607" w:author="Breeding, Todd" w:date="2019-09-06T10:03:00Z"/>
        </w:trPr>
        <w:tc>
          <w:tcPr>
            <w:tcW w:w="3708" w:type="dxa"/>
          </w:tcPr>
          <w:p w14:paraId="4DE04DBD" w14:textId="77777777" w:rsidR="003131A0" w:rsidRPr="00A075D0" w:rsidRDefault="003131A0" w:rsidP="007547AB">
            <w:pPr>
              <w:suppressAutoHyphens/>
              <w:rPr>
                <w:ins w:id="608" w:author="Breeding, Todd" w:date="2019-09-06T10:03:00Z"/>
                <w:sz w:val="20"/>
                <w:szCs w:val="20"/>
              </w:rPr>
            </w:pPr>
            <w:ins w:id="609" w:author="Breeding, Todd" w:date="2019-09-06T10:03:00Z">
              <w:r>
                <w:rPr>
                  <w:sz w:val="20"/>
                  <w:szCs w:val="20"/>
                </w:rPr>
                <w:t>f</w:t>
              </w:r>
              <w:r w:rsidRPr="00A075D0">
                <w:rPr>
                  <w:sz w:val="20"/>
                  <w:szCs w:val="20"/>
                </w:rPr>
                <w:t>ig</w:t>
              </w:r>
            </w:ins>
          </w:p>
        </w:tc>
      </w:tr>
      <w:tr w:rsidR="003131A0" w:rsidRPr="00A075D0" w14:paraId="4A0ADB7E" w14:textId="77777777" w:rsidTr="003131A0">
        <w:trPr>
          <w:ins w:id="610" w:author="Breeding, Todd" w:date="2019-09-06T10:03:00Z"/>
        </w:trPr>
        <w:tc>
          <w:tcPr>
            <w:tcW w:w="3708" w:type="dxa"/>
          </w:tcPr>
          <w:p w14:paraId="453980B1" w14:textId="77777777" w:rsidR="003131A0" w:rsidRPr="00A075D0" w:rsidRDefault="003131A0" w:rsidP="007547AB">
            <w:pPr>
              <w:suppressAutoHyphens/>
              <w:rPr>
                <w:ins w:id="611" w:author="Breeding, Todd" w:date="2019-09-06T10:03:00Z"/>
                <w:sz w:val="20"/>
                <w:szCs w:val="20"/>
              </w:rPr>
            </w:pPr>
            <w:ins w:id="612" w:author="Breeding, Todd" w:date="2019-09-06T10:03:00Z">
              <w:r>
                <w:rPr>
                  <w:sz w:val="20"/>
                  <w:szCs w:val="20"/>
                </w:rPr>
                <w:t>s</w:t>
              </w:r>
              <w:r w:rsidRPr="00A075D0">
                <w:rPr>
                  <w:sz w:val="20"/>
                  <w:szCs w:val="20"/>
                </w:rPr>
                <w:t>tep</w:t>
              </w:r>
            </w:ins>
          </w:p>
        </w:tc>
      </w:tr>
      <w:tr w:rsidR="003131A0" w:rsidRPr="00A075D0" w14:paraId="39A777EB" w14:textId="77777777" w:rsidTr="003131A0">
        <w:trPr>
          <w:ins w:id="613" w:author="Breeding, Todd" w:date="2019-09-06T10:03:00Z"/>
        </w:trPr>
        <w:tc>
          <w:tcPr>
            <w:tcW w:w="3708" w:type="dxa"/>
          </w:tcPr>
          <w:p w14:paraId="1D935EC5" w14:textId="77777777" w:rsidR="003131A0" w:rsidRPr="00A075D0" w:rsidRDefault="003131A0" w:rsidP="007547AB">
            <w:pPr>
              <w:suppressAutoHyphens/>
              <w:rPr>
                <w:ins w:id="614" w:author="Breeding, Todd" w:date="2019-09-06T10:03:00Z"/>
                <w:sz w:val="20"/>
                <w:szCs w:val="20"/>
              </w:rPr>
            </w:pPr>
            <w:ins w:id="615" w:author="Breeding, Todd" w:date="2019-09-06T10:03:00Z">
              <w:r w:rsidRPr="00A075D0">
                <w:rPr>
                  <w:sz w:val="20"/>
                  <w:szCs w:val="20"/>
                </w:rPr>
                <w:t>table</w:t>
              </w:r>
            </w:ins>
          </w:p>
        </w:tc>
      </w:tr>
      <w:tr w:rsidR="003131A0" w:rsidRPr="00A075D0" w14:paraId="4EEF9F36" w14:textId="77777777" w:rsidTr="003131A0">
        <w:trPr>
          <w:ins w:id="616" w:author="Breeding, Todd" w:date="2019-09-06T10:03:00Z"/>
        </w:trPr>
        <w:tc>
          <w:tcPr>
            <w:tcW w:w="3708" w:type="dxa"/>
          </w:tcPr>
          <w:p w14:paraId="68B04FBB" w14:textId="77777777" w:rsidR="003131A0" w:rsidRPr="00A075D0" w:rsidRDefault="003131A0" w:rsidP="007547AB">
            <w:pPr>
              <w:suppressAutoHyphens/>
              <w:rPr>
                <w:ins w:id="617" w:author="Breeding, Todd" w:date="2019-09-06T10:03:00Z"/>
                <w:sz w:val="20"/>
                <w:szCs w:val="20"/>
              </w:rPr>
            </w:pPr>
            <w:ins w:id="618" w:author="Breeding, Todd" w:date="2019-09-06T10:03:00Z">
              <w:r>
                <w:rPr>
                  <w:sz w:val="20"/>
                  <w:szCs w:val="20"/>
                </w:rPr>
                <w:t>li</w:t>
              </w:r>
            </w:ins>
          </w:p>
        </w:tc>
      </w:tr>
      <w:tr w:rsidR="003131A0" w:rsidRPr="00A075D0" w14:paraId="10ADA230" w14:textId="77777777" w:rsidTr="003131A0">
        <w:trPr>
          <w:ins w:id="619" w:author="Breeding, Todd" w:date="2019-09-06T10:03:00Z"/>
        </w:trPr>
        <w:tc>
          <w:tcPr>
            <w:tcW w:w="3708" w:type="dxa"/>
          </w:tcPr>
          <w:p w14:paraId="59BBB222" w14:textId="77777777" w:rsidR="003131A0" w:rsidRPr="00A075D0" w:rsidRDefault="003131A0" w:rsidP="007547AB">
            <w:pPr>
              <w:suppressAutoHyphens/>
              <w:rPr>
                <w:ins w:id="620" w:author="Breeding, Todd" w:date="2019-09-06T10:03:00Z"/>
                <w:sz w:val="20"/>
                <w:szCs w:val="20"/>
              </w:rPr>
            </w:pPr>
            <w:ins w:id="621" w:author="Breeding, Todd" w:date="2019-09-06T10:03:00Z">
              <w:r>
                <w:rPr>
                  <w:sz w:val="20"/>
                  <w:szCs w:val="20"/>
                </w:rPr>
                <w:t>equation-block</w:t>
              </w:r>
            </w:ins>
          </w:p>
        </w:tc>
      </w:tr>
      <w:tr w:rsidR="003131A0" w14:paraId="0E04739A" w14:textId="77777777" w:rsidTr="003131A0">
        <w:trPr>
          <w:ins w:id="622" w:author="Breeding, Todd" w:date="2019-09-06T10:03:00Z"/>
        </w:trPr>
        <w:tc>
          <w:tcPr>
            <w:tcW w:w="3708" w:type="dxa"/>
          </w:tcPr>
          <w:p w14:paraId="7033CB20" w14:textId="77777777" w:rsidR="003131A0" w:rsidRDefault="003131A0" w:rsidP="007547AB">
            <w:pPr>
              <w:suppressAutoHyphens/>
              <w:rPr>
                <w:ins w:id="623" w:author="Breeding, Todd" w:date="2019-09-06T10:03:00Z"/>
                <w:sz w:val="20"/>
                <w:szCs w:val="20"/>
              </w:rPr>
            </w:pPr>
            <w:proofErr w:type="spellStart"/>
            <w:ins w:id="624" w:author="Breeding, Todd" w:date="2019-09-06T10:03:00Z">
              <w:r>
                <w:rPr>
                  <w:sz w:val="20"/>
                  <w:szCs w:val="20"/>
                </w:rPr>
                <w:t>ul</w:t>
              </w:r>
              <w:proofErr w:type="spellEnd"/>
            </w:ins>
          </w:p>
        </w:tc>
      </w:tr>
      <w:tr w:rsidR="003131A0" w14:paraId="60CEB717" w14:textId="77777777" w:rsidTr="003131A0">
        <w:trPr>
          <w:ins w:id="625" w:author="Breeding, Todd" w:date="2019-09-06T10:03:00Z"/>
        </w:trPr>
        <w:tc>
          <w:tcPr>
            <w:tcW w:w="3708" w:type="dxa"/>
          </w:tcPr>
          <w:p w14:paraId="5BD3A0DA" w14:textId="77777777" w:rsidR="003131A0" w:rsidRDefault="003131A0" w:rsidP="007547AB">
            <w:pPr>
              <w:suppressAutoHyphens/>
              <w:rPr>
                <w:ins w:id="626" w:author="Breeding, Todd" w:date="2019-09-06T10:03:00Z"/>
                <w:sz w:val="20"/>
                <w:szCs w:val="20"/>
              </w:rPr>
            </w:pPr>
            <w:ins w:id="627" w:author="Breeding, Todd" w:date="2019-09-06T10:03:00Z">
              <w:r>
                <w:rPr>
                  <w:sz w:val="20"/>
                  <w:szCs w:val="20"/>
                </w:rPr>
                <w:t>tm</w:t>
              </w:r>
            </w:ins>
          </w:p>
        </w:tc>
      </w:tr>
      <w:tr w:rsidR="003131A0" w14:paraId="06EC7598" w14:textId="77777777" w:rsidTr="003131A0">
        <w:trPr>
          <w:ins w:id="628" w:author="Breeding, Todd" w:date="2019-09-06T10:03:00Z"/>
        </w:trPr>
        <w:tc>
          <w:tcPr>
            <w:tcW w:w="3708" w:type="dxa"/>
          </w:tcPr>
          <w:p w14:paraId="7552DCC5" w14:textId="77777777" w:rsidR="003131A0" w:rsidRDefault="003131A0" w:rsidP="007547AB">
            <w:pPr>
              <w:suppressAutoHyphens/>
              <w:rPr>
                <w:ins w:id="629" w:author="Breeding, Todd" w:date="2019-09-06T10:03:00Z"/>
                <w:sz w:val="20"/>
                <w:szCs w:val="20"/>
              </w:rPr>
            </w:pPr>
            <w:ins w:id="630" w:author="Breeding, Todd" w:date="2019-09-06T10:03:00Z">
              <w:r>
                <w:rPr>
                  <w:sz w:val="20"/>
                  <w:szCs w:val="20"/>
                </w:rPr>
                <w:t>keyword</w:t>
              </w:r>
            </w:ins>
          </w:p>
        </w:tc>
      </w:tr>
      <w:tr w:rsidR="003131A0" w14:paraId="087A69FA" w14:textId="77777777" w:rsidTr="003131A0">
        <w:trPr>
          <w:ins w:id="631" w:author="Breeding, Todd" w:date="2019-09-06T10:03:00Z"/>
        </w:trPr>
        <w:tc>
          <w:tcPr>
            <w:tcW w:w="3708" w:type="dxa"/>
          </w:tcPr>
          <w:p w14:paraId="3867FDA5" w14:textId="77777777" w:rsidR="003131A0" w:rsidRDefault="003131A0" w:rsidP="007547AB">
            <w:pPr>
              <w:suppressAutoHyphens/>
              <w:rPr>
                <w:ins w:id="632" w:author="Breeding, Todd" w:date="2019-09-06T10:03:00Z"/>
                <w:sz w:val="20"/>
                <w:szCs w:val="20"/>
              </w:rPr>
            </w:pPr>
            <w:ins w:id="633" w:author="Breeding, Todd" w:date="2019-09-06T10:03:00Z">
              <w:r>
                <w:rPr>
                  <w:sz w:val="20"/>
                  <w:szCs w:val="20"/>
                </w:rPr>
                <w:t>p</w:t>
              </w:r>
            </w:ins>
          </w:p>
        </w:tc>
      </w:tr>
    </w:tbl>
    <w:p w14:paraId="63C88682" w14:textId="77777777" w:rsidR="009C7DDC" w:rsidRPr="00A075D0" w:rsidRDefault="009C7DDC" w:rsidP="009C7DDC">
      <w:pPr>
        <w:suppressAutoHyphens/>
        <w:rPr>
          <w:rFonts w:ascii="Arial" w:hAnsi="Arial" w:cs="Arial"/>
          <w:sz w:val="20"/>
          <w:szCs w:val="20"/>
        </w:rPr>
      </w:pPr>
    </w:p>
    <w:p w14:paraId="1EDD23F6" w14:textId="77777777" w:rsidR="009C7DDC" w:rsidRPr="00A075D0" w:rsidRDefault="009C7DDC" w:rsidP="004C4DC0">
      <w:pPr>
        <w:pStyle w:val="Body"/>
      </w:pPr>
      <w:r w:rsidRPr="00A075D0">
        <w:t xml:space="preserve">Possible other candidates for </w:t>
      </w:r>
      <w:proofErr w:type="spellStart"/>
      <w:r w:rsidRPr="00A075D0">
        <w:t>conrefs</w:t>
      </w:r>
      <w:proofErr w:type="spellEnd"/>
      <w:r w:rsidRPr="00A075D0">
        <w:t xml:space="preserve"> (currently not configured in </w:t>
      </w:r>
      <w:commentRangeStart w:id="634"/>
      <w:r w:rsidRPr="00A075D0">
        <w:t>OOB</w:t>
      </w:r>
      <w:commentRangeEnd w:id="634"/>
      <w:r w:rsidR="00077FFC">
        <w:rPr>
          <w:rStyle w:val="CommentReference"/>
          <w:rFonts w:eastAsiaTheme="minorEastAsia"/>
          <w:color w:val="000000"/>
        </w:rPr>
        <w:commentReference w:id="634"/>
      </w:r>
      <w:r w:rsidRPr="00A075D0">
        <w:t>):</w:t>
      </w:r>
    </w:p>
    <w:tbl>
      <w:tblPr>
        <w:tblStyle w:val="TableGrid"/>
        <w:tblW w:w="0" w:type="auto"/>
        <w:tblInd w:w="720" w:type="dxa"/>
        <w:tblLook w:val="04A0" w:firstRow="1" w:lastRow="0" w:firstColumn="1" w:lastColumn="0" w:noHBand="0" w:noVBand="1"/>
      </w:tblPr>
      <w:tblGrid>
        <w:gridCol w:w="3708"/>
      </w:tblGrid>
      <w:tr w:rsidR="009C7DDC" w:rsidRPr="00A075D0" w14:paraId="760E1838" w14:textId="77777777" w:rsidTr="00F21283">
        <w:tc>
          <w:tcPr>
            <w:tcW w:w="3708" w:type="dxa"/>
            <w:shd w:val="clear" w:color="auto" w:fill="D9D9D9" w:themeFill="background1" w:themeFillShade="D9"/>
          </w:tcPr>
          <w:p w14:paraId="24B95C13" w14:textId="77777777" w:rsidR="009C7DDC" w:rsidRPr="00A075D0" w:rsidRDefault="009C7DDC" w:rsidP="00F21283">
            <w:pPr>
              <w:suppressAutoHyphens/>
              <w:rPr>
                <w:b/>
                <w:sz w:val="20"/>
                <w:szCs w:val="20"/>
              </w:rPr>
            </w:pPr>
            <w:r w:rsidRPr="00A075D0">
              <w:rPr>
                <w:b/>
                <w:sz w:val="20"/>
                <w:szCs w:val="20"/>
              </w:rPr>
              <w:t>Element Name</w:t>
            </w:r>
          </w:p>
        </w:tc>
      </w:tr>
      <w:tr w:rsidR="00745CA3" w:rsidRPr="00A075D0" w14:paraId="1F70F9A5" w14:textId="77777777" w:rsidTr="00F21283">
        <w:tc>
          <w:tcPr>
            <w:tcW w:w="3708" w:type="dxa"/>
          </w:tcPr>
          <w:p w14:paraId="15C41BF3" w14:textId="0527F0C4" w:rsidR="00745CA3" w:rsidRPr="00A075D0" w:rsidRDefault="00745CA3" w:rsidP="00745CA3">
            <w:pPr>
              <w:suppressAutoHyphens/>
              <w:rPr>
                <w:sz w:val="20"/>
                <w:szCs w:val="20"/>
              </w:rPr>
            </w:pPr>
            <w:del w:id="635" w:author="Breeding, Todd" w:date="2019-09-06T10:03:00Z">
              <w:r w:rsidDel="003131A0">
                <w:rPr>
                  <w:sz w:val="20"/>
                  <w:szCs w:val="20"/>
                </w:rPr>
                <w:delText>f</w:delText>
              </w:r>
              <w:r w:rsidRPr="00A075D0" w:rsidDel="003131A0">
                <w:rPr>
                  <w:sz w:val="20"/>
                  <w:szCs w:val="20"/>
                </w:rPr>
                <w:delText>ig</w:delText>
              </w:r>
            </w:del>
          </w:p>
        </w:tc>
      </w:tr>
      <w:tr w:rsidR="00745CA3" w:rsidRPr="00A075D0" w14:paraId="6497129A" w14:textId="77777777" w:rsidTr="00F21283">
        <w:tc>
          <w:tcPr>
            <w:tcW w:w="3708" w:type="dxa"/>
          </w:tcPr>
          <w:p w14:paraId="4C25E38A" w14:textId="4DD27F79" w:rsidR="00745CA3" w:rsidRPr="00A075D0" w:rsidRDefault="00745CA3" w:rsidP="00745CA3">
            <w:pPr>
              <w:suppressAutoHyphens/>
              <w:rPr>
                <w:sz w:val="20"/>
                <w:szCs w:val="20"/>
              </w:rPr>
            </w:pPr>
            <w:del w:id="636" w:author="Breeding, Todd" w:date="2019-09-06T10:03:00Z">
              <w:r w:rsidDel="003131A0">
                <w:rPr>
                  <w:sz w:val="20"/>
                  <w:szCs w:val="20"/>
                </w:rPr>
                <w:delText>s</w:delText>
              </w:r>
              <w:r w:rsidRPr="00A075D0" w:rsidDel="003131A0">
                <w:rPr>
                  <w:sz w:val="20"/>
                  <w:szCs w:val="20"/>
                </w:rPr>
                <w:delText>tep</w:delText>
              </w:r>
            </w:del>
          </w:p>
        </w:tc>
      </w:tr>
      <w:tr w:rsidR="00745CA3" w:rsidRPr="00A075D0" w14:paraId="3F77F2BB" w14:textId="77777777" w:rsidTr="00F21283">
        <w:tc>
          <w:tcPr>
            <w:tcW w:w="3708" w:type="dxa"/>
          </w:tcPr>
          <w:p w14:paraId="12B18640" w14:textId="1F71210C" w:rsidR="00745CA3" w:rsidRPr="00A075D0" w:rsidRDefault="00745CA3" w:rsidP="00745CA3">
            <w:pPr>
              <w:suppressAutoHyphens/>
              <w:rPr>
                <w:sz w:val="20"/>
                <w:szCs w:val="20"/>
              </w:rPr>
            </w:pPr>
            <w:del w:id="637" w:author="Breeding, Todd" w:date="2019-09-06T10:03:00Z">
              <w:r w:rsidRPr="00A075D0" w:rsidDel="003131A0">
                <w:rPr>
                  <w:sz w:val="20"/>
                  <w:szCs w:val="20"/>
                </w:rPr>
                <w:delText>table</w:delText>
              </w:r>
            </w:del>
          </w:p>
        </w:tc>
      </w:tr>
      <w:tr w:rsidR="00745CA3" w:rsidRPr="00A075D0" w14:paraId="7C6D11A8" w14:textId="77777777" w:rsidTr="00F21283">
        <w:tc>
          <w:tcPr>
            <w:tcW w:w="3708" w:type="dxa"/>
          </w:tcPr>
          <w:p w14:paraId="77A7D396" w14:textId="520D85E7" w:rsidR="00745CA3" w:rsidRPr="00A075D0" w:rsidRDefault="00745CA3" w:rsidP="00745CA3">
            <w:pPr>
              <w:suppressAutoHyphens/>
              <w:rPr>
                <w:sz w:val="20"/>
                <w:szCs w:val="20"/>
              </w:rPr>
            </w:pPr>
            <w:del w:id="638" w:author="Breeding, Todd" w:date="2019-09-06T10:03:00Z">
              <w:r w:rsidDel="003131A0">
                <w:rPr>
                  <w:sz w:val="20"/>
                  <w:szCs w:val="20"/>
                </w:rPr>
                <w:delText>li</w:delText>
              </w:r>
            </w:del>
          </w:p>
        </w:tc>
      </w:tr>
      <w:tr w:rsidR="00745CA3" w:rsidRPr="00A075D0" w14:paraId="0858C6FB" w14:textId="77777777" w:rsidTr="00F21283">
        <w:tc>
          <w:tcPr>
            <w:tcW w:w="3708" w:type="dxa"/>
          </w:tcPr>
          <w:p w14:paraId="7F4B5715" w14:textId="6BD6BFC3" w:rsidR="00745CA3" w:rsidRPr="00A075D0" w:rsidRDefault="00745CA3" w:rsidP="00745CA3">
            <w:pPr>
              <w:suppressAutoHyphens/>
              <w:rPr>
                <w:sz w:val="20"/>
                <w:szCs w:val="20"/>
              </w:rPr>
            </w:pPr>
            <w:del w:id="639" w:author="Breeding, Todd" w:date="2019-09-06T10:03:00Z">
              <w:r w:rsidDel="003131A0">
                <w:rPr>
                  <w:sz w:val="20"/>
                  <w:szCs w:val="20"/>
                </w:rPr>
                <w:delText>equation-block</w:delText>
              </w:r>
            </w:del>
          </w:p>
        </w:tc>
      </w:tr>
      <w:tr w:rsidR="00745CA3" w:rsidRPr="00A075D0" w14:paraId="1A017BAE" w14:textId="77777777" w:rsidTr="00F21283">
        <w:tc>
          <w:tcPr>
            <w:tcW w:w="3708" w:type="dxa"/>
          </w:tcPr>
          <w:p w14:paraId="6D776F9B" w14:textId="28879BAB" w:rsidR="00745CA3" w:rsidRDefault="00745CA3" w:rsidP="00745CA3">
            <w:pPr>
              <w:suppressAutoHyphens/>
              <w:rPr>
                <w:sz w:val="20"/>
                <w:szCs w:val="20"/>
              </w:rPr>
            </w:pPr>
            <w:del w:id="640" w:author="Breeding, Todd" w:date="2019-09-06T10:03:00Z">
              <w:r w:rsidDel="003131A0">
                <w:rPr>
                  <w:sz w:val="20"/>
                  <w:szCs w:val="20"/>
                </w:rPr>
                <w:delText>ul</w:delText>
              </w:r>
            </w:del>
          </w:p>
        </w:tc>
      </w:tr>
      <w:tr w:rsidR="00745CA3" w:rsidRPr="00A075D0" w14:paraId="0F2CA208" w14:textId="77777777" w:rsidTr="00F21283">
        <w:tc>
          <w:tcPr>
            <w:tcW w:w="3708" w:type="dxa"/>
          </w:tcPr>
          <w:p w14:paraId="331030CB" w14:textId="756BC450" w:rsidR="00745CA3" w:rsidRDefault="00745CA3" w:rsidP="00745CA3">
            <w:pPr>
              <w:suppressAutoHyphens/>
              <w:rPr>
                <w:sz w:val="20"/>
                <w:szCs w:val="20"/>
              </w:rPr>
            </w:pPr>
            <w:del w:id="641" w:author="Breeding, Todd" w:date="2019-09-06T10:03:00Z">
              <w:r w:rsidDel="003131A0">
                <w:rPr>
                  <w:sz w:val="20"/>
                  <w:szCs w:val="20"/>
                </w:rPr>
                <w:delText>tm</w:delText>
              </w:r>
            </w:del>
          </w:p>
        </w:tc>
      </w:tr>
      <w:tr w:rsidR="00745CA3" w:rsidRPr="00A075D0" w14:paraId="4CA854DA" w14:textId="77777777" w:rsidTr="00F21283">
        <w:tc>
          <w:tcPr>
            <w:tcW w:w="3708" w:type="dxa"/>
          </w:tcPr>
          <w:p w14:paraId="65BE329B" w14:textId="42571F0F" w:rsidR="00745CA3" w:rsidRDefault="00745CA3" w:rsidP="00745CA3">
            <w:pPr>
              <w:suppressAutoHyphens/>
              <w:rPr>
                <w:sz w:val="20"/>
                <w:szCs w:val="20"/>
              </w:rPr>
            </w:pPr>
            <w:del w:id="642" w:author="Breeding, Todd" w:date="2019-09-06T10:03:00Z">
              <w:r w:rsidDel="003131A0">
                <w:rPr>
                  <w:sz w:val="20"/>
                  <w:szCs w:val="20"/>
                </w:rPr>
                <w:delText>keyword</w:delText>
              </w:r>
            </w:del>
          </w:p>
        </w:tc>
      </w:tr>
      <w:tr w:rsidR="00745CA3" w:rsidRPr="00A075D0" w14:paraId="26CF3E87" w14:textId="77777777" w:rsidTr="00F21283">
        <w:tc>
          <w:tcPr>
            <w:tcW w:w="3708" w:type="dxa"/>
          </w:tcPr>
          <w:p w14:paraId="2EA90FC8" w14:textId="234F4ECE" w:rsidR="00745CA3" w:rsidRDefault="00745CA3" w:rsidP="00745CA3">
            <w:pPr>
              <w:suppressAutoHyphens/>
              <w:rPr>
                <w:sz w:val="20"/>
                <w:szCs w:val="20"/>
              </w:rPr>
            </w:pPr>
            <w:del w:id="643" w:author="Breeding, Todd" w:date="2019-09-06T10:03:00Z">
              <w:r w:rsidDel="003131A0">
                <w:rPr>
                  <w:sz w:val="20"/>
                  <w:szCs w:val="20"/>
                </w:rPr>
                <w:delText>p</w:delText>
              </w:r>
            </w:del>
          </w:p>
        </w:tc>
      </w:tr>
    </w:tbl>
    <w:p w14:paraId="445D0004" w14:textId="77777777" w:rsidR="009C7DDC" w:rsidRPr="009B04C6" w:rsidRDefault="009C7DDC" w:rsidP="00A075D0">
      <w:pPr>
        <w:pStyle w:val="Heading2"/>
      </w:pPr>
      <w:bookmarkStart w:id="644" w:name="_Toc291152240"/>
      <w:bookmarkStart w:id="645" w:name="_Toc440563108"/>
      <w:bookmarkStart w:id="646" w:name="_Toc17440704"/>
      <w:r w:rsidRPr="009B04C6">
        <w:t>Variable Elements</w:t>
      </w:r>
      <w:bookmarkEnd w:id="644"/>
      <w:bookmarkEnd w:id="645"/>
      <w:bookmarkEnd w:id="646"/>
    </w:p>
    <w:p w14:paraId="3ED68247" w14:textId="1AC0FC28" w:rsidR="009C7DDC" w:rsidRPr="00A075D0" w:rsidRDefault="009C7DDC" w:rsidP="004C4DC0">
      <w:pPr>
        <w:pStyle w:val="Body"/>
      </w:pPr>
      <w:r w:rsidRPr="00A075D0">
        <w:t xml:space="preserve">List here the elements you need to use as variable. These need to be compared to the elements that are configured in the viewing XSL (to insert the variable) and the SDL </w:t>
      </w:r>
      <w:proofErr w:type="spellStart"/>
      <w:r w:rsidR="00641024">
        <w:t>Tridion</w:t>
      </w:r>
      <w:proofErr w:type="spellEnd"/>
      <w:r w:rsidR="00641024">
        <w:t xml:space="preserve"> Docs</w:t>
      </w:r>
      <w:r w:rsidRPr="00A075D0">
        <w:t xml:space="preserve"> Content Manager DTD where the variable attributes are added to the elements.</w:t>
      </w:r>
    </w:p>
    <w:tbl>
      <w:tblPr>
        <w:tblStyle w:val="TableGrid"/>
        <w:tblW w:w="0" w:type="auto"/>
        <w:tblInd w:w="720" w:type="dxa"/>
        <w:tblLook w:val="04A0" w:firstRow="1" w:lastRow="0" w:firstColumn="1" w:lastColumn="0" w:noHBand="0" w:noVBand="1"/>
      </w:tblPr>
      <w:tblGrid>
        <w:gridCol w:w="3708"/>
      </w:tblGrid>
      <w:tr w:rsidR="009C7DDC" w:rsidRPr="00A075D0" w14:paraId="224B2BE5" w14:textId="77777777" w:rsidTr="00F21283">
        <w:tc>
          <w:tcPr>
            <w:tcW w:w="3708" w:type="dxa"/>
            <w:shd w:val="clear" w:color="auto" w:fill="D9D9D9" w:themeFill="background1" w:themeFillShade="D9"/>
          </w:tcPr>
          <w:p w14:paraId="4650BC0D" w14:textId="77777777" w:rsidR="009C7DDC" w:rsidRPr="00A075D0" w:rsidRDefault="009C7DDC" w:rsidP="00F21283">
            <w:pPr>
              <w:suppressAutoHyphens/>
              <w:rPr>
                <w:b/>
                <w:sz w:val="20"/>
                <w:szCs w:val="20"/>
              </w:rPr>
            </w:pPr>
            <w:r w:rsidRPr="00A075D0">
              <w:rPr>
                <w:b/>
                <w:sz w:val="20"/>
                <w:szCs w:val="20"/>
              </w:rPr>
              <w:t>Element Name</w:t>
            </w:r>
          </w:p>
        </w:tc>
      </w:tr>
      <w:tr w:rsidR="009C7DDC" w:rsidRPr="00A075D0" w14:paraId="7A53DDB9" w14:textId="77777777" w:rsidTr="00F21283">
        <w:tc>
          <w:tcPr>
            <w:tcW w:w="3708" w:type="dxa"/>
          </w:tcPr>
          <w:p w14:paraId="38DFBC9E" w14:textId="77777777" w:rsidR="009C7DDC" w:rsidRPr="00A075D0" w:rsidRDefault="009C7DDC" w:rsidP="00F21283">
            <w:pPr>
              <w:suppressAutoHyphens/>
              <w:rPr>
                <w:sz w:val="20"/>
                <w:szCs w:val="20"/>
              </w:rPr>
            </w:pPr>
            <w:proofErr w:type="spellStart"/>
            <w:r w:rsidRPr="00A075D0">
              <w:rPr>
                <w:sz w:val="20"/>
                <w:szCs w:val="20"/>
              </w:rPr>
              <w:t>msgph</w:t>
            </w:r>
            <w:proofErr w:type="spellEnd"/>
          </w:p>
        </w:tc>
      </w:tr>
      <w:tr w:rsidR="009C7DDC" w:rsidRPr="00A075D0" w14:paraId="5E9E599C" w14:textId="77777777" w:rsidTr="00F21283">
        <w:tc>
          <w:tcPr>
            <w:tcW w:w="3708" w:type="dxa"/>
          </w:tcPr>
          <w:p w14:paraId="7E6E0AB9" w14:textId="77777777" w:rsidR="009C7DDC" w:rsidRPr="00A075D0" w:rsidRDefault="009C7DDC" w:rsidP="00F21283">
            <w:pPr>
              <w:suppressAutoHyphens/>
              <w:rPr>
                <w:sz w:val="20"/>
                <w:szCs w:val="20"/>
              </w:rPr>
            </w:pPr>
            <w:r w:rsidRPr="00A075D0">
              <w:rPr>
                <w:sz w:val="20"/>
                <w:szCs w:val="20"/>
              </w:rPr>
              <w:t>cite</w:t>
            </w:r>
          </w:p>
        </w:tc>
      </w:tr>
      <w:tr w:rsidR="009C7DDC" w:rsidRPr="00A075D0" w14:paraId="7366C9CF" w14:textId="77777777" w:rsidTr="00F21283">
        <w:tc>
          <w:tcPr>
            <w:tcW w:w="3708" w:type="dxa"/>
          </w:tcPr>
          <w:p w14:paraId="7BE09FFE" w14:textId="77777777" w:rsidR="009C7DDC" w:rsidRPr="00A075D0" w:rsidRDefault="009C7DDC" w:rsidP="00F21283">
            <w:pPr>
              <w:suppressAutoHyphens/>
              <w:rPr>
                <w:sz w:val="20"/>
                <w:szCs w:val="20"/>
              </w:rPr>
            </w:pPr>
            <w:proofErr w:type="spellStart"/>
            <w:r w:rsidRPr="00A075D0">
              <w:rPr>
                <w:sz w:val="20"/>
                <w:szCs w:val="20"/>
              </w:rPr>
              <w:t>ph</w:t>
            </w:r>
            <w:proofErr w:type="spellEnd"/>
          </w:p>
        </w:tc>
      </w:tr>
      <w:tr w:rsidR="009C7DDC" w:rsidRPr="00A075D0" w14:paraId="74420D95" w14:textId="77777777" w:rsidTr="00F21283">
        <w:tc>
          <w:tcPr>
            <w:tcW w:w="3708" w:type="dxa"/>
          </w:tcPr>
          <w:p w14:paraId="4958F1D3" w14:textId="77777777" w:rsidR="009C7DDC" w:rsidRPr="00A075D0" w:rsidRDefault="009C7DDC" w:rsidP="00F21283">
            <w:pPr>
              <w:suppressAutoHyphens/>
              <w:rPr>
                <w:sz w:val="20"/>
                <w:szCs w:val="20"/>
              </w:rPr>
            </w:pPr>
            <w:r w:rsidRPr="00A075D0">
              <w:rPr>
                <w:sz w:val="20"/>
                <w:szCs w:val="20"/>
              </w:rPr>
              <w:t>image</w:t>
            </w:r>
          </w:p>
        </w:tc>
      </w:tr>
      <w:tr w:rsidR="009C7DDC" w:rsidRPr="00A075D0" w14:paraId="706F8F24" w14:textId="77777777" w:rsidTr="00F21283">
        <w:tc>
          <w:tcPr>
            <w:tcW w:w="3708" w:type="dxa"/>
          </w:tcPr>
          <w:p w14:paraId="250FF67B" w14:textId="77777777" w:rsidR="009C7DDC" w:rsidRPr="00A075D0" w:rsidRDefault="009C7DDC" w:rsidP="00F21283">
            <w:pPr>
              <w:suppressAutoHyphens/>
              <w:rPr>
                <w:sz w:val="20"/>
                <w:szCs w:val="20"/>
              </w:rPr>
            </w:pPr>
            <w:proofErr w:type="spellStart"/>
            <w:r w:rsidRPr="00A075D0">
              <w:rPr>
                <w:sz w:val="20"/>
                <w:szCs w:val="20"/>
              </w:rPr>
              <w:t>glossSymbol</w:t>
            </w:r>
            <w:proofErr w:type="spellEnd"/>
          </w:p>
        </w:tc>
      </w:tr>
      <w:tr w:rsidR="009C7DDC" w:rsidRPr="00A075D0" w14:paraId="01982C5A" w14:textId="77777777" w:rsidTr="00F21283">
        <w:tc>
          <w:tcPr>
            <w:tcW w:w="3708" w:type="dxa"/>
          </w:tcPr>
          <w:p w14:paraId="02D35CB5" w14:textId="77777777" w:rsidR="009C7DDC" w:rsidRPr="00A075D0" w:rsidRDefault="009C7DDC" w:rsidP="00F21283">
            <w:pPr>
              <w:suppressAutoHyphens/>
              <w:rPr>
                <w:sz w:val="20"/>
                <w:szCs w:val="20"/>
              </w:rPr>
            </w:pPr>
            <w:proofErr w:type="spellStart"/>
            <w:r w:rsidRPr="00A075D0">
              <w:rPr>
                <w:sz w:val="20"/>
                <w:szCs w:val="20"/>
              </w:rPr>
              <w:t>hazardSymbol</w:t>
            </w:r>
            <w:proofErr w:type="spellEnd"/>
          </w:p>
        </w:tc>
      </w:tr>
      <w:tr w:rsidR="008C69E6" w:rsidRPr="00A075D0" w14:paraId="015A4086" w14:textId="77777777" w:rsidTr="00F21283">
        <w:tc>
          <w:tcPr>
            <w:tcW w:w="3708" w:type="dxa"/>
          </w:tcPr>
          <w:p w14:paraId="048BC6E7" w14:textId="7E69F56B" w:rsidR="008C69E6" w:rsidRPr="00A075D0" w:rsidRDefault="008C69E6" w:rsidP="00F21283">
            <w:pPr>
              <w:suppressAutoHyphens/>
              <w:rPr>
                <w:sz w:val="20"/>
                <w:szCs w:val="20"/>
              </w:rPr>
            </w:pPr>
            <w:r>
              <w:rPr>
                <w:sz w:val="20"/>
                <w:szCs w:val="20"/>
              </w:rPr>
              <w:t>keyword</w:t>
            </w:r>
          </w:p>
        </w:tc>
      </w:tr>
    </w:tbl>
    <w:p w14:paraId="45EA2CB3" w14:textId="77777777" w:rsidR="009C7DDC" w:rsidRPr="00A075D0" w:rsidRDefault="009C7DDC" w:rsidP="009C7DDC">
      <w:pPr>
        <w:suppressAutoHyphens/>
        <w:rPr>
          <w:rFonts w:ascii="Arial" w:hAnsi="Arial" w:cs="Arial"/>
          <w:sz w:val="20"/>
          <w:szCs w:val="20"/>
        </w:rPr>
      </w:pPr>
    </w:p>
    <w:p w14:paraId="43C19BC0" w14:textId="77777777" w:rsidR="009C7DDC" w:rsidRDefault="009C7DDC" w:rsidP="004C4DC0">
      <w:pPr>
        <w:pStyle w:val="Body"/>
      </w:pPr>
      <w:r w:rsidRPr="00A075D0">
        <w:t>Possible other candidates for variables (currently not configured in OOB):</w:t>
      </w:r>
    </w:p>
    <w:p w14:paraId="319ABF06" w14:textId="7DFB0F0C" w:rsidR="00FF72C3" w:rsidRPr="00EE3FBB" w:rsidRDefault="00FF72C3" w:rsidP="004C4DC0">
      <w:pPr>
        <w:pStyle w:val="Body"/>
      </w:pPr>
      <w:r w:rsidRPr="00EE3FBB">
        <w:t xml:space="preserve">TI needs to discuss the impact of </w:t>
      </w:r>
      <w:r w:rsidR="00EE3FBB" w:rsidRPr="00EE3FBB">
        <w:t>these decisions.</w:t>
      </w:r>
      <w:r w:rsidR="00EE3FBB">
        <w:t xml:space="preserve"> This seems ok though.</w:t>
      </w:r>
    </w:p>
    <w:tbl>
      <w:tblPr>
        <w:tblStyle w:val="TableGrid"/>
        <w:tblW w:w="0" w:type="auto"/>
        <w:tblInd w:w="720" w:type="dxa"/>
        <w:tblLook w:val="04A0" w:firstRow="1" w:lastRow="0" w:firstColumn="1" w:lastColumn="0" w:noHBand="0" w:noVBand="1"/>
      </w:tblPr>
      <w:tblGrid>
        <w:gridCol w:w="3708"/>
      </w:tblGrid>
      <w:tr w:rsidR="009C7DDC" w:rsidRPr="00A075D0" w14:paraId="6B70E981" w14:textId="77777777" w:rsidTr="00F21283">
        <w:tc>
          <w:tcPr>
            <w:tcW w:w="3708" w:type="dxa"/>
            <w:shd w:val="clear" w:color="auto" w:fill="D9D9D9" w:themeFill="background1" w:themeFillShade="D9"/>
          </w:tcPr>
          <w:p w14:paraId="7580DB7B" w14:textId="77777777" w:rsidR="009C7DDC" w:rsidRPr="00A075D0" w:rsidRDefault="009C7DDC" w:rsidP="00F21283">
            <w:pPr>
              <w:suppressAutoHyphens/>
              <w:rPr>
                <w:b/>
                <w:sz w:val="20"/>
                <w:szCs w:val="20"/>
              </w:rPr>
            </w:pPr>
            <w:r w:rsidRPr="00A075D0">
              <w:rPr>
                <w:b/>
                <w:sz w:val="20"/>
                <w:szCs w:val="20"/>
              </w:rPr>
              <w:t>Element Name</w:t>
            </w:r>
          </w:p>
        </w:tc>
      </w:tr>
      <w:tr w:rsidR="009C7DDC" w:rsidRPr="00A075D0" w14:paraId="4D8BD8CA" w14:textId="77777777" w:rsidTr="00F21283">
        <w:tc>
          <w:tcPr>
            <w:tcW w:w="3708" w:type="dxa"/>
          </w:tcPr>
          <w:p w14:paraId="65BAE263" w14:textId="41F91889" w:rsidR="009C7DDC" w:rsidRPr="00A075D0" w:rsidRDefault="009C7DDC" w:rsidP="00F21283">
            <w:pPr>
              <w:suppressAutoHyphens/>
              <w:rPr>
                <w:sz w:val="20"/>
                <w:szCs w:val="20"/>
              </w:rPr>
            </w:pPr>
          </w:p>
        </w:tc>
      </w:tr>
    </w:tbl>
    <w:p w14:paraId="2A47CFC0" w14:textId="77777777" w:rsidR="009C7DDC" w:rsidRPr="009B04C6" w:rsidRDefault="009C7DDC" w:rsidP="00A075D0">
      <w:pPr>
        <w:pStyle w:val="Heading1"/>
      </w:pPr>
      <w:bookmarkStart w:id="647" w:name="_Toc440563109"/>
      <w:bookmarkStart w:id="648" w:name="_Toc17440705"/>
      <w:r w:rsidRPr="009B04C6">
        <w:lastRenderedPageBreak/>
        <w:t>Plug-in Configuration</w:t>
      </w:r>
      <w:bookmarkEnd w:id="647"/>
      <w:bookmarkEnd w:id="648"/>
    </w:p>
    <w:p w14:paraId="1FF9C52E" w14:textId="77777777" w:rsidR="009C7DDC" w:rsidRPr="009B04C6" w:rsidRDefault="009C7DDC" w:rsidP="004C4DC0">
      <w:pPr>
        <w:pStyle w:val="Body"/>
      </w:pPr>
      <w:r w:rsidRPr="009B04C6">
        <w:t>In addition to the mandatory system plugins, the following plugins will be executed, as per the default out of the box configuration, when an object is submitted:</w:t>
      </w:r>
    </w:p>
    <w:p w14:paraId="4C0E33AD" w14:textId="77777777" w:rsidR="009C7DDC" w:rsidRPr="009B04C6" w:rsidRDefault="009C7DDC" w:rsidP="004C4DC0">
      <w:pPr>
        <w:pStyle w:val="Body"/>
      </w:pPr>
    </w:p>
    <w:p w14:paraId="57E15601" w14:textId="77777777" w:rsidR="009C7DDC" w:rsidRPr="009B04C6" w:rsidRDefault="009C7DDC" w:rsidP="004C4DC0">
      <w:pPr>
        <w:pStyle w:val="Body"/>
        <w:numPr>
          <w:ilvl w:val="0"/>
          <w:numId w:val="23"/>
        </w:numPr>
      </w:pPr>
      <w:r w:rsidRPr="009B04C6">
        <w:t>SETMASTERORMAPID</w:t>
      </w:r>
    </w:p>
    <w:p w14:paraId="7AAD3C40" w14:textId="77777777" w:rsidR="009C7DDC" w:rsidRPr="009B04C6" w:rsidRDefault="009C7DDC" w:rsidP="004C4DC0">
      <w:pPr>
        <w:pStyle w:val="Body"/>
        <w:numPr>
          <w:ilvl w:val="0"/>
          <w:numId w:val="23"/>
        </w:numPr>
      </w:pPr>
      <w:r w:rsidRPr="009B04C6">
        <w:t>SETXMLLANGATTRIBUTE</w:t>
      </w:r>
    </w:p>
    <w:p w14:paraId="62ED65EC" w14:textId="77777777" w:rsidR="009C7DDC" w:rsidRPr="009B04C6" w:rsidRDefault="009C7DDC" w:rsidP="004C4DC0">
      <w:pPr>
        <w:pStyle w:val="Body"/>
        <w:numPr>
          <w:ilvl w:val="0"/>
          <w:numId w:val="23"/>
        </w:numPr>
      </w:pPr>
      <w:r w:rsidRPr="009B04C6">
        <w:t>CHECKMASTERORMAPID</w:t>
      </w:r>
    </w:p>
    <w:p w14:paraId="7343ED57" w14:textId="1E59FCFF" w:rsidR="009C7DDC" w:rsidRPr="0068345F" w:rsidRDefault="009C7DDC" w:rsidP="004C4DC0">
      <w:pPr>
        <w:pStyle w:val="Body"/>
        <w:numPr>
          <w:ilvl w:val="2"/>
          <w:numId w:val="23"/>
        </w:numPr>
        <w:rPr>
          <w:rFonts w:ascii="Arial" w:hAnsi="Arial" w:cs="Arial"/>
        </w:rPr>
      </w:pPr>
      <w:r w:rsidRPr="009B04C6">
        <w:t>GENERATE.LINK.ENDS</w:t>
      </w:r>
      <w:r w:rsidR="0068345F">
        <w:t xml:space="preserve"> </w:t>
      </w:r>
      <w:r w:rsidR="0068345F" w:rsidRPr="0068345F">
        <w:t>(</w:t>
      </w:r>
      <w:r w:rsidRPr="0068345F">
        <w:t xml:space="preserve">See chapter </w:t>
      </w:r>
      <w:hyperlink w:anchor="_Linking" w:history="1">
        <w:r w:rsidRPr="0068345F">
          <w:t>Linking</w:t>
        </w:r>
      </w:hyperlink>
      <w:r w:rsidR="0068345F" w:rsidRPr="0068345F">
        <w:t>)</w:t>
      </w:r>
    </w:p>
    <w:p w14:paraId="0FF5238F" w14:textId="77777777" w:rsidR="009C7DDC" w:rsidRPr="009B04C6" w:rsidRDefault="009C7DDC" w:rsidP="004C4DC0">
      <w:pPr>
        <w:pStyle w:val="Body"/>
        <w:numPr>
          <w:ilvl w:val="0"/>
          <w:numId w:val="23"/>
        </w:numPr>
      </w:pPr>
      <w:r w:rsidRPr="009B04C6">
        <w:t>VALIDATEDTD</w:t>
      </w:r>
    </w:p>
    <w:p w14:paraId="4A61EFA7" w14:textId="77777777" w:rsidR="009C7DDC" w:rsidRPr="009B04C6" w:rsidRDefault="009C7DDC" w:rsidP="004C4DC0">
      <w:pPr>
        <w:pStyle w:val="Body"/>
        <w:numPr>
          <w:ilvl w:val="0"/>
          <w:numId w:val="23"/>
        </w:numPr>
      </w:pPr>
      <w:r w:rsidRPr="009B04C6">
        <w:t>EDITORTEMPLATE.REMOVE.ALL.IDS</w:t>
      </w:r>
    </w:p>
    <w:p w14:paraId="2A33B72E" w14:textId="77777777" w:rsidR="009C7DDC" w:rsidRPr="009B04C6" w:rsidRDefault="009C7DDC" w:rsidP="004C4DC0">
      <w:pPr>
        <w:pStyle w:val="Body"/>
        <w:numPr>
          <w:ilvl w:val="0"/>
          <w:numId w:val="23"/>
        </w:numPr>
      </w:pPr>
      <w:r w:rsidRPr="009B04C6">
        <w:t>ISHSYSCONVERTTABLECONDITIONS</w:t>
      </w:r>
    </w:p>
    <w:p w14:paraId="1D072D90" w14:textId="77777777" w:rsidR="009C7DDC" w:rsidRPr="009B04C6" w:rsidRDefault="009C7DDC" w:rsidP="004C4DC0">
      <w:pPr>
        <w:pStyle w:val="Body"/>
      </w:pPr>
    </w:p>
    <w:p w14:paraId="376BBC96" w14:textId="2217EB42" w:rsidR="009C7DDC" w:rsidRPr="009B04C6" w:rsidRDefault="009C7DDC" w:rsidP="004C4DC0">
      <w:pPr>
        <w:pStyle w:val="Body"/>
      </w:pPr>
      <w:r w:rsidRPr="009B04C6">
        <w:t xml:space="preserve">The following plugins need to be adjusted for </w:t>
      </w:r>
      <w:r w:rsidR="00283277">
        <w:rPr>
          <w:color w:val="FF0000"/>
        </w:rPr>
        <w:t>Texas Instruments</w:t>
      </w:r>
      <w:r w:rsidRPr="009B04C6">
        <w:t>:</w:t>
      </w:r>
    </w:p>
    <w:p w14:paraId="3B2EA713" w14:textId="77777777" w:rsidR="009C7DDC" w:rsidRPr="009B04C6" w:rsidRDefault="009C7DDC" w:rsidP="004C4DC0">
      <w:pPr>
        <w:pStyle w:val="Body"/>
        <w:numPr>
          <w:ilvl w:val="0"/>
          <w:numId w:val="24"/>
        </w:numPr>
      </w:pPr>
      <w:r w:rsidRPr="009B04C6">
        <w:t>N/A</w:t>
      </w:r>
    </w:p>
    <w:p w14:paraId="07CC62EA" w14:textId="77777777" w:rsidR="009C7DDC" w:rsidRPr="009B04C6" w:rsidRDefault="009C7DDC" w:rsidP="004C4DC0">
      <w:pPr>
        <w:pStyle w:val="Body"/>
      </w:pPr>
    </w:p>
    <w:p w14:paraId="46FB6AC6" w14:textId="0EDB53A0" w:rsidR="009C7DDC" w:rsidRPr="009B04C6" w:rsidRDefault="009C7DDC" w:rsidP="004C4DC0">
      <w:pPr>
        <w:pStyle w:val="Body"/>
      </w:pPr>
      <w:r w:rsidRPr="009B04C6">
        <w:t xml:space="preserve">The following plugins need to be created for </w:t>
      </w:r>
      <w:r w:rsidR="00283277">
        <w:rPr>
          <w:color w:val="FF0000"/>
        </w:rPr>
        <w:t>Texas Instruments</w:t>
      </w:r>
      <w:r w:rsidRPr="009B04C6">
        <w:t>:</w:t>
      </w:r>
    </w:p>
    <w:p w14:paraId="363BF783" w14:textId="77777777" w:rsidR="009C7DDC" w:rsidRDefault="009C7DDC" w:rsidP="004C4DC0">
      <w:pPr>
        <w:pStyle w:val="Body"/>
        <w:numPr>
          <w:ilvl w:val="0"/>
          <w:numId w:val="24"/>
        </w:numPr>
      </w:pPr>
      <w:r w:rsidRPr="009B04C6">
        <w:t>N/A</w:t>
      </w:r>
    </w:p>
    <w:p w14:paraId="24B99B7E" w14:textId="77777777" w:rsidR="00CA649D" w:rsidRDefault="00CA649D" w:rsidP="004C4DC0">
      <w:pPr>
        <w:pStyle w:val="Body"/>
      </w:pPr>
    </w:p>
    <w:p w14:paraId="7F8EE811" w14:textId="43CD5E8D" w:rsidR="00CA649D" w:rsidRDefault="00C04CAA" w:rsidP="00C04CAA">
      <w:pPr>
        <w:pStyle w:val="Heading2"/>
      </w:pPr>
      <w:r>
        <w:t xml:space="preserve"> </w:t>
      </w:r>
      <w:bookmarkStart w:id="649" w:name="_Toc17440706"/>
      <w:r w:rsidR="00CA649D">
        <w:t xml:space="preserve">Extract Metadata from the </w:t>
      </w:r>
      <w:proofErr w:type="spellStart"/>
      <w:r w:rsidR="00CA649D">
        <w:t>bookmap</w:t>
      </w:r>
      <w:bookmarkEnd w:id="649"/>
      <w:proofErr w:type="spellEnd"/>
    </w:p>
    <w:p w14:paraId="376FE8B0" w14:textId="2754D885" w:rsidR="00CA649D" w:rsidRPr="00592355" w:rsidRDefault="00CA649D" w:rsidP="00592355">
      <w:pPr>
        <w:pStyle w:val="ListParagraph"/>
        <w:numPr>
          <w:ilvl w:val="0"/>
          <w:numId w:val="46"/>
        </w:numPr>
      </w:pPr>
      <w:r w:rsidRPr="00592355">
        <w:t>Workflow:</w:t>
      </w:r>
    </w:p>
    <w:p w14:paraId="059E5CA5" w14:textId="694BD783" w:rsidR="00CA649D" w:rsidRPr="00592355" w:rsidRDefault="00CA649D" w:rsidP="00592355">
      <w:pPr>
        <w:pStyle w:val="ListParagraph"/>
        <w:numPr>
          <w:ilvl w:val="0"/>
          <w:numId w:val="46"/>
        </w:numPr>
      </w:pPr>
      <w:r w:rsidRPr="00592355">
        <w:t xml:space="preserve">User is adding </w:t>
      </w:r>
      <w:proofErr w:type="spellStart"/>
      <w:r w:rsidRPr="00592355">
        <w:t>bookmap</w:t>
      </w:r>
      <w:proofErr w:type="spellEnd"/>
    </w:p>
    <w:p w14:paraId="0EF85E71" w14:textId="22678742" w:rsidR="00CA649D" w:rsidRPr="00592355" w:rsidRDefault="00CA649D" w:rsidP="00592355">
      <w:pPr>
        <w:pStyle w:val="ListParagraph"/>
        <w:numPr>
          <w:ilvl w:val="0"/>
          <w:numId w:val="46"/>
        </w:numPr>
      </w:pPr>
      <w:r w:rsidRPr="00592355">
        <w:t>Plugin is extracting metadata and adds it to the corresponding metadata field</w:t>
      </w:r>
      <w:r w:rsidR="00592355" w:rsidRPr="00592355">
        <w:t xml:space="preserve"> on Publication level</w:t>
      </w:r>
    </w:p>
    <w:p w14:paraId="306850E5" w14:textId="345DAC16" w:rsidR="00CA649D" w:rsidRPr="00592355" w:rsidRDefault="00CA649D" w:rsidP="00592355">
      <w:pPr>
        <w:pStyle w:val="ListParagraph"/>
        <w:numPr>
          <w:ilvl w:val="0"/>
          <w:numId w:val="46"/>
        </w:numPr>
      </w:pPr>
      <w:r w:rsidRPr="00592355">
        <w:t>Only for English</w:t>
      </w:r>
    </w:p>
    <w:p w14:paraId="23CED014" w14:textId="089F9CF7" w:rsidR="00CA649D" w:rsidRPr="00592355" w:rsidRDefault="00CA649D" w:rsidP="00592355">
      <w:pPr>
        <w:pStyle w:val="ListParagraph"/>
        <w:numPr>
          <w:ilvl w:val="0"/>
          <w:numId w:val="46"/>
        </w:numPr>
      </w:pPr>
      <w:r w:rsidRPr="00592355">
        <w:t>Only for version 1</w:t>
      </w:r>
    </w:p>
    <w:p w14:paraId="6E556274" w14:textId="311909A7" w:rsidR="00CA649D" w:rsidRPr="00592355" w:rsidRDefault="00C04CAA" w:rsidP="00592355">
      <w:pPr>
        <w:pStyle w:val="ListParagraph"/>
        <w:numPr>
          <w:ilvl w:val="0"/>
          <w:numId w:val="46"/>
        </w:numPr>
      </w:pPr>
      <w:r w:rsidRPr="00592355">
        <w:t>Overwrite existing metadata</w:t>
      </w:r>
    </w:p>
    <w:p w14:paraId="6A71F798" w14:textId="77777777" w:rsidR="008C17DC" w:rsidRDefault="008C17DC" w:rsidP="004C4DC0">
      <w:pPr>
        <w:pStyle w:val="Body"/>
      </w:pPr>
    </w:p>
    <w:p w14:paraId="0716BCF3" w14:textId="2373E711" w:rsidR="00592355" w:rsidRDefault="00592355" w:rsidP="004C4DC0">
      <w:pPr>
        <w:pStyle w:val="Body"/>
      </w:pPr>
      <w:r w:rsidRPr="00592355">
        <w:rPr>
          <w:highlight w:val="yellow"/>
        </w:rPr>
        <w:t xml:space="preserve">TI To provide samples of maps and the </w:t>
      </w:r>
      <w:r w:rsidR="00745CA3" w:rsidRPr="00592355">
        <w:rPr>
          <w:highlight w:val="yellow"/>
        </w:rPr>
        <w:t>field mapping</w:t>
      </w:r>
    </w:p>
    <w:p w14:paraId="313470F7" w14:textId="1466037D" w:rsidR="008C17DC" w:rsidRDefault="00745CA3" w:rsidP="007E20A1">
      <w:pPr>
        <w:pStyle w:val="Body"/>
      </w:pPr>
      <w:r w:rsidRPr="00745CA3">
        <w:rPr>
          <w:highlight w:val="yellow"/>
        </w:rPr>
        <w:t>Note, the full specifications will be provided in a design document</w:t>
      </w:r>
    </w:p>
    <w:p w14:paraId="60A72877" w14:textId="7E22D94D" w:rsidR="008C17DC" w:rsidRDefault="00592355" w:rsidP="00592355">
      <w:pPr>
        <w:pStyle w:val="Heading2"/>
      </w:pPr>
      <w:r>
        <w:t xml:space="preserve"> </w:t>
      </w:r>
      <w:bookmarkStart w:id="650" w:name="_Toc17440707"/>
      <w:r w:rsidR="008C17DC">
        <w:t xml:space="preserve">TI Publish </w:t>
      </w:r>
      <w:r w:rsidR="00745CA3">
        <w:t>Trucking</w:t>
      </w:r>
      <w:r>
        <w:t xml:space="preserve"> Plugin</w:t>
      </w:r>
      <w:bookmarkEnd w:id="650"/>
    </w:p>
    <w:p w14:paraId="04129D7B" w14:textId="0937DA77" w:rsidR="00592355" w:rsidRDefault="00592355" w:rsidP="00592355">
      <w:pPr>
        <w:pStyle w:val="Bulletedlisttext"/>
        <w:numPr>
          <w:ilvl w:val="0"/>
          <w:numId w:val="0"/>
        </w:numPr>
      </w:pPr>
      <w:r>
        <w:t xml:space="preserve">The TI Publish Package plugin is a specialized plugin that will run multiple transforms over exported content. When a user selects the Package Output, the system will export all content to the </w:t>
      </w:r>
      <w:r>
        <w:lastRenderedPageBreak/>
        <w:t xml:space="preserve">filesystem as usual. However it will run several </w:t>
      </w:r>
      <w:proofErr w:type="spellStart"/>
      <w:r>
        <w:t>Dita</w:t>
      </w:r>
      <w:proofErr w:type="spellEnd"/>
      <w:r>
        <w:t xml:space="preserve">-OT transformations and it will create specialized files based upon metadata and content. </w:t>
      </w:r>
    </w:p>
    <w:p w14:paraId="1A820649" w14:textId="77777777" w:rsidR="00592355" w:rsidRDefault="00592355" w:rsidP="00592355">
      <w:pPr>
        <w:pStyle w:val="Bulletedlisttext"/>
        <w:numPr>
          <w:ilvl w:val="0"/>
          <w:numId w:val="0"/>
        </w:numPr>
      </w:pPr>
    </w:p>
    <w:p w14:paraId="3EC4C6B2" w14:textId="1E076EBC" w:rsidR="00592355" w:rsidRDefault="00592355" w:rsidP="00592355">
      <w:pPr>
        <w:pStyle w:val="Bulletedlisttext"/>
        <w:numPr>
          <w:ilvl w:val="0"/>
          <w:numId w:val="0"/>
        </w:numPr>
      </w:pPr>
      <w:r>
        <w:t>High level Overview</w:t>
      </w:r>
    </w:p>
    <w:p w14:paraId="1E2FF47F" w14:textId="30C36994" w:rsidR="00592355" w:rsidRDefault="00592355" w:rsidP="00592355">
      <w:pPr>
        <w:pStyle w:val="Bulletedlisttext"/>
      </w:pPr>
      <w:r>
        <w:t>Export Content to filesystem</w:t>
      </w:r>
    </w:p>
    <w:p w14:paraId="6D1AC386" w14:textId="291CA83F" w:rsidR="008C17DC" w:rsidRPr="00592355" w:rsidRDefault="008C17DC" w:rsidP="00592355">
      <w:pPr>
        <w:pStyle w:val="Bulletedlisttext"/>
      </w:pPr>
      <w:r w:rsidRPr="00592355">
        <w:t>Create a PDF</w:t>
      </w:r>
    </w:p>
    <w:p w14:paraId="624A9514" w14:textId="6224445C" w:rsidR="008C17DC" w:rsidRPr="00592355" w:rsidRDefault="008C17DC" w:rsidP="00592355">
      <w:pPr>
        <w:pStyle w:val="Bulletedlisttext"/>
      </w:pPr>
      <w:r w:rsidRPr="00592355">
        <w:t>Create a HTML</w:t>
      </w:r>
    </w:p>
    <w:p w14:paraId="0D71CF24" w14:textId="7E644BEF" w:rsidR="008C17DC" w:rsidRPr="00592355" w:rsidRDefault="008C17DC" w:rsidP="00592355">
      <w:pPr>
        <w:pStyle w:val="Bulletedlisttext"/>
      </w:pPr>
      <w:r w:rsidRPr="00592355">
        <w:t>Create a XML based upon metadata + Generic XML with overview of</w:t>
      </w:r>
      <w:r w:rsidR="00592355">
        <w:t xml:space="preserve"> the publication</w:t>
      </w:r>
    </w:p>
    <w:p w14:paraId="3522FD30" w14:textId="0A8BE26E" w:rsidR="008C17DC" w:rsidRPr="00592355" w:rsidRDefault="008C17DC" w:rsidP="00592355">
      <w:pPr>
        <w:pStyle w:val="Bulletedlisttext"/>
      </w:pPr>
      <w:r w:rsidRPr="00592355">
        <w:t>Copy the Source files into the package</w:t>
      </w:r>
    </w:p>
    <w:p w14:paraId="4E89764A" w14:textId="5781C4DA" w:rsidR="008C17DC" w:rsidRPr="00592355" w:rsidRDefault="008C17DC" w:rsidP="00592355">
      <w:pPr>
        <w:pStyle w:val="Bulletedlisttext"/>
      </w:pPr>
      <w:r w:rsidRPr="00592355">
        <w:t>Transport it to a file location</w:t>
      </w:r>
    </w:p>
    <w:p w14:paraId="364A328B" w14:textId="14087106" w:rsidR="008C17DC" w:rsidRPr="00592355" w:rsidRDefault="008C17DC" w:rsidP="00592355">
      <w:pPr>
        <w:pStyle w:val="Bulletedlisttext"/>
      </w:pPr>
      <w:r w:rsidRPr="00592355">
        <w:t>Upload it back into the repository</w:t>
      </w:r>
    </w:p>
    <w:p w14:paraId="7A1A308F" w14:textId="77777777" w:rsidR="008C17DC" w:rsidRDefault="008C17DC" w:rsidP="004C4DC0">
      <w:pPr>
        <w:pStyle w:val="Body"/>
      </w:pPr>
    </w:p>
    <w:p w14:paraId="22E4C05C" w14:textId="4F21FF52" w:rsidR="008C17DC" w:rsidRDefault="00745CA3" w:rsidP="004C4DC0">
      <w:pPr>
        <w:pStyle w:val="Body"/>
      </w:pPr>
      <w:r w:rsidRPr="00745CA3">
        <w:rPr>
          <w:highlight w:val="yellow"/>
        </w:rPr>
        <w:t>Note, the full specifications will be provided in a design document</w:t>
      </w:r>
    </w:p>
    <w:p w14:paraId="73DD0FDB" w14:textId="239BAAFC" w:rsidR="008C17DC" w:rsidRDefault="008C17DC" w:rsidP="004C4DC0">
      <w:pPr>
        <w:pStyle w:val="Body"/>
      </w:pPr>
    </w:p>
    <w:p w14:paraId="3A5A7132" w14:textId="55B34DAD" w:rsidR="009C7DDC" w:rsidRPr="009B04C6" w:rsidRDefault="009C7DDC" w:rsidP="00A075D0">
      <w:pPr>
        <w:pStyle w:val="Heading1"/>
      </w:pPr>
      <w:bookmarkStart w:id="651" w:name="_Toc440563110"/>
      <w:bookmarkStart w:id="652" w:name="_Toc17440708"/>
      <w:r w:rsidRPr="009B04C6">
        <w:lastRenderedPageBreak/>
        <w:t xml:space="preserve">Additional </w:t>
      </w:r>
      <w:r w:rsidRPr="00A075D0">
        <w:t>Configuration</w:t>
      </w:r>
      <w:bookmarkEnd w:id="651"/>
      <w:bookmarkEnd w:id="652"/>
    </w:p>
    <w:p w14:paraId="3AB56441" w14:textId="77777777" w:rsidR="009C7DDC" w:rsidRPr="00A075D0" w:rsidRDefault="009C7DDC" w:rsidP="009C7DDC">
      <w:pPr>
        <w:suppressAutoHyphens/>
        <w:rPr>
          <w:rFonts w:ascii="Arial" w:hAnsi="Arial" w:cs="Arial"/>
          <w:sz w:val="20"/>
          <w:szCs w:val="20"/>
        </w:rPr>
      </w:pPr>
    </w:p>
    <w:p w14:paraId="5BD3EA54" w14:textId="6F744906" w:rsidR="009C7DDC" w:rsidRPr="00A075D0" w:rsidRDefault="009C7DDC" w:rsidP="004C4DC0">
      <w:pPr>
        <w:pStyle w:val="Body"/>
      </w:pPr>
      <w:r w:rsidRPr="00A075D0">
        <w:t xml:space="preserve">The following additional configuration changes or integrations of external deliveries were requested by </w:t>
      </w:r>
      <w:r w:rsidR="00283277">
        <w:rPr>
          <w:color w:val="FF0000"/>
        </w:rPr>
        <w:t>Texas Instruments</w:t>
      </w:r>
      <w:r w:rsidRPr="00A075D0">
        <w:t>. If the request cannot be handled in the estimated T&amp;M budget, an estimate will provided by SDL.</w:t>
      </w:r>
    </w:p>
    <w:p w14:paraId="6BD174C0" w14:textId="77777777" w:rsidR="009C7DDC" w:rsidRPr="00A075D0" w:rsidRDefault="009C7DDC" w:rsidP="009C7DDC">
      <w:pPr>
        <w:suppressAutoHyphens/>
        <w:rPr>
          <w:rFonts w:ascii="Arial" w:hAnsi="Arial" w:cs="Arial"/>
          <w:sz w:val="20"/>
          <w:szCs w:val="20"/>
        </w:rPr>
      </w:pPr>
    </w:p>
    <w:p w14:paraId="1CDD0795" w14:textId="5E358EE3" w:rsidR="009C7DDC" w:rsidRPr="00A075D0" w:rsidRDefault="00EE455E" w:rsidP="004C4DC0">
      <w:pPr>
        <w:pStyle w:val="Body"/>
        <w:numPr>
          <w:ilvl w:val="0"/>
          <w:numId w:val="24"/>
        </w:numPr>
      </w:pPr>
      <w:r>
        <w:t>D</w:t>
      </w:r>
      <w:r w:rsidR="009C7DDC" w:rsidRPr="00A075D0">
        <w:t>isable assigning of “</w:t>
      </w:r>
      <w:proofErr w:type="spellStart"/>
      <w:r w:rsidR="009C7DDC" w:rsidRPr="00A075D0">
        <w:t>cid</w:t>
      </w:r>
      <w:proofErr w:type="spellEnd"/>
      <w:r w:rsidR="009C7DDC" w:rsidRPr="00A075D0">
        <w:t xml:space="preserve">” attributes, remove </w:t>
      </w:r>
      <w:proofErr w:type="spellStart"/>
      <w:r w:rsidR="00641024">
        <w:t>Tridion</w:t>
      </w:r>
      <w:proofErr w:type="spellEnd"/>
      <w:r w:rsidR="00641024">
        <w:t xml:space="preserve"> Docs</w:t>
      </w:r>
      <w:r w:rsidR="009C7DDC" w:rsidRPr="00A075D0">
        <w:t xml:space="preserve"> </w:t>
      </w:r>
      <w:r w:rsidR="00641024">
        <w:t>Collaborative Review</w:t>
      </w:r>
      <w:r w:rsidR="009C7DDC" w:rsidRPr="00A075D0">
        <w:t xml:space="preserve"> Output format and disable plugin to sync with </w:t>
      </w:r>
      <w:proofErr w:type="spellStart"/>
      <w:r w:rsidR="00641024">
        <w:t>Tridion</w:t>
      </w:r>
      <w:proofErr w:type="spellEnd"/>
      <w:r w:rsidR="00641024">
        <w:t xml:space="preserve"> Docs</w:t>
      </w:r>
      <w:r w:rsidR="009C7DDC" w:rsidRPr="00A075D0">
        <w:t xml:space="preserve"> </w:t>
      </w:r>
      <w:r w:rsidR="00641024">
        <w:t>Collaborative Review</w:t>
      </w:r>
      <w:r w:rsidR="009C7DDC" w:rsidRPr="00A075D0">
        <w:t>.</w:t>
      </w:r>
    </w:p>
    <w:p w14:paraId="3638ED6A" w14:textId="64742051" w:rsidR="007711CD" w:rsidRDefault="007711CD" w:rsidP="004C4DC0">
      <w:pPr>
        <w:pStyle w:val="Body"/>
        <w:numPr>
          <w:ilvl w:val="0"/>
          <w:numId w:val="24"/>
        </w:numPr>
      </w:pPr>
      <w:r>
        <w:t xml:space="preserve">Hide </w:t>
      </w:r>
      <w:r w:rsidR="003923F7">
        <w:t>“</w:t>
      </w:r>
      <w:r>
        <w:t>Product Family</w:t>
      </w:r>
      <w:r w:rsidR="003923F7">
        <w:t>”</w:t>
      </w:r>
      <w:r>
        <w:t xml:space="preserve"> and </w:t>
      </w:r>
      <w:r w:rsidR="003923F7">
        <w:t>“</w:t>
      </w:r>
      <w:r>
        <w:t>Product Release</w:t>
      </w:r>
      <w:r w:rsidR="003923F7">
        <w:t>”</w:t>
      </w:r>
      <w:r>
        <w:t xml:space="preserve"> Also remove the out of the box output format.</w:t>
      </w:r>
    </w:p>
    <w:p w14:paraId="11758637" w14:textId="77777777" w:rsidR="003923F7" w:rsidRDefault="003923F7" w:rsidP="004C4DC0">
      <w:pPr>
        <w:pStyle w:val="Body"/>
        <w:numPr>
          <w:ilvl w:val="0"/>
          <w:numId w:val="24"/>
        </w:numPr>
      </w:pPr>
      <w:bookmarkStart w:id="653" w:name="_GoBack"/>
      <w:bookmarkEnd w:id="653"/>
      <w:r>
        <w:t>Hide “Candidate for Baseline” field</w:t>
      </w:r>
    </w:p>
    <w:p w14:paraId="6B7BCCBE" w14:textId="0DA51B10" w:rsidR="009C7DDC" w:rsidRDefault="00761DA6" w:rsidP="004C4DC0">
      <w:pPr>
        <w:pStyle w:val="Body"/>
        <w:rPr>
          <w:ins w:id="654" w:author="Breeding, Todd" w:date="2019-09-06T10:11:00Z"/>
        </w:rPr>
      </w:pPr>
      <w:proofErr w:type="gramStart"/>
      <w:ins w:id="655" w:author="Breeding, Todd" w:date="2019-09-06T10:10:00Z">
        <w:r>
          <w:t xml:space="preserve">SDL to remove </w:t>
        </w:r>
      </w:ins>
      <w:ins w:id="656" w:author="Breeding, Todd" w:date="2019-09-06T10:11:00Z">
        <w:r>
          <w:t>Learning and training.</w:t>
        </w:r>
        <w:proofErr w:type="gramEnd"/>
        <w:r>
          <w:t xml:space="preserve"> </w:t>
        </w:r>
        <w:r w:rsidR="00D62E2E">
          <w:t>T</w:t>
        </w:r>
      </w:ins>
      <w:ins w:id="657" w:author="Breeding, Todd" w:date="2019-09-06T10:45:00Z">
        <w:r w:rsidR="00D62E2E">
          <w:t>I</w:t>
        </w:r>
      </w:ins>
      <w:ins w:id="658" w:author="Breeding, Todd" w:date="2019-09-06T10:11:00Z">
        <w:r>
          <w:t xml:space="preserve"> only wants the Technical Content edition of </w:t>
        </w:r>
        <w:proofErr w:type="spellStart"/>
        <w:r>
          <w:t>dita</w:t>
        </w:r>
        <w:proofErr w:type="spellEnd"/>
        <w:r>
          <w:t xml:space="preserve"> 1.3.</w:t>
        </w:r>
      </w:ins>
    </w:p>
    <w:p w14:paraId="30040B01" w14:textId="3F71A026" w:rsidR="00761DA6" w:rsidRDefault="00761DA6" w:rsidP="004C4DC0">
      <w:pPr>
        <w:pStyle w:val="Body"/>
        <w:rPr>
          <w:ins w:id="659" w:author="Breeding, Todd" w:date="2019-09-06T10:15:00Z"/>
        </w:rPr>
      </w:pPr>
      <w:ins w:id="660" w:author="Breeding, Todd" w:date="2019-09-06T10:13:00Z">
        <w:r>
          <w:t xml:space="preserve">SDL to add pivot </w:t>
        </w:r>
      </w:ins>
      <w:ins w:id="661" w:author="Breeding, Todd" w:date="2019-09-06T10:15:00Z">
        <w:r>
          <w:t>language</w:t>
        </w:r>
      </w:ins>
      <w:ins w:id="662" w:author="Breeding, Todd" w:date="2019-09-06T10:13:00Z">
        <w:r>
          <w:t xml:space="preserve"> to support authoring </w:t>
        </w:r>
      </w:ins>
      <w:ins w:id="663" w:author="Breeding, Todd" w:date="2019-09-06T10:14:00Z">
        <w:r>
          <w:t>in simplified Chines</w:t>
        </w:r>
      </w:ins>
      <w:ins w:id="664" w:author="Breeding, Todd" w:date="2019-09-06T10:15:00Z">
        <w:r>
          <w:t>e.</w:t>
        </w:r>
      </w:ins>
    </w:p>
    <w:p w14:paraId="44B855AE" w14:textId="291DB675" w:rsidR="00761DA6" w:rsidRDefault="008626ED" w:rsidP="004C4DC0">
      <w:pPr>
        <w:pStyle w:val="Body"/>
        <w:rPr>
          <w:ins w:id="665" w:author="Breeding, Todd" w:date="2019-09-06T10:35:00Z"/>
        </w:rPr>
      </w:pPr>
      <w:proofErr w:type="gramStart"/>
      <w:ins w:id="666" w:author="Breeding, Todd" w:date="2019-09-06T10:31:00Z">
        <w:r>
          <w:t>SDL to configure for MATHML support.</w:t>
        </w:r>
      </w:ins>
      <w:proofErr w:type="gramEnd"/>
    </w:p>
    <w:p w14:paraId="7B3F5155" w14:textId="677F9A50" w:rsidR="00B965FA" w:rsidRDefault="00B965FA" w:rsidP="004C4DC0">
      <w:pPr>
        <w:pStyle w:val="Body"/>
        <w:rPr>
          <w:ins w:id="667" w:author="Breeding, Todd" w:date="2019-09-06T10:44:00Z"/>
        </w:rPr>
      </w:pPr>
      <w:ins w:id="668" w:author="Breeding, Todd" w:date="2019-09-06T10:43:00Z">
        <w:r>
          <w:t>Sh</w:t>
        </w:r>
      </w:ins>
      <w:ins w:id="669" w:author="Breeding, Todd" w:date="2019-09-06T10:44:00Z">
        <w:r w:rsidR="00D62E2E">
          <w:t>o</w:t>
        </w:r>
      </w:ins>
      <w:ins w:id="670" w:author="Breeding, Todd" w:date="2019-09-06T10:43:00Z">
        <w:r>
          <w:t>w user name instead of user id.</w:t>
        </w:r>
      </w:ins>
    </w:p>
    <w:p w14:paraId="521A5B5A" w14:textId="57761139" w:rsidR="00D62E2E" w:rsidRDefault="00D62E2E" w:rsidP="004C4DC0">
      <w:pPr>
        <w:pStyle w:val="Body"/>
        <w:rPr>
          <w:ins w:id="671" w:author="Breeding, Todd" w:date="2019-09-06T11:02:00Z"/>
        </w:rPr>
      </w:pPr>
      <w:ins w:id="672" w:author="Breeding, Todd" w:date="2019-09-06T10:44:00Z">
        <w:r w:rsidRPr="00D62E2E">
          <w:t xml:space="preserve">SDL to add one role based in box for draft images. Name = Draft Illustrations. Objects = Image. User Roles = Technical Illustrator. Current User identified as = Technical Illustrator. Status filter = Draft. Target Status = </w:t>
        </w:r>
        <w:proofErr w:type="gramStart"/>
        <w:r w:rsidRPr="00D62E2E">
          <w:t>To</w:t>
        </w:r>
        <w:proofErr w:type="gramEnd"/>
        <w:r w:rsidRPr="00D62E2E">
          <w:t xml:space="preserve"> be reviewed, Released. All users with Technical Illustrator role can see this in box. Purpose of this in box is for all Technical Illustrators to be able to view or modify any Image in Draft state.</w:t>
        </w:r>
      </w:ins>
    </w:p>
    <w:p w14:paraId="0A48ADE1" w14:textId="5809C613" w:rsidR="003335D2" w:rsidRPr="00A075D0" w:rsidRDefault="003335D2" w:rsidP="004C4DC0">
      <w:pPr>
        <w:pStyle w:val="Body"/>
      </w:pPr>
      <w:proofErr w:type="gramStart"/>
      <w:ins w:id="673" w:author="Breeding, Todd" w:date="2019-09-06T11:03:00Z">
        <w:r>
          <w:t>TI to facilitate requirements gathering for PDF availability during topic translation.</w:t>
        </w:r>
        <w:proofErr w:type="gramEnd"/>
        <w:r>
          <w:t xml:space="preserve"> </w:t>
        </w:r>
        <w:proofErr w:type="gramStart"/>
        <w:r>
          <w:t xml:space="preserve">Collaboration between TI, WS, and </w:t>
        </w:r>
        <w:proofErr w:type="spellStart"/>
        <w:r>
          <w:t>Tridion</w:t>
        </w:r>
        <w:proofErr w:type="spellEnd"/>
        <w:r>
          <w:t xml:space="preserve"> </w:t>
        </w:r>
      </w:ins>
      <w:ins w:id="674" w:author="Breeding, Todd" w:date="2019-09-06T11:04:00Z">
        <w:r>
          <w:t>implementation</w:t>
        </w:r>
      </w:ins>
      <w:ins w:id="675" w:author="Breeding, Todd" w:date="2019-09-06T11:03:00Z">
        <w:r>
          <w:t xml:space="preserve"> teams.</w:t>
        </w:r>
      </w:ins>
      <w:proofErr w:type="gramEnd"/>
      <w:ins w:id="676" w:author="Breeding, Todd" w:date="2019-09-06T11:04:00Z">
        <w:r>
          <w:t xml:space="preserve"> Abbie, Nigel, Pam?</w:t>
        </w:r>
      </w:ins>
    </w:p>
    <w:p w14:paraId="7C455FF8" w14:textId="4CA5CAD2" w:rsidR="009C7DDC" w:rsidRPr="00A075D0" w:rsidRDefault="009C7DDC" w:rsidP="00A075D0">
      <w:pPr>
        <w:pStyle w:val="Heading1"/>
      </w:pPr>
      <w:bookmarkStart w:id="677" w:name="_Toc440563111"/>
      <w:bookmarkStart w:id="678" w:name="_Toc17440709"/>
      <w:r w:rsidRPr="00A075D0">
        <w:lastRenderedPageBreak/>
        <w:t>Appendix A: Translation Organizer</w:t>
      </w:r>
      <w:bookmarkEnd w:id="677"/>
      <w:bookmarkEnd w:id="678"/>
    </w:p>
    <w:p w14:paraId="0C7FA20F" w14:textId="6C648E1D" w:rsidR="009C7DDC" w:rsidRDefault="009C7DDC" w:rsidP="004C4DC0">
      <w:pPr>
        <w:pStyle w:val="Body"/>
      </w:pPr>
      <w:r w:rsidRPr="00A075D0">
        <w:t xml:space="preserve">The translation organizer feature is built on top of the baseline and workflow driven translation management functionality that is </w:t>
      </w:r>
      <w:r w:rsidR="00112818" w:rsidRPr="00A075D0">
        <w:t>available</w:t>
      </w:r>
      <w:r w:rsidRPr="00A075D0">
        <w:t xml:space="preserve"> out of the box.</w:t>
      </w:r>
    </w:p>
    <w:p w14:paraId="1778E1C2" w14:textId="4B8AD1A6" w:rsidR="009C7DDC" w:rsidRDefault="009C7DDC" w:rsidP="004C4DC0">
      <w:pPr>
        <w:pStyle w:val="Body"/>
      </w:pPr>
      <w:r w:rsidRPr="00A075D0">
        <w:t xml:space="preserve">Translation Organizer runs as a service on the </w:t>
      </w:r>
      <w:proofErr w:type="spellStart"/>
      <w:r w:rsidR="00641024">
        <w:t>Tridion</w:t>
      </w:r>
      <w:proofErr w:type="spellEnd"/>
      <w:r w:rsidR="00641024">
        <w:t xml:space="preserve"> Docs</w:t>
      </w:r>
      <w:r w:rsidRPr="00A075D0">
        <w:t xml:space="preserve"> CM server and manages translations through translation jobs.</w:t>
      </w:r>
    </w:p>
    <w:p w14:paraId="13798DD2" w14:textId="77777777" w:rsidR="009C7DDC" w:rsidRDefault="009C7DDC" w:rsidP="004C4DC0">
      <w:pPr>
        <w:pStyle w:val="Body"/>
      </w:pPr>
      <w:r w:rsidRPr="00A075D0">
        <w:t>It is possible to create a translation job in the web client starting from a publication or a single map, topic or library.</w:t>
      </w:r>
    </w:p>
    <w:p w14:paraId="39426990" w14:textId="6BB8C745" w:rsidR="009C7DDC" w:rsidRDefault="009C7DDC" w:rsidP="004C4DC0">
      <w:pPr>
        <w:pStyle w:val="Body"/>
      </w:pPr>
      <w:r w:rsidRPr="00A075D0">
        <w:t xml:space="preserve">To manage the status and content </w:t>
      </w:r>
      <w:r w:rsidR="00112818" w:rsidRPr="00A075D0">
        <w:t xml:space="preserve">of a translation job go to the </w:t>
      </w:r>
      <w:r w:rsidRPr="00A075D0">
        <w:t xml:space="preserve">Repository section in the web client </w:t>
      </w:r>
      <w:r w:rsidR="00112818" w:rsidRPr="00A075D0">
        <w:t>and select</w:t>
      </w:r>
      <w:r w:rsidRPr="00A075D0">
        <w:t xml:space="preserve"> Translation jobs at the bottom of the folder tree view.</w:t>
      </w:r>
    </w:p>
    <w:p w14:paraId="43D87C99" w14:textId="77777777" w:rsidR="009C7DDC" w:rsidRDefault="009C7DDC" w:rsidP="004C4DC0">
      <w:pPr>
        <w:pStyle w:val="Body"/>
      </w:pPr>
      <w:r w:rsidRPr="00A075D0">
        <w:t>A translation job can handle translations in an integrated way:</w:t>
      </w:r>
    </w:p>
    <w:p w14:paraId="63D26067" w14:textId="77777777" w:rsidR="009C7DDC" w:rsidRPr="00A075D0" w:rsidRDefault="009C7DDC" w:rsidP="004C4DC0">
      <w:pPr>
        <w:pStyle w:val="Body"/>
        <w:numPr>
          <w:ilvl w:val="0"/>
          <w:numId w:val="38"/>
        </w:numPr>
      </w:pPr>
      <w:r w:rsidRPr="00A075D0">
        <w:t xml:space="preserve">Via an integration with SDL </w:t>
      </w:r>
      <w:proofErr w:type="spellStart"/>
      <w:r w:rsidRPr="00A075D0">
        <w:t>WorldServer</w:t>
      </w:r>
      <w:proofErr w:type="spellEnd"/>
      <w:r w:rsidRPr="00A075D0">
        <w:t xml:space="preserve"> (this is an optional extension)</w:t>
      </w:r>
    </w:p>
    <w:p w14:paraId="18C94655" w14:textId="77777777" w:rsidR="009C7DDC" w:rsidRPr="00A075D0" w:rsidRDefault="009C7DDC" w:rsidP="004C4DC0">
      <w:pPr>
        <w:pStyle w:val="Body"/>
        <w:numPr>
          <w:ilvl w:val="0"/>
          <w:numId w:val="38"/>
        </w:numPr>
      </w:pPr>
      <w:r w:rsidRPr="00A075D0">
        <w:t>Via the filesystem (this is a standard feature for exporting files only)</w:t>
      </w:r>
    </w:p>
    <w:p w14:paraId="04322947" w14:textId="38B7ACDD" w:rsidR="009C7DDC" w:rsidRDefault="009C7DDC" w:rsidP="00A075D0">
      <w:pPr>
        <w:pStyle w:val="Heading2"/>
      </w:pPr>
      <w:bookmarkStart w:id="679" w:name="_Toc440563112"/>
      <w:bookmarkStart w:id="680" w:name="_Toc17440710"/>
      <w:r>
        <w:t xml:space="preserve">General </w:t>
      </w:r>
      <w:r w:rsidRPr="00A075D0">
        <w:t>configuration</w:t>
      </w:r>
      <w:r>
        <w:t xml:space="preserve"> aspects</w:t>
      </w:r>
      <w:bookmarkEnd w:id="679"/>
      <w:bookmarkEnd w:id="680"/>
    </w:p>
    <w:p w14:paraId="136628A4" w14:textId="5205A5C7" w:rsidR="009C7DDC" w:rsidRDefault="00283277" w:rsidP="004C4DC0">
      <w:pPr>
        <w:pStyle w:val="Body"/>
      </w:pPr>
      <w:r>
        <w:t>Texas Instruments</w:t>
      </w:r>
      <w:r w:rsidR="009C7DDC">
        <w:t xml:space="preserve"> will / will not use the translation organizer feature.</w:t>
      </w:r>
    </w:p>
    <w:p w14:paraId="5131D69F" w14:textId="4F3A36B2" w:rsidR="009C7DDC" w:rsidRDefault="00283277" w:rsidP="004C4DC0">
      <w:pPr>
        <w:pStyle w:val="Body"/>
      </w:pPr>
      <w:r>
        <w:t>Texas Instruments</w:t>
      </w:r>
      <w:r w:rsidR="009C7DDC">
        <w:t xml:space="preserve"> requires / does</w:t>
      </w:r>
      <w:r w:rsidR="00112818">
        <w:t xml:space="preserve"> not require changes to the </w:t>
      </w:r>
      <w:r w:rsidR="009C7DDC">
        <w:t>translation organizer feature.</w:t>
      </w:r>
    </w:p>
    <w:p w14:paraId="000370B3" w14:textId="5872AC74" w:rsidR="009C7DDC" w:rsidRDefault="009C7DDC" w:rsidP="00A075D0">
      <w:pPr>
        <w:pStyle w:val="Heading3"/>
      </w:pPr>
      <w:bookmarkStart w:id="681" w:name="_Toc440563113"/>
      <w:bookmarkStart w:id="682" w:name="_Toc17440711"/>
      <w:r w:rsidRPr="00A075D0">
        <w:t>Metadata</w:t>
      </w:r>
      <w:r w:rsidRPr="009B04C6">
        <w:t xml:space="preserve"> </w:t>
      </w:r>
      <w:r>
        <w:t>Setting during Generate Target Languages</w:t>
      </w:r>
      <w:bookmarkEnd w:id="681"/>
      <w:bookmarkEnd w:id="682"/>
    </w:p>
    <w:p w14:paraId="1F073BD3" w14:textId="77777777" w:rsidR="009C7DDC" w:rsidRDefault="009C7DDC" w:rsidP="009C7DDC">
      <w:pPr>
        <w:suppressAutoHyphens/>
      </w:pPr>
      <w:r>
        <w:t>By default this will be the same as specified in 11.3. If different specify below:</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977"/>
        <w:gridCol w:w="4253"/>
      </w:tblGrid>
      <w:tr w:rsidR="009C7DDC" w:rsidRPr="009B04C6" w14:paraId="552510D8" w14:textId="77777777" w:rsidTr="00F21283">
        <w:trPr>
          <w:tblHeader/>
        </w:trPr>
        <w:tc>
          <w:tcPr>
            <w:tcW w:w="2126" w:type="dxa"/>
            <w:shd w:val="clear" w:color="auto" w:fill="E6E6E6"/>
          </w:tcPr>
          <w:p w14:paraId="738EDB5A" w14:textId="77777777" w:rsidR="009C7DDC" w:rsidRPr="009B04C6" w:rsidRDefault="009C7DDC" w:rsidP="00F21283">
            <w:pPr>
              <w:pStyle w:val="Table-ColHead"/>
              <w:rPr>
                <w:rFonts w:cs="Arial"/>
              </w:rPr>
            </w:pPr>
            <w:r w:rsidRPr="009B04C6">
              <w:rPr>
                <w:rFonts w:cs="Arial"/>
              </w:rPr>
              <w:t>Metadata Field</w:t>
            </w:r>
          </w:p>
        </w:tc>
        <w:tc>
          <w:tcPr>
            <w:tcW w:w="2977" w:type="dxa"/>
            <w:shd w:val="clear" w:color="auto" w:fill="E6E6E6"/>
          </w:tcPr>
          <w:p w14:paraId="4A820138" w14:textId="77777777" w:rsidR="009C7DDC" w:rsidRPr="009B04C6" w:rsidRDefault="009C7DDC" w:rsidP="00F21283">
            <w:pPr>
              <w:pStyle w:val="Table-ColHead"/>
              <w:rPr>
                <w:rFonts w:cs="Arial"/>
              </w:rPr>
            </w:pPr>
            <w:r w:rsidRPr="009B04C6">
              <w:rPr>
                <w:rFonts w:cs="Arial"/>
              </w:rPr>
              <w:t>Internal Name</w:t>
            </w:r>
          </w:p>
        </w:tc>
        <w:tc>
          <w:tcPr>
            <w:tcW w:w="4253" w:type="dxa"/>
            <w:shd w:val="clear" w:color="auto" w:fill="E6E6E6"/>
          </w:tcPr>
          <w:p w14:paraId="7875AAC4" w14:textId="77777777" w:rsidR="009C7DDC" w:rsidRPr="009B04C6" w:rsidRDefault="009C7DDC" w:rsidP="00F21283">
            <w:pPr>
              <w:pStyle w:val="Table-ColHead"/>
              <w:rPr>
                <w:rFonts w:cs="Arial"/>
              </w:rPr>
            </w:pPr>
            <w:r w:rsidRPr="009B04C6">
              <w:rPr>
                <w:rFonts w:cs="Arial"/>
              </w:rPr>
              <w:t>Implications</w:t>
            </w:r>
          </w:p>
        </w:tc>
      </w:tr>
      <w:tr w:rsidR="009C7DDC" w:rsidRPr="009B04C6" w14:paraId="02D42077" w14:textId="77777777" w:rsidTr="00F21283">
        <w:tc>
          <w:tcPr>
            <w:tcW w:w="2126" w:type="dxa"/>
          </w:tcPr>
          <w:p w14:paraId="0A042130" w14:textId="77777777" w:rsidR="009C7DDC" w:rsidRPr="009B04C6" w:rsidRDefault="009C7DDC" w:rsidP="00F21283">
            <w:pPr>
              <w:pStyle w:val="Table-Text"/>
              <w:suppressAutoHyphens/>
              <w:rPr>
                <w:rFonts w:ascii="Arial" w:hAnsi="Arial" w:cs="Arial"/>
              </w:rPr>
            </w:pPr>
          </w:p>
        </w:tc>
        <w:tc>
          <w:tcPr>
            <w:tcW w:w="2977" w:type="dxa"/>
          </w:tcPr>
          <w:p w14:paraId="5B79E56F" w14:textId="77777777" w:rsidR="009C7DDC" w:rsidRPr="009B04C6" w:rsidRDefault="009C7DDC" w:rsidP="00F21283">
            <w:pPr>
              <w:pStyle w:val="Table-Text"/>
              <w:suppressAutoHyphens/>
              <w:rPr>
                <w:rFonts w:ascii="Arial" w:hAnsi="Arial" w:cs="Arial"/>
              </w:rPr>
            </w:pPr>
          </w:p>
        </w:tc>
        <w:tc>
          <w:tcPr>
            <w:tcW w:w="4253" w:type="dxa"/>
          </w:tcPr>
          <w:p w14:paraId="6E63B999" w14:textId="77777777" w:rsidR="009C7DDC" w:rsidRPr="009B04C6" w:rsidRDefault="009C7DDC" w:rsidP="00F21283">
            <w:pPr>
              <w:pStyle w:val="Table-Text"/>
              <w:suppressAutoHyphens/>
              <w:rPr>
                <w:rFonts w:ascii="Arial" w:hAnsi="Arial" w:cs="Arial"/>
              </w:rPr>
            </w:pPr>
          </w:p>
        </w:tc>
      </w:tr>
      <w:tr w:rsidR="009C7DDC" w:rsidRPr="009B04C6" w14:paraId="151BF7A8" w14:textId="77777777" w:rsidTr="00F21283">
        <w:tc>
          <w:tcPr>
            <w:tcW w:w="2126" w:type="dxa"/>
          </w:tcPr>
          <w:p w14:paraId="1EEE2EB4" w14:textId="77777777" w:rsidR="009C7DDC" w:rsidRPr="009B04C6" w:rsidRDefault="009C7DDC" w:rsidP="00F21283">
            <w:pPr>
              <w:pStyle w:val="Table-Text"/>
              <w:suppressAutoHyphens/>
              <w:rPr>
                <w:rFonts w:ascii="Arial" w:hAnsi="Arial" w:cs="Arial"/>
              </w:rPr>
            </w:pPr>
          </w:p>
        </w:tc>
        <w:tc>
          <w:tcPr>
            <w:tcW w:w="2977" w:type="dxa"/>
          </w:tcPr>
          <w:p w14:paraId="32826F15" w14:textId="77777777" w:rsidR="009C7DDC" w:rsidRPr="009B04C6" w:rsidRDefault="009C7DDC" w:rsidP="00F21283">
            <w:pPr>
              <w:pStyle w:val="Table-Text"/>
              <w:suppressAutoHyphens/>
              <w:rPr>
                <w:rFonts w:ascii="Arial" w:hAnsi="Arial" w:cs="Arial"/>
                <w:color w:val="000080"/>
              </w:rPr>
            </w:pPr>
          </w:p>
        </w:tc>
        <w:tc>
          <w:tcPr>
            <w:tcW w:w="4253" w:type="dxa"/>
          </w:tcPr>
          <w:p w14:paraId="50EC523E" w14:textId="77777777" w:rsidR="009C7DDC" w:rsidRPr="009B04C6" w:rsidRDefault="009C7DDC" w:rsidP="00F21283">
            <w:pPr>
              <w:pStyle w:val="Table-Text"/>
              <w:suppressAutoHyphens/>
              <w:rPr>
                <w:rFonts w:ascii="Arial" w:hAnsi="Arial" w:cs="Arial"/>
                <w:lang w:val="en-GB"/>
              </w:rPr>
            </w:pPr>
          </w:p>
        </w:tc>
      </w:tr>
    </w:tbl>
    <w:p w14:paraId="6CF8A76B" w14:textId="77777777" w:rsidR="009C7DDC" w:rsidRDefault="009C7DDC" w:rsidP="00A075D0">
      <w:pPr>
        <w:pStyle w:val="Heading3"/>
      </w:pPr>
      <w:bookmarkStart w:id="683" w:name="_Toc440563114"/>
      <w:bookmarkStart w:id="684" w:name="_Toc17440712"/>
      <w:r>
        <w:t xml:space="preserve">Other </w:t>
      </w:r>
      <w:r w:rsidRPr="00A075D0">
        <w:t>changes</w:t>
      </w:r>
      <w:r>
        <w:t xml:space="preserve"> to the translation job interface</w:t>
      </w:r>
      <w:bookmarkEnd w:id="683"/>
      <w:bookmarkEnd w:id="684"/>
    </w:p>
    <w:p w14:paraId="1A3BA757" w14:textId="77777777" w:rsidR="009C7DDC" w:rsidRDefault="009C7DDC" w:rsidP="004C4DC0">
      <w:pPr>
        <w:pStyle w:val="Body"/>
      </w:pPr>
      <w:r>
        <w:t xml:space="preserve">The translation job UI behavior can be modified to a limited extent. The PM or Consultant can discuss the possibilities if changes are required. </w:t>
      </w:r>
    </w:p>
    <w:p w14:paraId="7D8F64A2" w14:textId="77777777" w:rsidR="009C7DDC" w:rsidRDefault="009C7DDC" w:rsidP="004C4DC0">
      <w:pPr>
        <w:pStyle w:val="Body"/>
      </w:pPr>
      <w:r>
        <w:t>The following changes will be foreseen:</w:t>
      </w:r>
    </w:p>
    <w:p w14:paraId="01148541" w14:textId="7E0C3DCA" w:rsidR="009C7DDC" w:rsidRPr="005C291C" w:rsidRDefault="009C7DDC" w:rsidP="004C4DC0">
      <w:pPr>
        <w:pStyle w:val="Body"/>
        <w:numPr>
          <w:ilvl w:val="0"/>
          <w:numId w:val="39"/>
        </w:numPr>
      </w:pPr>
    </w:p>
    <w:p w14:paraId="0B48BF65" w14:textId="12B6A57F" w:rsidR="009C7DDC" w:rsidRDefault="009C7DDC" w:rsidP="00A075D0">
      <w:pPr>
        <w:pStyle w:val="Heading2"/>
      </w:pPr>
      <w:bookmarkStart w:id="685" w:name="_Toc440563115"/>
      <w:bookmarkStart w:id="686" w:name="_Toc17440713"/>
      <w:r>
        <w:t>Filesystem specific – if applicable</w:t>
      </w:r>
      <w:bookmarkEnd w:id="685"/>
      <w:bookmarkEnd w:id="686"/>
    </w:p>
    <w:p w14:paraId="00E342B0" w14:textId="77777777" w:rsidR="009C7DDC" w:rsidRDefault="009C7DDC" w:rsidP="004C4DC0">
      <w:pPr>
        <w:pStyle w:val="Body"/>
      </w:pPr>
      <w:r>
        <w:t>The filesystem option will be / will not be switched on.</w:t>
      </w:r>
    </w:p>
    <w:p w14:paraId="2982135F" w14:textId="37BD2C8C" w:rsidR="009C7DDC" w:rsidRDefault="009C7DDC" w:rsidP="00A075D0">
      <w:pPr>
        <w:pStyle w:val="Heading3"/>
      </w:pPr>
      <w:bookmarkStart w:id="687" w:name="_Toc440563116"/>
      <w:bookmarkStart w:id="688" w:name="_Toc17440714"/>
      <w:r>
        <w:t xml:space="preserve">General </w:t>
      </w:r>
      <w:r w:rsidRPr="00A075D0">
        <w:t>settings</w:t>
      </w:r>
      <w:bookmarkEnd w:id="687"/>
      <w:bookmarkEnd w:id="688"/>
      <w:r>
        <w:tab/>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977"/>
        <w:gridCol w:w="4253"/>
      </w:tblGrid>
      <w:tr w:rsidR="009C7DDC" w:rsidRPr="00DF2268" w14:paraId="57580807" w14:textId="77777777" w:rsidTr="00F21283">
        <w:trPr>
          <w:tblHeader/>
        </w:trPr>
        <w:tc>
          <w:tcPr>
            <w:tcW w:w="2126" w:type="dxa"/>
            <w:shd w:val="clear" w:color="auto" w:fill="E6E6E6"/>
          </w:tcPr>
          <w:p w14:paraId="7E2DF2E5" w14:textId="77777777" w:rsidR="009C7DDC" w:rsidRPr="00DF2268" w:rsidRDefault="009C7DDC" w:rsidP="00F21283">
            <w:pPr>
              <w:pStyle w:val="Table-ColHead"/>
              <w:rPr>
                <w:rFonts w:cs="Arial"/>
                <w:sz w:val="16"/>
                <w:szCs w:val="16"/>
              </w:rPr>
            </w:pPr>
            <w:r w:rsidRPr="00DF2268">
              <w:rPr>
                <w:rFonts w:cs="Arial"/>
                <w:sz w:val="16"/>
                <w:szCs w:val="16"/>
              </w:rPr>
              <w:t>Name</w:t>
            </w:r>
          </w:p>
        </w:tc>
        <w:tc>
          <w:tcPr>
            <w:tcW w:w="2977" w:type="dxa"/>
            <w:shd w:val="clear" w:color="auto" w:fill="E6E6E6"/>
          </w:tcPr>
          <w:p w14:paraId="43CC44E9" w14:textId="77777777" w:rsidR="009C7DDC" w:rsidRPr="00DF2268" w:rsidRDefault="009C7DDC" w:rsidP="00F21283">
            <w:pPr>
              <w:pStyle w:val="Table-ColHead"/>
              <w:rPr>
                <w:rFonts w:cs="Arial"/>
                <w:sz w:val="16"/>
                <w:szCs w:val="16"/>
              </w:rPr>
            </w:pPr>
            <w:r w:rsidRPr="00DF2268">
              <w:rPr>
                <w:rFonts w:cs="Arial"/>
                <w:sz w:val="16"/>
                <w:szCs w:val="16"/>
              </w:rPr>
              <w:t>Value</w:t>
            </w:r>
          </w:p>
        </w:tc>
        <w:tc>
          <w:tcPr>
            <w:tcW w:w="4253" w:type="dxa"/>
            <w:shd w:val="clear" w:color="auto" w:fill="E6E6E6"/>
          </w:tcPr>
          <w:p w14:paraId="0E7C7318" w14:textId="77777777" w:rsidR="009C7DDC" w:rsidRPr="00DF2268" w:rsidRDefault="009C7DDC" w:rsidP="00F21283">
            <w:pPr>
              <w:pStyle w:val="Table-ColHead"/>
              <w:rPr>
                <w:rFonts w:cs="Arial"/>
                <w:sz w:val="16"/>
                <w:szCs w:val="16"/>
              </w:rPr>
            </w:pPr>
            <w:r w:rsidRPr="00DF2268">
              <w:rPr>
                <w:rFonts w:cs="Arial"/>
                <w:sz w:val="16"/>
                <w:szCs w:val="16"/>
              </w:rPr>
              <w:t>Comments</w:t>
            </w:r>
          </w:p>
        </w:tc>
      </w:tr>
      <w:tr w:rsidR="009C7DDC" w:rsidRPr="009B04C6" w14:paraId="3297BE8A" w14:textId="77777777" w:rsidTr="00F21283">
        <w:tc>
          <w:tcPr>
            <w:tcW w:w="2126" w:type="dxa"/>
          </w:tcPr>
          <w:p w14:paraId="6738EA1A" w14:textId="77777777" w:rsidR="009C7DDC" w:rsidRPr="009B04C6" w:rsidRDefault="009C7DDC" w:rsidP="00F21283">
            <w:pPr>
              <w:pStyle w:val="Table-Text"/>
              <w:suppressAutoHyphens/>
              <w:rPr>
                <w:rFonts w:ascii="Arial" w:hAnsi="Arial" w:cs="Arial"/>
              </w:rPr>
            </w:pPr>
            <w:r>
              <w:rPr>
                <w:rFonts w:ascii="Arial" w:hAnsi="Arial" w:cs="Arial"/>
              </w:rPr>
              <w:t>Alias</w:t>
            </w:r>
          </w:p>
        </w:tc>
        <w:tc>
          <w:tcPr>
            <w:tcW w:w="2977" w:type="dxa"/>
          </w:tcPr>
          <w:p w14:paraId="0D79E76D" w14:textId="77777777" w:rsidR="009C7DDC" w:rsidRPr="009B04C6" w:rsidRDefault="009C7DDC" w:rsidP="00F21283">
            <w:pPr>
              <w:pStyle w:val="Table-Text"/>
              <w:suppressAutoHyphens/>
              <w:rPr>
                <w:rFonts w:ascii="Arial" w:hAnsi="Arial" w:cs="Arial"/>
              </w:rPr>
            </w:pPr>
            <w:proofErr w:type="spellStart"/>
            <w:r>
              <w:rPr>
                <w:rFonts w:ascii="Arial" w:hAnsi="Arial" w:cs="Arial"/>
              </w:rPr>
              <w:t>FileSystem</w:t>
            </w:r>
            <w:proofErr w:type="spellEnd"/>
          </w:p>
        </w:tc>
        <w:tc>
          <w:tcPr>
            <w:tcW w:w="4253" w:type="dxa"/>
          </w:tcPr>
          <w:p w14:paraId="18AFFD5E" w14:textId="77777777" w:rsidR="009C7DDC" w:rsidRPr="009B04C6" w:rsidRDefault="009C7DDC" w:rsidP="00F21283">
            <w:pPr>
              <w:pStyle w:val="Table-Text"/>
              <w:suppressAutoHyphens/>
              <w:rPr>
                <w:rFonts w:ascii="Arial" w:hAnsi="Arial" w:cs="Arial"/>
              </w:rPr>
            </w:pPr>
            <w:r>
              <w:rPr>
                <w:rFonts w:ascii="Arial" w:hAnsi="Arial" w:cs="Arial"/>
              </w:rPr>
              <w:t xml:space="preserve">In the translation job interface, the alias is shown behind the instance name, e.g. ‘FS: </w:t>
            </w:r>
            <w:proofErr w:type="spellStart"/>
            <w:r>
              <w:rPr>
                <w:rFonts w:ascii="Arial" w:hAnsi="Arial" w:cs="Arial"/>
              </w:rPr>
              <w:t>FileSystem</w:t>
            </w:r>
            <w:proofErr w:type="spellEnd"/>
            <w:r>
              <w:rPr>
                <w:rFonts w:ascii="Arial" w:hAnsi="Arial" w:cs="Arial"/>
              </w:rPr>
              <w:t>’</w:t>
            </w:r>
          </w:p>
        </w:tc>
      </w:tr>
      <w:tr w:rsidR="009C7DDC" w:rsidRPr="009B04C6" w14:paraId="38F15DFF" w14:textId="77777777" w:rsidTr="00F21283">
        <w:tc>
          <w:tcPr>
            <w:tcW w:w="2126" w:type="dxa"/>
          </w:tcPr>
          <w:p w14:paraId="0275813D" w14:textId="77777777" w:rsidR="009C7DDC" w:rsidRPr="009B04C6" w:rsidRDefault="009C7DDC" w:rsidP="00F21283">
            <w:pPr>
              <w:pStyle w:val="Table-Text"/>
              <w:suppressAutoHyphens/>
              <w:rPr>
                <w:rFonts w:ascii="Arial" w:hAnsi="Arial" w:cs="Arial"/>
              </w:rPr>
            </w:pPr>
            <w:r>
              <w:rPr>
                <w:rFonts w:ascii="Arial" w:hAnsi="Arial" w:cs="Arial"/>
              </w:rPr>
              <w:t>Export Folder</w:t>
            </w:r>
          </w:p>
        </w:tc>
        <w:tc>
          <w:tcPr>
            <w:tcW w:w="2977" w:type="dxa"/>
          </w:tcPr>
          <w:p w14:paraId="70EBB11D" w14:textId="77777777" w:rsidR="009C7DDC" w:rsidRPr="009B04C6" w:rsidRDefault="009C7DDC" w:rsidP="00F21283">
            <w:pPr>
              <w:pStyle w:val="Table-Text"/>
              <w:suppressAutoHyphens/>
              <w:rPr>
                <w:rFonts w:ascii="Arial" w:hAnsi="Arial" w:cs="Arial"/>
                <w:color w:val="000080"/>
              </w:rPr>
            </w:pPr>
            <w:r>
              <w:rPr>
                <w:rFonts w:ascii="Arial" w:hAnsi="Arial" w:cs="Arial"/>
                <w:color w:val="000080"/>
              </w:rPr>
              <w:t>&lt;Data&gt;\</w:t>
            </w:r>
            <w:proofErr w:type="spellStart"/>
            <w:r>
              <w:rPr>
                <w:rFonts w:ascii="Arial" w:hAnsi="Arial" w:cs="Arial"/>
                <w:color w:val="000080"/>
              </w:rPr>
              <w:t>TranslationOrganizer</w:t>
            </w:r>
            <w:proofErr w:type="spellEnd"/>
            <w:r>
              <w:rPr>
                <w:rFonts w:ascii="Arial" w:hAnsi="Arial" w:cs="Arial"/>
                <w:color w:val="000080"/>
              </w:rPr>
              <w:t>\Export</w:t>
            </w:r>
          </w:p>
        </w:tc>
        <w:tc>
          <w:tcPr>
            <w:tcW w:w="4253" w:type="dxa"/>
          </w:tcPr>
          <w:p w14:paraId="1CF688F8" w14:textId="77777777" w:rsidR="009C7DDC" w:rsidRPr="002203AC" w:rsidRDefault="009C7DDC" w:rsidP="00F21283">
            <w:pPr>
              <w:pStyle w:val="Table-Text"/>
              <w:suppressAutoHyphens/>
              <w:rPr>
                <w:rFonts w:ascii="Arial" w:hAnsi="Arial" w:cs="Arial"/>
              </w:rPr>
            </w:pPr>
            <w:r>
              <w:rPr>
                <w:rFonts w:ascii="Arial" w:hAnsi="Arial" w:cs="Arial"/>
              </w:rPr>
              <w:t xml:space="preserve">&lt;Data&gt; points to the installation specific data folder on </w:t>
            </w:r>
            <w:r>
              <w:rPr>
                <w:rFonts w:ascii="Arial" w:hAnsi="Arial" w:cs="Arial"/>
              </w:rPr>
              <w:lastRenderedPageBreak/>
              <w:t>the server.</w:t>
            </w:r>
          </w:p>
        </w:tc>
      </w:tr>
      <w:tr w:rsidR="009C7DDC" w:rsidRPr="009B04C6" w14:paraId="4C5E1B2F" w14:textId="77777777" w:rsidTr="00F21283">
        <w:tc>
          <w:tcPr>
            <w:tcW w:w="2126" w:type="dxa"/>
          </w:tcPr>
          <w:p w14:paraId="1EAFD98E" w14:textId="77777777" w:rsidR="009C7DDC" w:rsidRDefault="009C7DDC" w:rsidP="00F21283">
            <w:pPr>
              <w:pStyle w:val="Table-Text"/>
              <w:suppressAutoHyphens/>
              <w:rPr>
                <w:rFonts w:ascii="Arial" w:hAnsi="Arial" w:cs="Arial"/>
              </w:rPr>
            </w:pPr>
            <w:r>
              <w:rPr>
                <w:rFonts w:ascii="Arial" w:hAnsi="Arial" w:cs="Arial"/>
              </w:rPr>
              <w:lastRenderedPageBreak/>
              <w:t>Max job file size</w:t>
            </w:r>
          </w:p>
        </w:tc>
        <w:tc>
          <w:tcPr>
            <w:tcW w:w="2977" w:type="dxa"/>
          </w:tcPr>
          <w:p w14:paraId="5B39CEDD" w14:textId="77777777" w:rsidR="009C7DDC" w:rsidRDefault="009C7DDC" w:rsidP="00F21283">
            <w:pPr>
              <w:pStyle w:val="Table-Text"/>
              <w:suppressAutoHyphens/>
              <w:rPr>
                <w:rFonts w:ascii="Arial" w:hAnsi="Arial" w:cs="Arial"/>
                <w:color w:val="000080"/>
              </w:rPr>
            </w:pPr>
            <w:r w:rsidRPr="002203AC">
              <w:rPr>
                <w:rFonts w:ascii="Arial" w:hAnsi="Arial" w:cs="Arial"/>
                <w:color w:val="000080"/>
              </w:rPr>
              <w:t>5242880</w:t>
            </w:r>
          </w:p>
        </w:tc>
        <w:tc>
          <w:tcPr>
            <w:tcW w:w="4253" w:type="dxa"/>
          </w:tcPr>
          <w:p w14:paraId="53C1C98D" w14:textId="77777777" w:rsidR="009C7DDC" w:rsidRDefault="009C7DDC" w:rsidP="00F21283">
            <w:pPr>
              <w:pStyle w:val="Table-Text"/>
              <w:suppressAutoHyphens/>
              <w:rPr>
                <w:rFonts w:ascii="Arial" w:hAnsi="Arial" w:cs="Arial"/>
              </w:rPr>
            </w:pPr>
            <w:r>
              <w:rPr>
                <w:rFonts w:ascii="Arial" w:hAnsi="Arial" w:cs="Arial"/>
              </w:rPr>
              <w:t>This is the uncompressed max size. If the total file size of exported files exceeds this value, then the files will be divided over several jobs.</w:t>
            </w:r>
          </w:p>
        </w:tc>
      </w:tr>
    </w:tbl>
    <w:p w14:paraId="5145C8AB" w14:textId="77777777" w:rsidR="009C7DDC" w:rsidRDefault="009C7DDC" w:rsidP="009C7DDC">
      <w:pPr>
        <w:suppressAutoHyphens/>
      </w:pPr>
    </w:p>
    <w:p w14:paraId="7D3025DA" w14:textId="77777777" w:rsidR="009C7DDC" w:rsidRDefault="009C7DDC" w:rsidP="00A075D0">
      <w:pPr>
        <w:pStyle w:val="Heading3"/>
      </w:pPr>
      <w:bookmarkStart w:id="689" w:name="_Toc440563117"/>
      <w:bookmarkStart w:id="690" w:name="_Toc17440715"/>
      <w:r>
        <w:t xml:space="preserve">Retrieve </w:t>
      </w:r>
      <w:r w:rsidRPr="00A075D0">
        <w:t>additional</w:t>
      </w:r>
      <w:r>
        <w:t xml:space="preserve"> metadata</w:t>
      </w:r>
      <w:bookmarkEnd w:id="689"/>
      <w:bookmarkEnd w:id="690"/>
    </w:p>
    <w:p w14:paraId="3B292551" w14:textId="77777777" w:rsidR="009C7DDC" w:rsidRDefault="009C7DDC" w:rsidP="004C4DC0">
      <w:pPr>
        <w:pStyle w:val="Body"/>
      </w:pPr>
      <w:r>
        <w:t>The following metadata should be retrieved and included as .met files into the translation job zip file: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977"/>
        <w:gridCol w:w="4253"/>
      </w:tblGrid>
      <w:tr w:rsidR="009C7DDC" w:rsidRPr="00DF2268" w14:paraId="626E4549" w14:textId="77777777" w:rsidTr="00F21283">
        <w:trPr>
          <w:tblHeader/>
        </w:trPr>
        <w:tc>
          <w:tcPr>
            <w:tcW w:w="2126" w:type="dxa"/>
            <w:shd w:val="clear" w:color="auto" w:fill="E6E6E6"/>
          </w:tcPr>
          <w:p w14:paraId="3489577D" w14:textId="77777777" w:rsidR="009C7DDC" w:rsidRPr="00DF2268" w:rsidRDefault="009C7DDC" w:rsidP="00F21283">
            <w:pPr>
              <w:pStyle w:val="Table-ColHead"/>
              <w:rPr>
                <w:rFonts w:cs="Arial"/>
                <w:sz w:val="16"/>
                <w:szCs w:val="16"/>
              </w:rPr>
            </w:pPr>
            <w:r w:rsidRPr="00DF2268">
              <w:rPr>
                <w:rFonts w:cs="Arial"/>
                <w:sz w:val="16"/>
                <w:szCs w:val="16"/>
              </w:rPr>
              <w:t>Metadata Field</w:t>
            </w:r>
          </w:p>
        </w:tc>
        <w:tc>
          <w:tcPr>
            <w:tcW w:w="2977" w:type="dxa"/>
            <w:shd w:val="clear" w:color="auto" w:fill="E6E6E6"/>
          </w:tcPr>
          <w:p w14:paraId="13EE1FB1" w14:textId="77777777" w:rsidR="009C7DDC" w:rsidRPr="00DF2268" w:rsidRDefault="009C7DDC" w:rsidP="00F21283">
            <w:pPr>
              <w:pStyle w:val="Table-ColHead"/>
              <w:rPr>
                <w:rFonts w:cs="Arial"/>
                <w:sz w:val="16"/>
                <w:szCs w:val="16"/>
              </w:rPr>
            </w:pPr>
            <w:r w:rsidRPr="00DF2268">
              <w:rPr>
                <w:rFonts w:cs="Arial"/>
                <w:sz w:val="16"/>
                <w:szCs w:val="16"/>
              </w:rPr>
              <w:t>Internal Name</w:t>
            </w:r>
          </w:p>
        </w:tc>
        <w:tc>
          <w:tcPr>
            <w:tcW w:w="4253" w:type="dxa"/>
            <w:shd w:val="clear" w:color="auto" w:fill="E6E6E6"/>
          </w:tcPr>
          <w:p w14:paraId="31429581" w14:textId="77777777" w:rsidR="009C7DDC" w:rsidRPr="00DF2268" w:rsidRDefault="009C7DDC" w:rsidP="00F21283">
            <w:pPr>
              <w:pStyle w:val="Table-ColHead"/>
              <w:rPr>
                <w:rFonts w:cs="Arial"/>
                <w:sz w:val="16"/>
                <w:szCs w:val="16"/>
              </w:rPr>
            </w:pPr>
            <w:r w:rsidRPr="00DF2268">
              <w:rPr>
                <w:rFonts w:cs="Arial"/>
                <w:sz w:val="16"/>
                <w:szCs w:val="16"/>
              </w:rPr>
              <w:t>Implications</w:t>
            </w:r>
          </w:p>
        </w:tc>
      </w:tr>
      <w:tr w:rsidR="009C7DDC" w:rsidRPr="009B04C6" w14:paraId="759FDC5C" w14:textId="77777777" w:rsidTr="00F21283">
        <w:tc>
          <w:tcPr>
            <w:tcW w:w="2126" w:type="dxa"/>
          </w:tcPr>
          <w:p w14:paraId="3B64F00A" w14:textId="77777777" w:rsidR="009C7DDC" w:rsidRPr="009B04C6" w:rsidRDefault="009C7DDC" w:rsidP="00F21283">
            <w:pPr>
              <w:pStyle w:val="Table-Text"/>
              <w:suppressAutoHyphens/>
              <w:rPr>
                <w:rFonts w:ascii="Arial" w:hAnsi="Arial" w:cs="Arial"/>
              </w:rPr>
            </w:pPr>
          </w:p>
        </w:tc>
        <w:tc>
          <w:tcPr>
            <w:tcW w:w="2977" w:type="dxa"/>
          </w:tcPr>
          <w:p w14:paraId="2A598667" w14:textId="77777777" w:rsidR="009C7DDC" w:rsidRPr="009B04C6" w:rsidRDefault="009C7DDC" w:rsidP="00F21283">
            <w:pPr>
              <w:pStyle w:val="Table-Text"/>
              <w:suppressAutoHyphens/>
              <w:rPr>
                <w:rFonts w:ascii="Arial" w:hAnsi="Arial" w:cs="Arial"/>
              </w:rPr>
            </w:pPr>
          </w:p>
        </w:tc>
        <w:tc>
          <w:tcPr>
            <w:tcW w:w="4253" w:type="dxa"/>
          </w:tcPr>
          <w:p w14:paraId="4785DDEE" w14:textId="77777777" w:rsidR="009C7DDC" w:rsidRPr="009B04C6" w:rsidRDefault="009C7DDC" w:rsidP="00F21283">
            <w:pPr>
              <w:pStyle w:val="Table-Text"/>
              <w:suppressAutoHyphens/>
              <w:rPr>
                <w:rFonts w:ascii="Arial" w:hAnsi="Arial" w:cs="Arial"/>
              </w:rPr>
            </w:pPr>
          </w:p>
        </w:tc>
      </w:tr>
      <w:tr w:rsidR="009C7DDC" w:rsidRPr="009B04C6" w14:paraId="1E1468C6" w14:textId="77777777" w:rsidTr="00F21283">
        <w:tc>
          <w:tcPr>
            <w:tcW w:w="2126" w:type="dxa"/>
          </w:tcPr>
          <w:p w14:paraId="10D59AA7" w14:textId="77777777" w:rsidR="009C7DDC" w:rsidRPr="009B04C6" w:rsidRDefault="009C7DDC" w:rsidP="00F21283">
            <w:pPr>
              <w:pStyle w:val="Table-Text"/>
              <w:suppressAutoHyphens/>
              <w:rPr>
                <w:rFonts w:ascii="Arial" w:hAnsi="Arial" w:cs="Arial"/>
              </w:rPr>
            </w:pPr>
          </w:p>
        </w:tc>
        <w:tc>
          <w:tcPr>
            <w:tcW w:w="2977" w:type="dxa"/>
          </w:tcPr>
          <w:p w14:paraId="6D9ABB6D" w14:textId="77777777" w:rsidR="009C7DDC" w:rsidRPr="009B04C6" w:rsidRDefault="009C7DDC" w:rsidP="00F21283">
            <w:pPr>
              <w:pStyle w:val="Table-Text"/>
              <w:suppressAutoHyphens/>
              <w:rPr>
                <w:rFonts w:ascii="Arial" w:hAnsi="Arial" w:cs="Arial"/>
                <w:color w:val="000080"/>
              </w:rPr>
            </w:pPr>
          </w:p>
        </w:tc>
        <w:tc>
          <w:tcPr>
            <w:tcW w:w="4253" w:type="dxa"/>
          </w:tcPr>
          <w:p w14:paraId="64153EBB" w14:textId="77777777" w:rsidR="009C7DDC" w:rsidRPr="009B04C6" w:rsidRDefault="009C7DDC" w:rsidP="00F21283">
            <w:pPr>
              <w:pStyle w:val="Table-Text"/>
              <w:suppressAutoHyphens/>
              <w:rPr>
                <w:rFonts w:ascii="Arial" w:hAnsi="Arial" w:cs="Arial"/>
                <w:lang w:val="en-GB"/>
              </w:rPr>
            </w:pPr>
          </w:p>
        </w:tc>
      </w:tr>
    </w:tbl>
    <w:p w14:paraId="1004296F" w14:textId="77777777" w:rsidR="009C7DDC" w:rsidRDefault="009C7DDC" w:rsidP="004C4DC0">
      <w:pPr>
        <w:pStyle w:val="Body"/>
      </w:pPr>
      <w:r>
        <w:t>This is optional.</w:t>
      </w:r>
    </w:p>
    <w:p w14:paraId="7E0166DF" w14:textId="4026C9FB" w:rsidR="009C7DDC" w:rsidRDefault="00EE455E" w:rsidP="00A075D0">
      <w:pPr>
        <w:pStyle w:val="Heading2"/>
      </w:pPr>
      <w:bookmarkStart w:id="691" w:name="_Toc440563124"/>
      <w:r>
        <w:t xml:space="preserve"> </w:t>
      </w:r>
      <w:bookmarkStart w:id="692" w:name="_Toc17440716"/>
      <w:r w:rsidR="009C7DDC">
        <w:t xml:space="preserve">SDL </w:t>
      </w:r>
      <w:proofErr w:type="spellStart"/>
      <w:r w:rsidR="009C7DDC" w:rsidRPr="00A075D0">
        <w:t>WorldServer</w:t>
      </w:r>
      <w:proofErr w:type="spellEnd"/>
      <w:r w:rsidR="009C7DDC">
        <w:t xml:space="preserve"> specific</w:t>
      </w:r>
      <w:bookmarkEnd w:id="691"/>
      <w:bookmarkEnd w:id="692"/>
    </w:p>
    <w:p w14:paraId="6E49BB2C" w14:textId="4E351100" w:rsidR="009C7DDC" w:rsidRPr="00A075D0" w:rsidRDefault="009C7DDC" w:rsidP="004C4DC0">
      <w:pPr>
        <w:pStyle w:val="Body"/>
      </w:pPr>
      <w:r w:rsidRPr="00A075D0">
        <w:t xml:space="preserve">All languages configured in </w:t>
      </w:r>
      <w:proofErr w:type="spellStart"/>
      <w:r w:rsidR="00641024">
        <w:t>Tridion</w:t>
      </w:r>
      <w:proofErr w:type="spellEnd"/>
      <w:r w:rsidR="00641024">
        <w:t xml:space="preserve"> Docs </w:t>
      </w:r>
      <w:r w:rsidRPr="00A075D0">
        <w:t xml:space="preserve">CM and </w:t>
      </w:r>
      <w:proofErr w:type="spellStart"/>
      <w:r w:rsidRPr="00A075D0">
        <w:t>WorldServer</w:t>
      </w:r>
      <w:proofErr w:type="spellEnd"/>
      <w:r w:rsidRPr="00A075D0">
        <w:t xml:space="preserve"> must be mapped uniquely. Add a column to the list of languages in 3.7 as reference for the mapping between </w:t>
      </w:r>
      <w:proofErr w:type="spellStart"/>
      <w:r w:rsidR="00641024">
        <w:t>Tridion</w:t>
      </w:r>
      <w:proofErr w:type="spellEnd"/>
      <w:r w:rsidR="00641024">
        <w:t xml:space="preserve"> Docs </w:t>
      </w:r>
      <w:r w:rsidRPr="00A075D0">
        <w:t xml:space="preserve">CM language codes and </w:t>
      </w:r>
      <w:proofErr w:type="spellStart"/>
      <w:r w:rsidRPr="00A075D0">
        <w:t>WorldServer</w:t>
      </w:r>
      <w:proofErr w:type="spellEnd"/>
      <w:r w:rsidRPr="00A075D0">
        <w:t xml:space="preserve"> numerical local ID’s. </w:t>
      </w:r>
      <w:proofErr w:type="gramStart"/>
      <w:r w:rsidRPr="00A075D0">
        <w:t xml:space="preserve">Remark that on creation of a translation job the system will dynamically calculate the possible target languages for a source language depending on the possible language pairs in </w:t>
      </w:r>
      <w:proofErr w:type="spellStart"/>
      <w:r w:rsidRPr="00A075D0">
        <w:t>WorldServer</w:t>
      </w:r>
      <w:proofErr w:type="spellEnd"/>
      <w:r w:rsidRPr="00A075D0">
        <w:t xml:space="preserve"> and the configuration of language pairs as specified in 11.4.</w:t>
      </w:r>
      <w:proofErr w:type="gramEnd"/>
    </w:p>
    <w:p w14:paraId="1D9E84B7" w14:textId="77777777" w:rsidR="009C7DDC" w:rsidRDefault="009C7DDC" w:rsidP="00A075D0">
      <w:pPr>
        <w:pStyle w:val="Heading3"/>
      </w:pPr>
      <w:bookmarkStart w:id="693" w:name="_Toc440563125"/>
      <w:bookmarkStart w:id="694" w:name="_Toc17440717"/>
      <w:r>
        <w:t xml:space="preserve">General </w:t>
      </w:r>
      <w:r w:rsidRPr="00A075D0">
        <w:t>settings</w:t>
      </w:r>
      <w:bookmarkEnd w:id="693"/>
      <w:bookmarkEnd w:id="694"/>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2977"/>
        <w:gridCol w:w="4253"/>
      </w:tblGrid>
      <w:tr w:rsidR="009C7DDC" w:rsidRPr="009B04C6" w14:paraId="4101DA1D" w14:textId="77777777" w:rsidTr="00F21283">
        <w:trPr>
          <w:tblHeader/>
        </w:trPr>
        <w:tc>
          <w:tcPr>
            <w:tcW w:w="2126" w:type="dxa"/>
            <w:shd w:val="clear" w:color="auto" w:fill="E6E6E6"/>
          </w:tcPr>
          <w:p w14:paraId="65563286" w14:textId="77777777" w:rsidR="009C7DDC" w:rsidRPr="00DF2268" w:rsidRDefault="009C7DDC" w:rsidP="00F21283">
            <w:pPr>
              <w:pStyle w:val="Table-ColHead"/>
              <w:rPr>
                <w:rFonts w:cs="Arial"/>
                <w:sz w:val="16"/>
                <w:szCs w:val="16"/>
              </w:rPr>
            </w:pPr>
            <w:r w:rsidRPr="00DF2268">
              <w:rPr>
                <w:rFonts w:cs="Arial"/>
                <w:sz w:val="16"/>
                <w:szCs w:val="16"/>
              </w:rPr>
              <w:t>Name</w:t>
            </w:r>
          </w:p>
        </w:tc>
        <w:tc>
          <w:tcPr>
            <w:tcW w:w="2977" w:type="dxa"/>
            <w:shd w:val="clear" w:color="auto" w:fill="E6E6E6"/>
          </w:tcPr>
          <w:p w14:paraId="36DD3AE9" w14:textId="77777777" w:rsidR="009C7DDC" w:rsidRPr="00DF2268" w:rsidRDefault="009C7DDC" w:rsidP="00F21283">
            <w:pPr>
              <w:pStyle w:val="Table-ColHead"/>
              <w:rPr>
                <w:rFonts w:cs="Arial"/>
                <w:sz w:val="16"/>
                <w:szCs w:val="16"/>
              </w:rPr>
            </w:pPr>
            <w:r w:rsidRPr="00DF2268">
              <w:rPr>
                <w:rFonts w:cs="Arial"/>
                <w:sz w:val="16"/>
                <w:szCs w:val="16"/>
              </w:rPr>
              <w:t>Value</w:t>
            </w:r>
          </w:p>
        </w:tc>
        <w:tc>
          <w:tcPr>
            <w:tcW w:w="4253" w:type="dxa"/>
            <w:shd w:val="clear" w:color="auto" w:fill="E6E6E6"/>
          </w:tcPr>
          <w:p w14:paraId="6029DCA0" w14:textId="77777777" w:rsidR="009C7DDC" w:rsidRPr="00DF2268" w:rsidRDefault="009C7DDC" w:rsidP="00F21283">
            <w:pPr>
              <w:pStyle w:val="Table-ColHead"/>
              <w:rPr>
                <w:rFonts w:cs="Arial"/>
                <w:sz w:val="16"/>
                <w:szCs w:val="16"/>
              </w:rPr>
            </w:pPr>
            <w:r w:rsidRPr="00DF2268">
              <w:rPr>
                <w:rFonts w:cs="Arial"/>
                <w:sz w:val="16"/>
                <w:szCs w:val="16"/>
              </w:rPr>
              <w:t>Comments</w:t>
            </w:r>
          </w:p>
        </w:tc>
      </w:tr>
      <w:tr w:rsidR="009C7DDC" w:rsidRPr="009B04C6" w14:paraId="12A9C3E0" w14:textId="77777777" w:rsidTr="00F21283">
        <w:tc>
          <w:tcPr>
            <w:tcW w:w="2126" w:type="dxa"/>
          </w:tcPr>
          <w:p w14:paraId="7F196B44" w14:textId="77777777" w:rsidR="009C7DDC" w:rsidRPr="009B04C6" w:rsidRDefault="009C7DDC" w:rsidP="00F21283">
            <w:pPr>
              <w:pStyle w:val="Table-Text"/>
              <w:suppressAutoHyphens/>
              <w:rPr>
                <w:rFonts w:ascii="Arial" w:hAnsi="Arial" w:cs="Arial"/>
              </w:rPr>
            </w:pPr>
            <w:r>
              <w:rPr>
                <w:rFonts w:ascii="Arial" w:hAnsi="Arial" w:cs="Arial"/>
              </w:rPr>
              <w:t>Alias</w:t>
            </w:r>
          </w:p>
        </w:tc>
        <w:tc>
          <w:tcPr>
            <w:tcW w:w="2977" w:type="dxa"/>
          </w:tcPr>
          <w:p w14:paraId="0D34FCA7" w14:textId="77777777" w:rsidR="009C7DDC" w:rsidRPr="009B04C6" w:rsidRDefault="009C7DDC" w:rsidP="00F21283">
            <w:pPr>
              <w:pStyle w:val="Table-Text"/>
              <w:suppressAutoHyphens/>
              <w:rPr>
                <w:rFonts w:ascii="Arial" w:hAnsi="Arial" w:cs="Arial"/>
              </w:rPr>
            </w:pPr>
            <w:proofErr w:type="spellStart"/>
            <w:r>
              <w:rPr>
                <w:rFonts w:ascii="Arial" w:hAnsi="Arial" w:cs="Arial"/>
              </w:rPr>
              <w:t>WorldServer</w:t>
            </w:r>
            <w:proofErr w:type="spellEnd"/>
          </w:p>
        </w:tc>
        <w:tc>
          <w:tcPr>
            <w:tcW w:w="4253" w:type="dxa"/>
          </w:tcPr>
          <w:p w14:paraId="44CD4A57" w14:textId="77777777" w:rsidR="009C7DDC" w:rsidRPr="009B04C6" w:rsidRDefault="009C7DDC" w:rsidP="00F21283">
            <w:pPr>
              <w:pStyle w:val="Table-Text"/>
              <w:suppressAutoHyphens/>
              <w:rPr>
                <w:rFonts w:ascii="Arial" w:hAnsi="Arial" w:cs="Arial"/>
              </w:rPr>
            </w:pPr>
            <w:r>
              <w:rPr>
                <w:rFonts w:ascii="Arial" w:hAnsi="Arial" w:cs="Arial"/>
              </w:rPr>
              <w:t>This is just an internal name.</w:t>
            </w:r>
          </w:p>
        </w:tc>
      </w:tr>
      <w:tr w:rsidR="009C7DDC" w:rsidRPr="009B04C6" w14:paraId="376DB405" w14:textId="77777777" w:rsidTr="00F21283">
        <w:tc>
          <w:tcPr>
            <w:tcW w:w="2126" w:type="dxa"/>
          </w:tcPr>
          <w:p w14:paraId="15CC1ACE" w14:textId="77777777" w:rsidR="009C7DDC" w:rsidRDefault="009C7DDC" w:rsidP="00F21283">
            <w:pPr>
              <w:pStyle w:val="Table-Text"/>
              <w:suppressAutoHyphens/>
              <w:rPr>
                <w:rFonts w:ascii="Arial" w:hAnsi="Arial" w:cs="Arial"/>
              </w:rPr>
            </w:pPr>
            <w:r>
              <w:rPr>
                <w:rFonts w:ascii="Arial" w:hAnsi="Arial" w:cs="Arial"/>
              </w:rPr>
              <w:t>Max job file size</w:t>
            </w:r>
          </w:p>
        </w:tc>
        <w:tc>
          <w:tcPr>
            <w:tcW w:w="2977" w:type="dxa"/>
          </w:tcPr>
          <w:p w14:paraId="522D0DAD" w14:textId="77777777" w:rsidR="009C7DDC" w:rsidRDefault="009C7DDC" w:rsidP="00F21283">
            <w:pPr>
              <w:pStyle w:val="Table-Text"/>
              <w:suppressAutoHyphens/>
              <w:rPr>
                <w:rFonts w:ascii="Arial" w:hAnsi="Arial" w:cs="Arial"/>
                <w:color w:val="000080"/>
              </w:rPr>
            </w:pPr>
            <w:r w:rsidRPr="002203AC">
              <w:rPr>
                <w:rFonts w:ascii="Arial" w:hAnsi="Arial" w:cs="Arial"/>
                <w:color w:val="000080"/>
              </w:rPr>
              <w:t>5242880</w:t>
            </w:r>
          </w:p>
        </w:tc>
        <w:tc>
          <w:tcPr>
            <w:tcW w:w="4253" w:type="dxa"/>
          </w:tcPr>
          <w:p w14:paraId="25729292" w14:textId="77777777" w:rsidR="009C7DDC" w:rsidRDefault="009C7DDC" w:rsidP="00F21283">
            <w:pPr>
              <w:pStyle w:val="Table-Text"/>
              <w:suppressAutoHyphens/>
              <w:rPr>
                <w:rFonts w:ascii="Arial" w:hAnsi="Arial" w:cs="Arial"/>
              </w:rPr>
            </w:pPr>
            <w:r>
              <w:rPr>
                <w:rFonts w:ascii="Arial" w:hAnsi="Arial" w:cs="Arial"/>
              </w:rPr>
              <w:t>This is the uncompressed max size. If the total file size of exported files exceeds this value, then the files will be divided over several jobs.</w:t>
            </w:r>
          </w:p>
        </w:tc>
      </w:tr>
      <w:tr w:rsidR="009C7DDC" w:rsidRPr="009B04C6" w14:paraId="5C6B475D" w14:textId="77777777" w:rsidTr="00F21283">
        <w:tc>
          <w:tcPr>
            <w:tcW w:w="2126" w:type="dxa"/>
          </w:tcPr>
          <w:p w14:paraId="069FFA83" w14:textId="77777777" w:rsidR="009C7DDC" w:rsidRDefault="009C7DDC" w:rsidP="00F21283">
            <w:pPr>
              <w:pStyle w:val="Table-Text"/>
              <w:suppressAutoHyphens/>
              <w:rPr>
                <w:rFonts w:ascii="Arial" w:hAnsi="Arial" w:cs="Arial"/>
              </w:rPr>
            </w:pPr>
            <w:r>
              <w:rPr>
                <w:rFonts w:ascii="Arial" w:hAnsi="Arial" w:cs="Arial"/>
              </w:rPr>
              <w:t>Uri</w:t>
            </w:r>
          </w:p>
        </w:tc>
        <w:tc>
          <w:tcPr>
            <w:tcW w:w="2977" w:type="dxa"/>
          </w:tcPr>
          <w:p w14:paraId="425A2D23" w14:textId="7753CAA8" w:rsidR="009C7DDC" w:rsidRPr="002203AC" w:rsidRDefault="00EE455E" w:rsidP="00F21283">
            <w:pPr>
              <w:pStyle w:val="Table-Text"/>
              <w:suppressAutoHyphens/>
              <w:rPr>
                <w:rFonts w:ascii="Arial" w:hAnsi="Arial" w:cs="Arial"/>
                <w:color w:val="000080"/>
              </w:rPr>
            </w:pPr>
            <w:r>
              <w:rPr>
                <w:rFonts w:ascii="Arial" w:hAnsi="Arial" w:cs="Arial"/>
                <w:color w:val="000080"/>
              </w:rPr>
              <w:t>TO BE PROVIDED</w:t>
            </w:r>
          </w:p>
        </w:tc>
        <w:tc>
          <w:tcPr>
            <w:tcW w:w="4253" w:type="dxa"/>
          </w:tcPr>
          <w:p w14:paraId="18825E60" w14:textId="77777777" w:rsidR="009C7DDC" w:rsidRDefault="009C7DDC" w:rsidP="00F21283">
            <w:pPr>
              <w:pStyle w:val="Table-Text"/>
              <w:suppressAutoHyphens/>
              <w:rPr>
                <w:rFonts w:ascii="Arial" w:hAnsi="Arial" w:cs="Arial"/>
              </w:rPr>
            </w:pPr>
            <w:r>
              <w:rPr>
                <w:rFonts w:ascii="Arial" w:hAnsi="Arial" w:cs="Arial"/>
              </w:rPr>
              <w:t xml:space="preserve">The </w:t>
            </w:r>
            <w:proofErr w:type="spellStart"/>
            <w:r>
              <w:rPr>
                <w:rFonts w:ascii="Arial" w:hAnsi="Arial" w:cs="Arial"/>
              </w:rPr>
              <w:t>WorldServer</w:t>
            </w:r>
            <w:proofErr w:type="spellEnd"/>
            <w:r>
              <w:rPr>
                <w:rFonts w:ascii="Arial" w:hAnsi="Arial" w:cs="Arial"/>
              </w:rPr>
              <w:t xml:space="preserve"> URL</w:t>
            </w:r>
          </w:p>
        </w:tc>
      </w:tr>
      <w:tr w:rsidR="009C7DDC" w:rsidRPr="009B04C6" w14:paraId="2FC4756B" w14:textId="77777777" w:rsidTr="00F21283">
        <w:tc>
          <w:tcPr>
            <w:tcW w:w="2126" w:type="dxa"/>
          </w:tcPr>
          <w:p w14:paraId="1A9DA75C" w14:textId="77777777" w:rsidR="009C7DDC" w:rsidRDefault="009C7DDC" w:rsidP="00F21283">
            <w:pPr>
              <w:pStyle w:val="Table-Text"/>
              <w:suppressAutoHyphens/>
              <w:rPr>
                <w:rFonts w:ascii="Arial" w:hAnsi="Arial" w:cs="Arial"/>
              </w:rPr>
            </w:pPr>
            <w:r>
              <w:rPr>
                <w:rFonts w:ascii="Arial" w:hAnsi="Arial" w:cs="Arial"/>
              </w:rPr>
              <w:t>Username</w:t>
            </w:r>
          </w:p>
        </w:tc>
        <w:tc>
          <w:tcPr>
            <w:tcW w:w="2977" w:type="dxa"/>
          </w:tcPr>
          <w:p w14:paraId="2D2A2F78" w14:textId="616193AE" w:rsidR="009C7DDC" w:rsidRDefault="00EE455E" w:rsidP="00F21283">
            <w:pPr>
              <w:pStyle w:val="Table-Text"/>
              <w:suppressAutoHyphens/>
              <w:rPr>
                <w:rFonts w:ascii="Arial" w:hAnsi="Arial" w:cs="Arial"/>
                <w:color w:val="000080"/>
              </w:rPr>
            </w:pPr>
            <w:r>
              <w:rPr>
                <w:rFonts w:ascii="Arial" w:hAnsi="Arial" w:cs="Arial"/>
                <w:color w:val="000080"/>
              </w:rPr>
              <w:t>TO BE PROVIDED</w:t>
            </w:r>
          </w:p>
        </w:tc>
        <w:tc>
          <w:tcPr>
            <w:tcW w:w="4253" w:type="dxa"/>
          </w:tcPr>
          <w:p w14:paraId="466BC72A" w14:textId="77777777" w:rsidR="009C7DDC" w:rsidRDefault="009C7DDC" w:rsidP="00F21283">
            <w:pPr>
              <w:pStyle w:val="Table-Text"/>
              <w:suppressAutoHyphens/>
              <w:rPr>
                <w:rFonts w:ascii="Arial" w:hAnsi="Arial" w:cs="Arial"/>
              </w:rPr>
            </w:pPr>
            <w:r>
              <w:rPr>
                <w:rFonts w:ascii="Arial" w:hAnsi="Arial" w:cs="Arial"/>
              </w:rPr>
              <w:t xml:space="preserve">Used to connect to </w:t>
            </w:r>
            <w:proofErr w:type="spellStart"/>
            <w:r>
              <w:rPr>
                <w:rFonts w:ascii="Arial" w:hAnsi="Arial" w:cs="Arial"/>
              </w:rPr>
              <w:t>WorldServer</w:t>
            </w:r>
            <w:proofErr w:type="spellEnd"/>
          </w:p>
        </w:tc>
      </w:tr>
      <w:tr w:rsidR="009C7DDC" w:rsidRPr="009B04C6" w14:paraId="67099D4E" w14:textId="77777777" w:rsidTr="00F21283">
        <w:tc>
          <w:tcPr>
            <w:tcW w:w="2126" w:type="dxa"/>
          </w:tcPr>
          <w:p w14:paraId="1ED95793" w14:textId="77777777" w:rsidR="009C7DDC" w:rsidRDefault="009C7DDC" w:rsidP="00F21283">
            <w:pPr>
              <w:pStyle w:val="Table-Text"/>
              <w:suppressAutoHyphens/>
              <w:rPr>
                <w:rFonts w:ascii="Arial" w:hAnsi="Arial" w:cs="Arial"/>
              </w:rPr>
            </w:pPr>
            <w:r>
              <w:rPr>
                <w:rFonts w:ascii="Arial" w:hAnsi="Arial" w:cs="Arial"/>
              </w:rPr>
              <w:t xml:space="preserve">Password </w:t>
            </w:r>
          </w:p>
        </w:tc>
        <w:tc>
          <w:tcPr>
            <w:tcW w:w="2977" w:type="dxa"/>
          </w:tcPr>
          <w:p w14:paraId="130163BE" w14:textId="6BAC8695" w:rsidR="009C7DDC" w:rsidRDefault="00EE455E" w:rsidP="00F21283">
            <w:pPr>
              <w:pStyle w:val="Table-Text"/>
              <w:suppressAutoHyphens/>
              <w:rPr>
                <w:rFonts w:ascii="Arial" w:hAnsi="Arial" w:cs="Arial"/>
                <w:color w:val="000080"/>
              </w:rPr>
            </w:pPr>
            <w:r>
              <w:rPr>
                <w:rFonts w:ascii="Arial" w:hAnsi="Arial" w:cs="Arial"/>
                <w:color w:val="000080"/>
              </w:rPr>
              <w:t>TO BE PROVIDED</w:t>
            </w:r>
          </w:p>
        </w:tc>
        <w:tc>
          <w:tcPr>
            <w:tcW w:w="4253" w:type="dxa"/>
          </w:tcPr>
          <w:p w14:paraId="375C327C" w14:textId="77777777" w:rsidR="009C7DDC" w:rsidRDefault="009C7DDC" w:rsidP="00F21283">
            <w:pPr>
              <w:pStyle w:val="Table-Text"/>
              <w:suppressAutoHyphens/>
              <w:rPr>
                <w:rFonts w:ascii="Arial" w:hAnsi="Arial" w:cs="Arial"/>
              </w:rPr>
            </w:pPr>
            <w:r>
              <w:rPr>
                <w:rFonts w:ascii="Arial" w:hAnsi="Arial" w:cs="Arial"/>
              </w:rPr>
              <w:t xml:space="preserve">Used to connect to </w:t>
            </w:r>
            <w:proofErr w:type="spellStart"/>
            <w:r>
              <w:rPr>
                <w:rFonts w:ascii="Arial" w:hAnsi="Arial" w:cs="Arial"/>
              </w:rPr>
              <w:t>WorldServer</w:t>
            </w:r>
            <w:proofErr w:type="spellEnd"/>
            <w:r>
              <w:rPr>
                <w:rFonts w:ascii="Arial" w:hAnsi="Arial" w:cs="Arial"/>
              </w:rPr>
              <w:t>. Only provide this in the workbook if it does not violate security guidelines!</w:t>
            </w:r>
          </w:p>
        </w:tc>
      </w:tr>
    </w:tbl>
    <w:p w14:paraId="72CC973A" w14:textId="3C4DCFA7" w:rsidR="00A273F0" w:rsidRDefault="00A273F0" w:rsidP="00A273F0">
      <w:pPr>
        <w:pStyle w:val="Heading1"/>
        <w:rPr>
          <w:rFonts w:cs="Arial"/>
        </w:rPr>
      </w:pPr>
      <w:bookmarkStart w:id="695" w:name="_Toc17440718"/>
      <w:r>
        <w:rPr>
          <w:rFonts w:cs="Arial"/>
        </w:rPr>
        <w:lastRenderedPageBreak/>
        <w:t>Image Rendition</w:t>
      </w:r>
      <w:bookmarkEnd w:id="695"/>
    </w:p>
    <w:p w14:paraId="0F2663A0" w14:textId="79EB8697" w:rsidR="00EE455E" w:rsidRPr="00EE455E" w:rsidRDefault="00EE455E" w:rsidP="00EE455E">
      <w:r>
        <w:t>Image rendition will not be implemented in the initial implementation phase. If image rendition is needed, a separate discussion is needed.</w:t>
      </w:r>
    </w:p>
    <w:p w14:paraId="0DAB287E" w14:textId="0A699652" w:rsidR="001D0148" w:rsidRPr="009E2A70" w:rsidRDefault="001D0148" w:rsidP="0056272B">
      <w:pPr>
        <w:pStyle w:val="Heading1"/>
      </w:pPr>
      <w:bookmarkStart w:id="696" w:name="_Toc17440719"/>
      <w:r w:rsidRPr="009E2A70">
        <w:lastRenderedPageBreak/>
        <w:t xml:space="preserve">About </w:t>
      </w:r>
      <w:r w:rsidRPr="009E2A70">
        <w:rPr>
          <w:b/>
        </w:rPr>
        <w:t>SDL</w:t>
      </w:r>
      <w:bookmarkEnd w:id="5"/>
      <w:bookmarkEnd w:id="696"/>
    </w:p>
    <w:p w14:paraId="7A3D2A95" w14:textId="34C37034" w:rsidR="006F1A7C" w:rsidRPr="009E2A70" w:rsidRDefault="006F1A7C" w:rsidP="006F1A7C">
      <w:pPr>
        <w:rPr>
          <w:rFonts w:ascii="Calibri" w:hAnsi="Calibri"/>
          <w:color w:val="5D6C7C" w:themeColor="text1"/>
        </w:rPr>
      </w:pPr>
    </w:p>
    <w:p w14:paraId="17979AE8" w14:textId="695F3F77" w:rsidR="00212946" w:rsidRPr="009E2A70" w:rsidRDefault="00F83276" w:rsidP="00F17956">
      <w:pPr>
        <w:pStyle w:val="Bulleted1"/>
        <w:numPr>
          <w:ilvl w:val="0"/>
          <w:numId w:val="0"/>
        </w:numPr>
        <w:ind w:left="1080"/>
        <w:rPr>
          <w:rFonts w:ascii="Calibri" w:hAnsi="Calibri" w:cstheme="minorHAnsi"/>
        </w:rPr>
      </w:pPr>
      <w:r>
        <w:rPr>
          <w:rFonts w:ascii="Calibri" w:hAnsi="Calibri"/>
          <w:noProof/>
        </w:rPr>
        <mc:AlternateContent>
          <mc:Choice Requires="wpg">
            <w:drawing>
              <wp:anchor distT="0" distB="0" distL="114300" distR="114300" simplePos="0" relativeHeight="251665920" behindDoc="1" locked="0" layoutInCell="1" allowOverlap="1" wp14:anchorId="521853EA" wp14:editId="059AE1C5">
                <wp:simplePos x="0" y="0"/>
                <wp:positionH relativeFrom="column">
                  <wp:posOffset>464820</wp:posOffset>
                </wp:positionH>
                <wp:positionV relativeFrom="paragraph">
                  <wp:posOffset>4568825</wp:posOffset>
                </wp:positionV>
                <wp:extent cx="4834255" cy="2128520"/>
                <wp:effectExtent l="0" t="0" r="4445" b="5080"/>
                <wp:wrapNone/>
                <wp:docPr id="5" name="Group 5"/>
                <wp:cNvGraphicFramePr/>
                <a:graphic xmlns:a="http://schemas.openxmlformats.org/drawingml/2006/main">
                  <a:graphicData uri="http://schemas.microsoft.com/office/word/2010/wordprocessingGroup">
                    <wpg:wgp>
                      <wpg:cNvGrpSpPr/>
                      <wpg:grpSpPr>
                        <a:xfrm>
                          <a:off x="0" y="0"/>
                          <a:ext cx="4834255" cy="2128520"/>
                          <a:chOff x="0" y="0"/>
                          <a:chExt cx="1770443" cy="1964678"/>
                        </a:xfrm>
                        <a:solidFill>
                          <a:schemeClr val="tx1"/>
                        </a:solidFill>
                      </wpg:grpSpPr>
                      <wps:wsp>
                        <wps:cNvPr id="7" name="Shape 682"/>
                        <wps:cNvSpPr/>
                        <wps:spPr>
                          <a:xfrm>
                            <a:off x="0" y="0"/>
                            <a:ext cx="1770443" cy="1689617"/>
                          </a:xfrm>
                          <a:prstGeom prst="rect">
                            <a:avLst/>
                          </a:prstGeom>
                          <a:grpFill/>
                          <a:ln w="12700">
                            <a:miter lim="400000"/>
                          </a:ln>
                        </wps:spPr>
                        <wps:bodyPr lIns="0" tIns="0" rIns="0" bIns="0" anchor="ctr"/>
                      </wps:wsp>
                      <wps:wsp>
                        <wps:cNvPr id="8" name="Right Triangle 8"/>
                        <wps:cNvSpPr/>
                        <wps:spPr>
                          <a:xfrm rot="5400000">
                            <a:off x="268318" y="1754531"/>
                            <a:ext cx="293111" cy="127183"/>
                          </a:xfrm>
                          <a:prstGeom prst="rtTriangle">
                            <a:avLst/>
                          </a:prstGeom>
                          <a:grp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FB1F22D" id="Group 5" o:spid="_x0000_s1026" style="position:absolute;margin-left:36.6pt;margin-top:359.75pt;width:380.65pt;height:167.6pt;z-index:-251650560;mso-width-relative:margin;mso-height-relative:margin" coordsize="17704,1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">
                <v:rect id="Shape 682" o:spid="_x0000_s1027" style="position:absolute;width:17704;height:16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ZMUA&#10;AADaAAAADwAAAGRycy9kb3ducmV2LnhtbESPQWsCMRSE7wX/Q3hCbzVrQV22RrGtBS89uPbQ3l6T&#10;1822m5dlE3X115uC4HGYmW+Y+bJ3jThQF2rPCsajDASx9qbmSsHH7u0hBxEissHGMyk4UYDlYnA3&#10;x8L4I2/pUMZKJAiHAhXYGNtCyqAtOQwj3xIn78d3DmOSXSVNh8cEd418zLKpdFhzWrDY0osl/Vfu&#10;nYK91Z86/6rPk9f8e7o25fb3/fys1P2wXz2BiNTHW/ja3hgFM/i/km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5iBkxQAAANoAAAAPAAAAAAAAAAAAAAAAAJgCAABkcnMv&#10;ZG93bnJldi54bWxQSwUGAAAAAAQABAD1AAAAigMAAAAA&#10;" filled="f" stroked="f" strokeweight="1pt">
                  <v:stroke miterlimit="4"/>
                  <v:textbox inset="0,0,0,0"/>
                </v:rect>
                <v:shapetype id="_x0000_t6" coordsize="21600,21600" o:spt="6" path="m,l,21600r21600,xe">
                  <v:stroke joinstyle="miter"/>
                  <v:path gradientshapeok="t" o:connecttype="custom" o:connectlocs="0,0;0,10800;0,21600;10800,21600;21600,21600;10800,10800" textboxrect="1800,12600,12600,19800"/>
                </v:shapetype>
                <v:shape id="Right Triangle 8" o:spid="_x0000_s1028" type="#_x0000_t6" style="position:absolute;left:2682;top:17545;width:2931;height:12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Dub8A&#10;AADaAAAADwAAAGRycy9kb3ducmV2LnhtbERP3UrDMBS+F3yHcARvxKUWGaUuLTIm9Gq4bA9waI5t&#10;sTmpSey6t18uBrv8+P439WJHMZMPg2MFb6sMBHHrzMCdgtPx67UAESKywdExKbhQgLp6fNhgadyZ&#10;DzTr2IkUwqFEBX2MUyllaHuyGFZuIk7cj/MWY4K+k8bjOYXbUeZZtpYWB04NPU607an91f9WwZzn&#10;+7Um+d5i86dfvhu9K/yg1PPT8vkBItIS7+KbuzEK0tZ0Jd0AW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Y4O5vwAAANoAAAAPAAAAAAAAAAAAAAAAAJgCAABkcnMvZG93bnJl&#10;di54bWxQSwUGAAAAAAQABAD1AAAAhAMAAAAA&#10;" filled="f" stroked="f"/>
              </v:group>
            </w:pict>
          </mc:Fallback>
        </mc:AlternateContent>
      </w:r>
      <w:r w:rsidRPr="009E2A70">
        <w:rPr>
          <w:rFonts w:ascii="Calibri" w:hAnsi="Calibri" w:cstheme="minorHAnsi"/>
          <w:noProof/>
        </w:rPr>
        <mc:AlternateContent>
          <mc:Choice Requires="wps">
            <w:drawing>
              <wp:anchor distT="0" distB="0" distL="114300" distR="114300" simplePos="0" relativeHeight="251659776" behindDoc="0" locked="0" layoutInCell="1" allowOverlap="1" wp14:anchorId="520B83AF" wp14:editId="0612A987">
                <wp:simplePos x="0" y="0"/>
                <wp:positionH relativeFrom="column">
                  <wp:posOffset>754380</wp:posOffset>
                </wp:positionH>
                <wp:positionV relativeFrom="paragraph">
                  <wp:posOffset>4721225</wp:posOffset>
                </wp:positionV>
                <wp:extent cx="4237990" cy="15849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4237990" cy="158496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14CCCE" w14:textId="29BC86D0" w:rsidR="000D5A11" w:rsidRDefault="000D5A11" w:rsidP="00F83276">
                            <w:pPr>
                              <w:spacing w:line="276" w:lineRule="auto"/>
                              <w:rPr>
                                <w:color w:val="FFFFFF" w:themeColor="background1"/>
                              </w:rPr>
                            </w:pPr>
                            <w:r w:rsidRPr="00BF6F25">
                              <w:rPr>
                                <w:color w:val="FFFFFF" w:themeColor="background1"/>
                              </w:rPr>
                              <w:t xml:space="preserve">SDL (LSE: SDL) is the global innovator in language translation technology, services and content management. For more than 20 years, SDL has transformed business results by enabling nuanced digital experiences with customers across the globe so they can create personalized connections anywhere and on any device. Are you in the know? </w:t>
                            </w:r>
                            <w:r>
                              <w:rPr>
                                <w:color w:val="FFFFFF" w:themeColor="background1"/>
                              </w:rPr>
                              <w:t>Find out more at SDL.com.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left:0;text-align:left;margin-left:59.4pt;margin-top:371.75pt;width:333.7pt;height:12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" filled="f" stroked="f">
                <v:textbox>
                  <w:txbxContent>
                    <w:p w14:paraId="4114CCCE" w14:textId="29BC86D0" w:rsidR="000D5A11" w:rsidRDefault="000D5A11" w:rsidP="00F83276">
                      <w:pPr>
                        <w:spacing w:line="276" w:lineRule="auto"/>
                        <w:rPr>
                          <w:color w:val="FFFFFF" w:themeColor="background1"/>
                        </w:rPr>
                      </w:pPr>
                      <w:r w:rsidRPr="00BF6F25">
                        <w:rPr>
                          <w:color w:val="FFFFFF" w:themeColor="background1"/>
                        </w:rPr>
                        <w:t xml:space="preserve">SDL (LSE: SDL) is the global innovator in language translation technology, services and content management. For more than 20 years, SDL has transformed business results by enabling nuanced digital experiences with customers across the globe so they can create personalized connections anywhere and on any device. Are you in the know? </w:t>
                      </w:r>
                      <w:r>
                        <w:rPr>
                          <w:color w:val="FFFFFF" w:themeColor="background1"/>
                        </w:rPr>
                        <w:t>Find out more at SDL.com.</w:t>
                      </w:r>
                    </w:p>
                  </w:txbxContent>
                </v:textbox>
                <w10:wrap type="square"/>
              </v:shape>
            </w:pict>
          </mc:Fallback>
        </mc:AlternateContent>
      </w:r>
      <w:r w:rsidR="00BF6F25" w:rsidRPr="000C4B07">
        <w:rPr>
          <w:rFonts w:ascii="Calibri" w:hAnsi="Calibri"/>
          <w:noProof/>
        </w:rPr>
        <mc:AlternateContent>
          <mc:Choice Requires="wpg">
            <w:drawing>
              <wp:anchor distT="0" distB="0" distL="114300" distR="114300" simplePos="0" relativeHeight="251662848" behindDoc="0" locked="0" layoutInCell="1" allowOverlap="1" wp14:anchorId="51188EB8" wp14:editId="418DFDD2">
                <wp:simplePos x="0" y="0"/>
                <wp:positionH relativeFrom="margin">
                  <wp:posOffset>1202690</wp:posOffset>
                </wp:positionH>
                <wp:positionV relativeFrom="margin">
                  <wp:posOffset>1141039</wp:posOffset>
                </wp:positionV>
                <wp:extent cx="3251835" cy="3251835"/>
                <wp:effectExtent l="0" t="0" r="0" b="0"/>
                <wp:wrapSquare wrapText="bothSides"/>
                <wp:docPr id="33" name="Group 1"/>
                <wp:cNvGraphicFramePr/>
                <a:graphic xmlns:a="http://schemas.openxmlformats.org/drawingml/2006/main">
                  <a:graphicData uri="http://schemas.microsoft.com/office/word/2010/wordprocessingGroup">
                    <wpg:wgp>
                      <wpg:cNvGrpSpPr/>
                      <wpg:grpSpPr>
                        <a:xfrm>
                          <a:off x="0" y="0"/>
                          <a:ext cx="3251835" cy="3251835"/>
                          <a:chOff x="0" y="0"/>
                          <a:chExt cx="3519011" cy="3519011"/>
                        </a:xfrm>
                      </wpg:grpSpPr>
                      <pic:pic xmlns:pic="http://schemas.openxmlformats.org/drawingml/2006/picture">
                        <pic:nvPicPr>
                          <pic:cNvPr id="34" name="Picture 34"/>
                          <pic:cNvPicPr>
                            <a:picLocks noChangeAspect="1"/>
                          </pic:cNvPicPr>
                        </pic:nvPicPr>
                        <pic:blipFill>
                          <a:blip r:embed="rId25" cstate="email">
                            <a:alphaModFix amt="30000"/>
                            <a:duotone>
                              <a:prstClr val="black"/>
                              <a:schemeClr val="accent5">
                                <a:tint val="45000"/>
                                <a:satMod val="400000"/>
                              </a:schemeClr>
                            </a:duotone>
                            <a:extLst>
                              <a:ext uri="{28A0092B-C50C-407E-A947-70E740481C1C}">
                                <a14:useLocalDpi xmlns:a14="http://schemas.microsoft.com/office/drawing/2010/main"/>
                              </a:ext>
                            </a:extLst>
                          </a:blip>
                          <a:stretch>
                            <a:fillRect/>
                          </a:stretch>
                        </pic:blipFill>
                        <pic:spPr>
                          <a:xfrm>
                            <a:off x="0" y="0"/>
                            <a:ext cx="3519011" cy="3519011"/>
                          </a:xfrm>
                          <a:prstGeom prst="rect">
                            <a:avLst/>
                          </a:prstGeom>
                        </pic:spPr>
                      </pic:pic>
                      <wps:wsp>
                        <wps:cNvPr id="35" name="Freeform 35"/>
                        <wps:cNvSpPr/>
                        <wps:spPr>
                          <a:xfrm rot="243445">
                            <a:off x="160713" y="67040"/>
                            <a:ext cx="3091935" cy="3249182"/>
                          </a:xfrm>
                          <a:custGeom>
                            <a:avLst/>
                            <a:gdLst>
                              <a:gd name="connsiteX0" fmla="*/ 1828441 w 5982955"/>
                              <a:gd name="connsiteY0" fmla="*/ 233797 h 6287222"/>
                              <a:gd name="connsiteX1" fmla="*/ 2512106 w 5982955"/>
                              <a:gd name="connsiteY1" fmla="*/ 9047 h 6287222"/>
                              <a:gd name="connsiteX2" fmla="*/ 2739216 w 5982955"/>
                              <a:gd name="connsiteY2" fmla="*/ 123780 h 6287222"/>
                              <a:gd name="connsiteX3" fmla="*/ 3446345 w 5982955"/>
                              <a:gd name="connsiteY3" fmla="*/ 2274801 h 6287222"/>
                              <a:gd name="connsiteX4" fmla="*/ 5253823 w 5982955"/>
                              <a:gd name="connsiteY4" fmla="*/ 942424 h 6287222"/>
                              <a:gd name="connsiteX5" fmla="*/ 5318585 w 5982955"/>
                              <a:gd name="connsiteY5" fmla="*/ 912251 h 6287222"/>
                              <a:gd name="connsiteX6" fmla="*/ 5505405 w 5982955"/>
                              <a:gd name="connsiteY6" fmla="*/ 980492 h 6287222"/>
                              <a:gd name="connsiteX7" fmla="*/ 5932421 w 5982955"/>
                              <a:gd name="connsiteY7" fmla="*/ 1559774 h 6287222"/>
                              <a:gd name="connsiteX8" fmla="*/ 5894353 w 5982955"/>
                              <a:gd name="connsiteY8" fmla="*/ 1811355 h 6287222"/>
                              <a:gd name="connsiteX9" fmla="*/ 4083224 w 5982955"/>
                              <a:gd name="connsiteY9" fmla="*/ 3146423 h 6287222"/>
                              <a:gd name="connsiteX10" fmla="*/ 5908414 w 5982955"/>
                              <a:gd name="connsiteY10" fmla="*/ 4465570 h 6287222"/>
                              <a:gd name="connsiteX11" fmla="*/ 5948844 w 5982955"/>
                              <a:gd name="connsiteY11" fmla="*/ 4716783 h 6287222"/>
                              <a:gd name="connsiteX12" fmla="*/ 5527289 w 5982955"/>
                              <a:gd name="connsiteY12" fmla="*/ 5300052 h 6287222"/>
                              <a:gd name="connsiteX13" fmla="*/ 5276077 w 5982955"/>
                              <a:gd name="connsiteY13" fmla="*/ 5340482 h 6287222"/>
                              <a:gd name="connsiteX14" fmla="*/ 3461959 w 5982955"/>
                              <a:gd name="connsiteY14" fmla="*/ 4029337 h 6287222"/>
                              <a:gd name="connsiteX15" fmla="*/ 2779381 w 5982955"/>
                              <a:gd name="connsiteY15" fmla="*/ 6162096 h 6287222"/>
                              <a:gd name="connsiteX16" fmla="*/ 2553181 w 5982955"/>
                              <a:gd name="connsiteY16" fmla="*/ 6278612 h 6287222"/>
                              <a:gd name="connsiteX17" fmla="*/ 1867768 w 5982955"/>
                              <a:gd name="connsiteY17" fmla="*/ 6059249 h 6287222"/>
                              <a:gd name="connsiteX18" fmla="*/ 1751253 w 5982955"/>
                              <a:gd name="connsiteY18" fmla="*/ 5833049 h 6287222"/>
                              <a:gd name="connsiteX19" fmla="*/ 2432221 w 5982955"/>
                              <a:gd name="connsiteY19" fmla="*/ 3705321 h 6287222"/>
                              <a:gd name="connsiteX20" fmla="*/ 179920 w 5982955"/>
                              <a:gd name="connsiteY20" fmla="*/ 3705321 h 6287222"/>
                              <a:gd name="connsiteX21" fmla="*/ 0 w 5982955"/>
                              <a:gd name="connsiteY21" fmla="*/ 3525401 h 6287222"/>
                              <a:gd name="connsiteX22" fmla="*/ 0 w 5982955"/>
                              <a:gd name="connsiteY22" fmla="*/ 2805741 h 6287222"/>
                              <a:gd name="connsiteX23" fmla="*/ 109887 w 5982955"/>
                              <a:gd name="connsiteY23" fmla="*/ 2639960 h 6287222"/>
                              <a:gd name="connsiteX24" fmla="*/ 179920 w 5982955"/>
                              <a:gd name="connsiteY24" fmla="*/ 2625821 h 6287222"/>
                              <a:gd name="connsiteX25" fmla="*/ 2425405 w 5982955"/>
                              <a:gd name="connsiteY25" fmla="*/ 2625821 h 6287222"/>
                              <a:gd name="connsiteX26" fmla="*/ 1713708 w 5982955"/>
                              <a:gd name="connsiteY26" fmla="*/ 460907 h 6287222"/>
                              <a:gd name="connsiteX27" fmla="*/ 1828441 w 5982955"/>
                              <a:gd name="connsiteY27" fmla="*/ 233797 h 62872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982955" h="6287222">
                                <a:moveTo>
                                  <a:pt x="1828441" y="233797"/>
                                </a:moveTo>
                                <a:lnTo>
                                  <a:pt x="2512106" y="9047"/>
                                </a:lnTo>
                                <a:cubicBezTo>
                                  <a:pt x="2606503" y="-21985"/>
                                  <a:pt x="2708184" y="29383"/>
                                  <a:pt x="2739216" y="123780"/>
                                </a:cubicBezTo>
                                <a:lnTo>
                                  <a:pt x="3446345" y="2274801"/>
                                </a:lnTo>
                                <a:lnTo>
                                  <a:pt x="5253823" y="942424"/>
                                </a:lnTo>
                                <a:cubicBezTo>
                                  <a:pt x="5273820" y="927684"/>
                                  <a:pt x="5295856" y="917694"/>
                                  <a:pt x="5318585" y="912251"/>
                                </a:cubicBezTo>
                                <a:cubicBezTo>
                                  <a:pt x="5386771" y="895920"/>
                                  <a:pt x="5461185" y="920504"/>
                                  <a:pt x="5505405" y="980492"/>
                                </a:cubicBezTo>
                                <a:lnTo>
                                  <a:pt x="5932421" y="1559774"/>
                                </a:lnTo>
                                <a:cubicBezTo>
                                  <a:pt x="5991381" y="1639758"/>
                                  <a:pt x="5974338" y="1752395"/>
                                  <a:pt x="5894353" y="1811355"/>
                                </a:cubicBezTo>
                                <a:lnTo>
                                  <a:pt x="4083224" y="3146423"/>
                                </a:lnTo>
                                <a:lnTo>
                                  <a:pt x="5908414" y="4465570"/>
                                </a:lnTo>
                                <a:cubicBezTo>
                                  <a:pt x="5988949" y="4523776"/>
                                  <a:pt x="6007050" y="4636248"/>
                                  <a:pt x="5948844" y="4716783"/>
                                </a:cubicBezTo>
                                <a:lnTo>
                                  <a:pt x="5527289" y="5300052"/>
                                </a:lnTo>
                                <a:cubicBezTo>
                                  <a:pt x="5469083" y="5380587"/>
                                  <a:pt x="5356611" y="5398688"/>
                                  <a:pt x="5276077" y="5340482"/>
                                </a:cubicBezTo>
                                <a:lnTo>
                                  <a:pt x="3461959" y="4029337"/>
                                </a:lnTo>
                                <a:lnTo>
                                  <a:pt x="2779381" y="6162096"/>
                                </a:lnTo>
                                <a:cubicBezTo>
                                  <a:pt x="2749092" y="6256734"/>
                                  <a:pt x="2647819" y="6308900"/>
                                  <a:pt x="2553181" y="6278612"/>
                                </a:cubicBezTo>
                                <a:lnTo>
                                  <a:pt x="1867768" y="6059249"/>
                                </a:lnTo>
                                <a:cubicBezTo>
                                  <a:pt x="1773130" y="6028960"/>
                                  <a:pt x="1720964" y="5927687"/>
                                  <a:pt x="1751253" y="5833049"/>
                                </a:cubicBezTo>
                                <a:lnTo>
                                  <a:pt x="2432221" y="3705321"/>
                                </a:lnTo>
                                <a:lnTo>
                                  <a:pt x="179920" y="3705321"/>
                                </a:lnTo>
                                <a:cubicBezTo>
                                  <a:pt x="80553" y="3705321"/>
                                  <a:pt x="0" y="3624768"/>
                                  <a:pt x="0" y="3525401"/>
                                </a:cubicBezTo>
                                <a:lnTo>
                                  <a:pt x="0" y="2805741"/>
                                </a:lnTo>
                                <a:cubicBezTo>
                                  <a:pt x="0" y="2731216"/>
                                  <a:pt x="45311" y="2667274"/>
                                  <a:pt x="109887" y="2639960"/>
                                </a:cubicBezTo>
                                <a:cubicBezTo>
                                  <a:pt x="131413" y="2630856"/>
                                  <a:pt x="155079" y="2625821"/>
                                  <a:pt x="179920" y="2625821"/>
                                </a:cubicBezTo>
                                <a:lnTo>
                                  <a:pt x="2425405" y="2625821"/>
                                </a:lnTo>
                                <a:lnTo>
                                  <a:pt x="1713708" y="460907"/>
                                </a:lnTo>
                                <a:cubicBezTo>
                                  <a:pt x="1682676" y="366509"/>
                                  <a:pt x="1734043" y="264829"/>
                                  <a:pt x="1828441" y="233797"/>
                                </a:cubicBezTo>
                                <a:close/>
                              </a:path>
                            </a:pathLst>
                          </a:custGeom>
                          <a:solidFill>
                            <a:srgbClr val="45BA6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1FFDBD0" id="Group 1" o:spid="_x0000_s1026" style="position:absolute;margin-left:94.7pt;margin-top:89.85pt;width:256.05pt;height:256.05pt;z-index:251662848;mso-position-horizontal-relative:margin;mso-position-vertical-relative:margin;mso-width-relative:margin;mso-height-relative:margin" coordsize="35190,35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">
                <v:shape id="Picture 34" o:spid="_x0000_s1027" type="#_x0000_t75" style="position:absolute;width:35190;height:35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053jEAAAA2wAAAA8AAABkcnMvZG93bnJldi54bWxEj0FrAjEUhO+C/yG8gjfNVqWUrVGKorQX&#10;tWt76O2xed0s3bysSdT13xuh0OMwM98ws0VnG3EmH2rHCh5HGQji0umaKwWfh/XwGUSIyBobx6Tg&#10;SgEW835vhrl2F/6gcxErkSAcclRgYmxzKUNpyGIYuZY4eT/OW4xJ+kpqj5cEt40cZ9mTtFhzWjDY&#10;0tJQ+VucrIL11uy+cHw8+G2sq5Xbv+vN7lupwUP3+gIiUhf/w3/tN61gMoX7l/QD5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053jEAAAA2wAAAA8AAAAAAAAAAAAAAAAA&#10;nwIAAGRycy9kb3ducmV2LnhtbFBLBQYAAAAABAAEAPcAAACQAwAAAAA=&#10;">
                  <v:imagedata r:id="rId26" o:title="" recolortarget="black"/>
                  <v:path arrowok="t"/>
                </v:shape>
                <v:shape id="Freeform 35" o:spid="_x0000_s1028" style="position:absolute;left:1607;top:670;width:30919;height:32492;rotation:265907fd;visibility:visible;mso-wrap-style:square;v-text-anchor:middle" coordsize="5982955,6287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1spsQA&#10;AADbAAAADwAAAGRycy9kb3ducmV2LnhtbESP0WrCQBRE3wv+w3KFvtWNSVMkuooUKn2wlEY/4Jq9&#10;ZoPZuzG7avr3XUHo4zAzZ5jFarCtuFLvG8cKppMEBHHldMO1gv3u42UGwgdkja1jUvBLHlbL0dMC&#10;C+1u/EPXMtQiQtgXqMCE0BVS+sqQRT9xHXH0jq63GKLsa6l7vEW4bWWaJG/SYsNxwWBH74aqU3mx&#10;Cjgb0u3rwTRlfszyr/P35uC3qVLP42E9BxFoCP/hR/tTK8hyuH+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9bKbEAAAA2wAAAA8AAAAAAAAAAAAAAAAAmAIAAGRycy9k&#10;b3ducmV2LnhtbFBLBQYAAAAABAAEAPUAAACJAwAAAAA=&#10;" path="m1828441,233797l2512106,9047v94397,-31032,196078,20336,227110,114733l3446345,2274801,5253823,942424v19997,-14740,42033,-24730,64762,-30173c5386771,895920,5461185,920504,5505405,980492r427016,579282c5991381,1639758,5974338,1752395,5894353,1811355l4083224,3146423,5908414,4465570v80535,58206,98636,170678,40430,251213l5527289,5300052v-58206,80535,-170678,98636,-251212,40430l3461959,4029337,2779381,6162096v-30289,94638,-131562,146804,-226200,116516l1867768,6059249v-94638,-30289,-146804,-131562,-116515,-226200l2432221,3705321r-2252301,c80553,3705321,,3624768,,3525401l,2805741v,-74525,45311,-138467,109887,-165781c131413,2630856,155079,2625821,179920,2625821r2245485,l1713708,460907v-31032,-94398,20335,-196078,114733,-227110xe" fillcolor="#45ba6d" stroked="f" strokeweight=".85pt">
                  <v:path arrowok="t" o:connecttype="custom" o:connectlocs="944921,120824;1298233,4675;1415601,63968;1781039,1175597;2715126,487037;2748595,471443;2845142,506710;3065820,806078;3046146,936093;2110172,1626044;3053413,2307768;3074307,2437593;2856451,2739021;2726627,2759915;1789108,2082327;1436358,3184518;1319460,3244732;965245,3131368;905031,3014469;1256949,1914878;92981,1914878;0,1821897;0,1449983;56789,1364309;92981,1357002;1253427,1357002;885628,238193;944921,120824" o:connectangles="0,0,0,0,0,0,0,0,0,0,0,0,0,0,0,0,0,0,0,0,0,0,0,0,0,0,0,0"/>
                </v:shape>
                <w10:wrap type="square" anchorx="margin" anchory="margin"/>
              </v:group>
            </w:pict>
          </mc:Fallback>
        </mc:AlternateContent>
      </w:r>
      <w:r w:rsidR="00890E01" w:rsidRPr="009E2A70">
        <w:rPr>
          <w:rFonts w:ascii="Calibri" w:hAnsi="Calibri" w:cstheme="minorHAnsi"/>
          <w:noProof/>
        </w:rPr>
        <mc:AlternateContent>
          <mc:Choice Requires="wps">
            <w:drawing>
              <wp:anchor distT="0" distB="0" distL="114300" distR="114300" simplePos="0" relativeHeight="251660800" behindDoc="0" locked="0" layoutInCell="1" allowOverlap="1" wp14:anchorId="0131BD94" wp14:editId="2C2E6FE6">
                <wp:simplePos x="0" y="0"/>
                <wp:positionH relativeFrom="column">
                  <wp:posOffset>846282</wp:posOffset>
                </wp:positionH>
                <wp:positionV relativeFrom="paragraph">
                  <wp:posOffset>7619192</wp:posOffset>
                </wp:positionV>
                <wp:extent cx="4001770" cy="4572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001770" cy="4572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CBC47" w14:textId="5D27E4C1" w:rsidR="000D5A11" w:rsidRPr="00B925A6" w:rsidRDefault="000D5A11" w:rsidP="00B925A6">
                            <w:pPr>
                              <w:pStyle w:val="Caption"/>
                              <w:jc w:val="center"/>
                              <w:rPr>
                                <w:rFonts w:ascii="Calibri" w:hAnsi="Calibri"/>
                                <w:b w:val="0"/>
                              </w:rPr>
                            </w:pPr>
                            <w:r w:rsidRPr="00B925A6">
                              <w:rPr>
                                <w:rFonts w:ascii="Calibri" w:hAnsi="Calibri"/>
                                <w:b w:val="0"/>
                              </w:rPr>
                              <w:t>C</w:t>
                            </w:r>
                            <w:r>
                              <w:rPr>
                                <w:rFonts w:ascii="Calibri" w:hAnsi="Calibri"/>
                                <w:b w:val="0"/>
                              </w:rPr>
                              <w:t>opyright © 2018</w:t>
                            </w:r>
                            <w:r w:rsidRPr="00B925A6">
                              <w:rPr>
                                <w:rFonts w:ascii="Calibri" w:hAnsi="Calibri"/>
                                <w:b w:val="0"/>
                              </w:rPr>
                              <w:t xml:space="preserve"> SDL plc. All Rights Reserved. All company product or service names referenced herein are properties of their respective owners.</w:t>
                            </w:r>
                          </w:p>
                          <w:p w14:paraId="55FFAE22" w14:textId="77777777" w:rsidR="000D5A11" w:rsidRPr="00B925A6" w:rsidRDefault="000D5A11" w:rsidP="00B925A6">
                            <w:pPr>
                              <w:jc w:val="center"/>
                              <w:rPr>
                                <w:rFonts w:ascii="Calibri" w:hAnsi="Calibri"/>
                                <w:color w:val="5D6C7C"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28" type="#_x0000_t202" style="position:absolute;left:0;text-align:left;margin-left:66.65pt;margin-top:599.95pt;width:315.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" filled="f" stroked="f">
                <v:textbox>
                  <w:txbxContent>
                    <w:p w14:paraId="35ECBC47" w14:textId="5D27E4C1" w:rsidR="000D5A11" w:rsidRPr="00B925A6" w:rsidRDefault="000D5A11" w:rsidP="00B925A6">
                      <w:pPr>
                        <w:pStyle w:val="Caption"/>
                        <w:jc w:val="center"/>
                        <w:rPr>
                          <w:rFonts w:ascii="Calibri" w:hAnsi="Calibri"/>
                          <w:b w:val="0"/>
                        </w:rPr>
                      </w:pPr>
                      <w:r w:rsidRPr="00B925A6">
                        <w:rPr>
                          <w:rFonts w:ascii="Calibri" w:hAnsi="Calibri"/>
                          <w:b w:val="0"/>
                        </w:rPr>
                        <w:t>C</w:t>
                      </w:r>
                      <w:r>
                        <w:rPr>
                          <w:rFonts w:ascii="Calibri" w:hAnsi="Calibri"/>
                          <w:b w:val="0"/>
                        </w:rPr>
                        <w:t>opyright © 2018</w:t>
                      </w:r>
                      <w:r w:rsidRPr="00B925A6">
                        <w:rPr>
                          <w:rFonts w:ascii="Calibri" w:hAnsi="Calibri"/>
                          <w:b w:val="0"/>
                        </w:rPr>
                        <w:t xml:space="preserve"> SDL plc. All Rights Reserved. All company product or service names referenced herein are properties of their respective owners.</w:t>
                      </w:r>
                    </w:p>
                    <w:p w14:paraId="55FFAE22" w14:textId="77777777" w:rsidR="000D5A11" w:rsidRPr="00B925A6" w:rsidRDefault="000D5A11" w:rsidP="00B925A6">
                      <w:pPr>
                        <w:jc w:val="center"/>
                        <w:rPr>
                          <w:rFonts w:ascii="Calibri" w:hAnsi="Calibri"/>
                          <w:color w:val="5D6C7C" w:themeColor="text1"/>
                        </w:rPr>
                      </w:pPr>
                    </w:p>
                  </w:txbxContent>
                </v:textbox>
                <w10:wrap type="square"/>
              </v:shape>
            </w:pict>
          </mc:Fallback>
        </mc:AlternateContent>
      </w:r>
    </w:p>
    <w:sectPr w:rsidR="00212946" w:rsidRPr="009E2A70" w:rsidSect="0056272B">
      <w:headerReference w:type="even" r:id="rId27"/>
      <w:headerReference w:type="default" r:id="rId28"/>
      <w:headerReference w:type="first" r:id="rId29"/>
      <w:footerReference w:type="first" r:id="rId30"/>
      <w:pgSz w:w="11907" w:h="16839" w:code="9"/>
      <w:pgMar w:top="1702" w:right="1440" w:bottom="1440" w:left="1440" w:header="432" w:footer="432"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5" w:author="Pam Noreault" w:date="2019-09-06T09:51:00Z" w:initials="PN">
    <w:p w14:paraId="441B2305" w14:textId="1F143051" w:rsidR="000D5A11" w:rsidRDefault="000D5A11">
      <w:pPr>
        <w:pStyle w:val="CommentText"/>
      </w:pPr>
      <w:r>
        <w:rPr>
          <w:rStyle w:val="CommentReference"/>
        </w:rPr>
        <w:annotationRef/>
      </w:r>
      <w:r>
        <w:t xml:space="preserve">Should the reviewer fields be single select or multi-select field? TB – Yes, multi. </w:t>
      </w:r>
    </w:p>
    <w:p w14:paraId="5C11DCA8" w14:textId="645FE976" w:rsidR="000D5A11" w:rsidRDefault="000D5A11">
      <w:pPr>
        <w:pStyle w:val="CommentText"/>
      </w:pPr>
    </w:p>
  </w:comment>
  <w:comment w:id="153" w:author="Breeding, Todd" w:date="2019-09-05T09:06:00Z" w:initials="BT">
    <w:p w14:paraId="502CA944" w14:textId="60438F42" w:rsidR="000D5A11" w:rsidRDefault="000D5A11">
      <w:pPr>
        <w:pStyle w:val="CommentText"/>
      </w:pPr>
      <w:r>
        <w:rPr>
          <w:rStyle w:val="CommentReference"/>
        </w:rPr>
        <w:annotationRef/>
      </w:r>
      <w:r>
        <w:t>Does FAUTHOR and FREVIEWER stay or get replaced by the TI property?</w:t>
      </w:r>
    </w:p>
  </w:comment>
  <w:comment w:id="155" w:author="Breeding, Todd" w:date="2019-09-05T09:06:00Z" w:initials="BT">
    <w:p w14:paraId="1ADBD190" w14:textId="2822E04B" w:rsidR="000D5A11" w:rsidRDefault="000D5A11">
      <w:pPr>
        <w:pStyle w:val="CommentText"/>
      </w:pPr>
      <w:r>
        <w:rPr>
          <w:rStyle w:val="CommentReference"/>
        </w:rPr>
        <w:annotationRef/>
      </w:r>
      <w:r>
        <w:t>I think these get removed?</w:t>
      </w:r>
    </w:p>
  </w:comment>
  <w:comment w:id="227" w:author="Breeding, Todd" w:date="2019-09-05T10:41:00Z" w:initials="BT">
    <w:p w14:paraId="525D552E" w14:textId="1D634218" w:rsidR="000D5A11" w:rsidRDefault="000D5A11">
      <w:pPr>
        <w:pStyle w:val="CommentText"/>
      </w:pPr>
      <w:r>
        <w:rPr>
          <w:rStyle w:val="CommentReference"/>
        </w:rPr>
        <w:annotationRef/>
      </w:r>
      <w:r>
        <w:t>Include TI fields from advance search above.</w:t>
      </w:r>
    </w:p>
  </w:comment>
  <w:comment w:id="634" w:author="Breeding, Todd" w:date="2019-09-05T11:17:00Z" w:initials="BT">
    <w:p w14:paraId="3287F71F" w14:textId="24EFD2E3" w:rsidR="000D5A11" w:rsidRDefault="000D5A11">
      <w:pPr>
        <w:pStyle w:val="CommentText"/>
      </w:pPr>
      <w:r>
        <w:rPr>
          <w:rStyle w:val="CommentReference"/>
        </w:rPr>
        <w:annotationRef/>
      </w:r>
      <w:r>
        <w:t>Include this list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11DC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55E912" w14:textId="77777777" w:rsidR="00D44168" w:rsidRDefault="00D44168" w:rsidP="007126B3">
      <w:r>
        <w:separator/>
      </w:r>
    </w:p>
    <w:p w14:paraId="28DAFAAF" w14:textId="77777777" w:rsidR="00D44168" w:rsidRDefault="00D44168"/>
  </w:endnote>
  <w:endnote w:type="continuationSeparator" w:id="0">
    <w:p w14:paraId="04F7FADB" w14:textId="77777777" w:rsidR="00D44168" w:rsidRDefault="00D44168" w:rsidP="007126B3">
      <w:r>
        <w:continuationSeparator/>
      </w:r>
    </w:p>
    <w:p w14:paraId="385F468D" w14:textId="77777777" w:rsidR="00D44168" w:rsidRDefault="00D441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Yu Mincho">
    <w:altName w:val="MS Gothic"/>
    <w:charset w:val="80"/>
    <w:family w:val="auto"/>
    <w:pitch w:val="variable"/>
    <w:sig w:usb0="00000000" w:usb1="2AC7FCFF" w:usb2="00000012" w:usb3="00000000" w:csb0="0002009F" w:csb1="00000000"/>
  </w:font>
  <w:font w:name="Sommet Rounded Bold">
    <w:altName w:val="Arial"/>
    <w:panose1 w:val="00000000000000000000"/>
    <w:charset w:val="00"/>
    <w:family w:val="modern"/>
    <w:notTrueType/>
    <w:pitch w:val="variable"/>
    <w:sig w:usb0="A00002AF" w:usb1="5000005B" w:usb2="00000000" w:usb3="00000000" w:csb0="00000197"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toneSansSemITCTTSemi">
    <w:altName w:val="Stone Sans Sem ITC TT Semi"/>
    <w:panose1 w:val="00000000000000000000"/>
    <w:charset w:val="4D"/>
    <w:family w:val="auto"/>
    <w:notTrueType/>
    <w:pitch w:val="default"/>
    <w:sig w:usb0="00000003" w:usb1="00000000" w:usb2="00000000" w:usb3="00000000" w:csb0="00000001" w:csb1="00000000"/>
  </w:font>
  <w:font w:name="StoneSans">
    <w:altName w:val="2Stone Sans"/>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Palatino">
    <w:charset w:val="00"/>
    <w:family w:val="auto"/>
    <w:pitch w:val="variable"/>
    <w:sig w:usb0="A00002FF" w:usb1="7800205A" w:usb2="14600000" w:usb3="00000000" w:csb0="00000193"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tone Sans ITC TT">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6EE41" w14:textId="1EDC10CA" w:rsidR="000D5A11" w:rsidRPr="004207F5" w:rsidRDefault="000D5A11">
    <w:pPr>
      <w:pStyle w:val="Footer"/>
      <w:rPr>
        <w:rFonts w:ascii="Calibri" w:hAnsi="Calibri"/>
        <w:sz w:val="18"/>
        <w:szCs w:val="18"/>
      </w:rPr>
    </w:pPr>
    <w:r w:rsidRPr="004207F5">
      <w:rPr>
        <w:rFonts w:ascii="Calibri" w:hAnsi="Calibri"/>
        <w:sz w:val="18"/>
        <w:szCs w:val="18"/>
      </w:rPr>
      <w:t>CONFIDENTIAL</w:t>
    </w:r>
    <w:r>
      <w:rPr>
        <w:rFonts w:ascii="Calibri" w:hAnsi="Calibri"/>
        <w:sz w:val="18"/>
        <w:szCs w:val="18"/>
      </w:rPr>
      <w:t xml:space="preserve"> – Template version 20</w:t>
    </w:r>
    <w:r w:rsidRPr="004207F5">
      <w:rPr>
        <w:rFonts w:ascii="Calibri" w:hAnsi="Calibri"/>
        <w:sz w:val="18"/>
        <w:szCs w:val="18"/>
      </w:rPr>
      <w:ptab w:relativeTo="margin" w:alignment="center" w:leader="none"/>
    </w:r>
    <w:r w:rsidRPr="004207F5">
      <w:rPr>
        <w:rFonts w:ascii="Calibri" w:hAnsi="Calibri"/>
        <w:sz w:val="18"/>
        <w:szCs w:val="18"/>
      </w:rPr>
      <w:fldChar w:fldCharType="begin"/>
    </w:r>
    <w:r w:rsidRPr="004207F5">
      <w:rPr>
        <w:rFonts w:ascii="Calibri" w:hAnsi="Calibri"/>
        <w:sz w:val="18"/>
        <w:szCs w:val="18"/>
      </w:rPr>
      <w:instrText xml:space="preserve"> PAGE   \* MERGEFORMAT </w:instrText>
    </w:r>
    <w:r w:rsidRPr="004207F5">
      <w:rPr>
        <w:rFonts w:ascii="Calibri" w:hAnsi="Calibri"/>
        <w:sz w:val="18"/>
        <w:szCs w:val="18"/>
      </w:rPr>
      <w:fldChar w:fldCharType="separate"/>
    </w:r>
    <w:r w:rsidR="003335D2">
      <w:rPr>
        <w:rFonts w:ascii="Calibri" w:hAnsi="Calibri"/>
        <w:noProof/>
        <w:sz w:val="18"/>
        <w:szCs w:val="18"/>
      </w:rPr>
      <w:t>62</w:t>
    </w:r>
    <w:r w:rsidRPr="004207F5">
      <w:rPr>
        <w:rFonts w:ascii="Calibri" w:hAnsi="Calibri"/>
        <w:noProof/>
        <w:sz w:val="18"/>
        <w:szCs w:val="18"/>
      </w:rPr>
      <w:fldChar w:fldCharType="end"/>
    </w:r>
    <w:r w:rsidRPr="004207F5">
      <w:rPr>
        <w:rFonts w:ascii="Calibri" w:hAnsi="Calibri"/>
        <w:sz w:val="18"/>
        <w:szCs w:val="18"/>
      </w:rPr>
      <w:ptab w:relativeTo="margin" w:alignment="right" w:leader="none"/>
    </w:r>
    <w:proofErr w:type="spellStart"/>
    <w:r>
      <w:rPr>
        <w:rFonts w:ascii="Calibri" w:hAnsi="Calibri"/>
        <w:sz w:val="18"/>
        <w:szCs w:val="18"/>
      </w:rPr>
      <w:t>Tridion</w:t>
    </w:r>
    <w:proofErr w:type="spellEnd"/>
    <w:r>
      <w:rPr>
        <w:rFonts w:ascii="Calibri" w:hAnsi="Calibri"/>
        <w:sz w:val="18"/>
        <w:szCs w:val="18"/>
      </w:rPr>
      <w:t xml:space="preserve"> Docs Content Manager Implementation Workbook</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6D853" w14:textId="77777777" w:rsidR="000D5A11" w:rsidRPr="003A260D" w:rsidRDefault="000D5A11" w:rsidP="007126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4D7B65" w14:textId="77777777" w:rsidR="00D44168" w:rsidRDefault="00D44168" w:rsidP="007126B3">
      <w:r>
        <w:separator/>
      </w:r>
    </w:p>
    <w:p w14:paraId="088385C5" w14:textId="77777777" w:rsidR="00D44168" w:rsidRDefault="00D44168"/>
  </w:footnote>
  <w:footnote w:type="continuationSeparator" w:id="0">
    <w:p w14:paraId="42B129C3" w14:textId="77777777" w:rsidR="00D44168" w:rsidRDefault="00D44168" w:rsidP="007126B3">
      <w:r>
        <w:continuationSeparator/>
      </w:r>
    </w:p>
    <w:p w14:paraId="219BEF10" w14:textId="77777777" w:rsidR="00D44168" w:rsidRDefault="00D441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7AAB26" w14:textId="21641E18" w:rsidR="000D5A11" w:rsidRDefault="000D5A11">
    <w:pPr>
      <w:pStyle w:val="Header"/>
    </w:pPr>
    <w:r>
      <w:rPr>
        <w:noProof/>
      </w:rPr>
      <w:drawing>
        <wp:anchor distT="0" distB="0" distL="114300" distR="114300" simplePos="0" relativeHeight="251667456" behindDoc="1" locked="0" layoutInCell="0" allowOverlap="1" wp14:anchorId="2A78F29C" wp14:editId="70E1CC36">
          <wp:simplePos x="0" y="0"/>
          <wp:positionH relativeFrom="margin">
            <wp:align>center</wp:align>
          </wp:positionH>
          <wp:positionV relativeFrom="margin">
            <wp:align>center</wp:align>
          </wp:positionV>
          <wp:extent cx="7556500" cy="10693400"/>
          <wp:effectExtent l="0" t="0" r="6350" b="0"/>
          <wp:wrapNone/>
          <wp:docPr id="16" name="Picture 14" descr="Pag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A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22071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6" type="#_x0000_t75" style="position:absolute;margin-left:0;margin-top:0;width:612pt;height:11in;z-index:-251655168;mso-position-horizontal:center;mso-position-horizontal-relative:margin;mso-position-vertical:center;mso-position-vertical-relative:margin" o:allowincell="f">
          <v:imagedata r:id="rId2" o:title="Page7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A7432" w14:textId="366A253E" w:rsidR="000D5A11" w:rsidRDefault="000D5A11">
    <w:pPr>
      <w:pStyle w:val="Header"/>
    </w:pPr>
    <w:r>
      <w:rPr>
        <w:noProof/>
      </w:rPr>
      <w:drawing>
        <wp:anchor distT="0" distB="0" distL="114300" distR="114300" simplePos="0" relativeHeight="251659264" behindDoc="0" locked="0" layoutInCell="1" allowOverlap="1" wp14:anchorId="6AF2F8AD" wp14:editId="063B03DB">
          <wp:simplePos x="0" y="0"/>
          <wp:positionH relativeFrom="column">
            <wp:posOffset>0</wp:posOffset>
          </wp:positionH>
          <wp:positionV relativeFrom="paragraph">
            <wp:posOffset>0</wp:posOffset>
          </wp:positionV>
          <wp:extent cx="1454082" cy="652772"/>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67166" cy="658646"/>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EAF9A" w14:textId="20DFB66F" w:rsidR="000D5A11" w:rsidRDefault="000D5A11" w:rsidP="007126B3">
    <w:pPr>
      <w:pStyle w:val="Header"/>
    </w:pPr>
    <w:r>
      <w:rPr>
        <w:noProof/>
      </w:rPr>
      <w:pict w14:anchorId="080A1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3" type="#_x0000_t75" style="position:absolute;margin-left:-76.95pt;margin-top:-107.8pt;width:612pt;height:842pt;z-index:-251648000;mso-position-horizontal-relative:margin;mso-position-vertical-relative:margin" o:allowincell="f">
          <v:imagedata r:id="rId1" o:title="Page-A4"/>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98BB0" w14:textId="2BA29C1E" w:rsidR="000D5A11" w:rsidRDefault="000D5A11">
    <w:pPr>
      <w:pStyle w:val="Header"/>
    </w:pPr>
    <w:r>
      <w:rPr>
        <w:noProof/>
      </w:rPr>
      <w:drawing>
        <wp:anchor distT="0" distB="0" distL="114300" distR="114300" simplePos="0" relativeHeight="251670528" behindDoc="1" locked="0" layoutInCell="0" allowOverlap="1" wp14:anchorId="7736171C" wp14:editId="5467C2A2">
          <wp:simplePos x="0" y="0"/>
          <wp:positionH relativeFrom="margin">
            <wp:align>center</wp:align>
          </wp:positionH>
          <wp:positionV relativeFrom="margin">
            <wp:align>center</wp:align>
          </wp:positionV>
          <wp:extent cx="7556500" cy="10693400"/>
          <wp:effectExtent l="0" t="0" r="6350" b="0"/>
          <wp:wrapNone/>
          <wp:docPr id="17" name="Picture 17" descr="Pag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A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4EA5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9" type="#_x0000_t75" style="position:absolute;margin-left:0;margin-top:0;width:612pt;height:11in;z-index:-251652096;mso-position-horizontal:center;mso-position-horizontal-relative:margin;mso-position-vertical:center;mso-position-vertical-relative:margin" o:allowincell="f">
          <v:imagedata r:id="rId2" o:title="Page72"/>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15C41" w14:textId="495958CF" w:rsidR="000D5A11" w:rsidRDefault="000D5A11">
    <w:pPr>
      <w:pStyle w:val="Header"/>
    </w:pPr>
    <w:r>
      <w:rPr>
        <w:noProof/>
      </w:rPr>
      <w:drawing>
        <wp:anchor distT="0" distB="0" distL="114300" distR="114300" simplePos="0" relativeHeight="251672576" behindDoc="0" locked="0" layoutInCell="1" allowOverlap="1" wp14:anchorId="03B0C7AF" wp14:editId="78863716">
          <wp:simplePos x="0" y="0"/>
          <wp:positionH relativeFrom="column">
            <wp:posOffset>4875226</wp:posOffset>
          </wp:positionH>
          <wp:positionV relativeFrom="paragraph">
            <wp:posOffset>0</wp:posOffset>
          </wp:positionV>
          <wp:extent cx="1145944" cy="51444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45944" cy="514442"/>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4A21B" w14:textId="4166961E" w:rsidR="000D5A11" w:rsidRDefault="000D5A11">
    <w:pPr>
      <w:pStyle w:val="Header"/>
    </w:pPr>
    <w:r>
      <w:rPr>
        <w:noProof/>
      </w:rPr>
      <w:drawing>
        <wp:anchor distT="0" distB="0" distL="114300" distR="114300" simplePos="0" relativeHeight="251655680" behindDoc="0" locked="0" layoutInCell="1" allowOverlap="1" wp14:anchorId="210F978A" wp14:editId="7E8C7978">
          <wp:simplePos x="0" y="0"/>
          <wp:positionH relativeFrom="column">
            <wp:posOffset>4882487</wp:posOffset>
          </wp:positionH>
          <wp:positionV relativeFrom="paragraph">
            <wp:posOffset>69850</wp:posOffset>
          </wp:positionV>
          <wp:extent cx="1145944" cy="51444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45944" cy="514442"/>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208"/>
    <w:multiLevelType w:val="hybridMultilevel"/>
    <w:tmpl w:val="F6D86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F70C1"/>
    <w:multiLevelType w:val="hybridMultilevel"/>
    <w:tmpl w:val="BEB81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DA04AC"/>
    <w:multiLevelType w:val="hybridMultilevel"/>
    <w:tmpl w:val="B17C9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4367EC"/>
    <w:multiLevelType w:val="hybridMultilevel"/>
    <w:tmpl w:val="36500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F436F"/>
    <w:multiLevelType w:val="hybridMultilevel"/>
    <w:tmpl w:val="7F9AD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2E400D"/>
    <w:multiLevelType w:val="hybridMultilevel"/>
    <w:tmpl w:val="E05019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C7A2898"/>
    <w:multiLevelType w:val="hybridMultilevel"/>
    <w:tmpl w:val="4EDCD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D05087F"/>
    <w:multiLevelType w:val="hybridMultilevel"/>
    <w:tmpl w:val="34085E7C"/>
    <w:lvl w:ilvl="0" w:tplc="C32A9308">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0F64B4"/>
    <w:multiLevelType w:val="hybridMultilevel"/>
    <w:tmpl w:val="1B1687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100561"/>
    <w:multiLevelType w:val="multilevel"/>
    <w:tmpl w:val="0B0042D8"/>
    <w:lvl w:ilvl="0">
      <w:start w:val="1"/>
      <w:numFmt w:val="bullet"/>
      <w:lvlText w:val=""/>
      <w:lvlJc w:val="left"/>
      <w:pPr>
        <w:ind w:left="0" w:firstLine="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250D1DAF"/>
    <w:multiLevelType w:val="hybridMultilevel"/>
    <w:tmpl w:val="E43A1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310D04"/>
    <w:multiLevelType w:val="hybridMultilevel"/>
    <w:tmpl w:val="026C3750"/>
    <w:lvl w:ilvl="0" w:tplc="0409000F">
      <w:start w:val="1"/>
      <w:numFmt w:val="decimal"/>
      <w:lvlText w:val="%1."/>
      <w:lvlJc w:val="left"/>
      <w:pPr>
        <w:ind w:left="720" w:hanging="360"/>
      </w:pPr>
    </w:lvl>
    <w:lvl w:ilvl="1" w:tplc="04090019">
      <w:start w:val="1"/>
      <w:numFmt w:val="lowerLetter"/>
      <w:lvlText w:val="%2."/>
      <w:lvlJc w:val="left"/>
      <w:pPr>
        <w:ind w:left="928"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54C1674"/>
    <w:multiLevelType w:val="multilevel"/>
    <w:tmpl w:val="F5788F9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StyleHeading3Before24pt"/>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29A01783"/>
    <w:multiLevelType w:val="hybridMultilevel"/>
    <w:tmpl w:val="550C3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B3809"/>
    <w:multiLevelType w:val="hybridMultilevel"/>
    <w:tmpl w:val="F9F24DC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37EC15F5"/>
    <w:multiLevelType w:val="hybridMultilevel"/>
    <w:tmpl w:val="0B16B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07B67"/>
    <w:multiLevelType w:val="hybridMultilevel"/>
    <w:tmpl w:val="EC90017C"/>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7">
    <w:nsid w:val="3A2423F2"/>
    <w:multiLevelType w:val="hybridMultilevel"/>
    <w:tmpl w:val="322E9C44"/>
    <w:lvl w:ilvl="0" w:tplc="5986E166">
      <w:start w:val="1"/>
      <w:numFmt w:val="decimal"/>
      <w:lvlText w:val="%1)"/>
      <w:lvlJc w:val="left"/>
      <w:pPr>
        <w:ind w:left="360" w:hanging="360"/>
      </w:pPr>
      <w:rPr>
        <w:rFonts w:hint="default"/>
        <w:vertAlign w:val="superscrip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A02461"/>
    <w:multiLevelType w:val="hybridMultilevel"/>
    <w:tmpl w:val="BCDCC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46C2610"/>
    <w:multiLevelType w:val="hybridMultilevel"/>
    <w:tmpl w:val="D096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B2483"/>
    <w:multiLevelType w:val="hybridMultilevel"/>
    <w:tmpl w:val="60B0C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C3313B"/>
    <w:multiLevelType w:val="hybridMultilevel"/>
    <w:tmpl w:val="9B187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5E07EF"/>
    <w:multiLevelType w:val="hybridMultilevel"/>
    <w:tmpl w:val="2662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DA50B4"/>
    <w:multiLevelType w:val="hybridMultilevel"/>
    <w:tmpl w:val="7D268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EC6732"/>
    <w:multiLevelType w:val="hybridMultilevel"/>
    <w:tmpl w:val="65CC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4532F"/>
    <w:multiLevelType w:val="hybridMultilevel"/>
    <w:tmpl w:val="F28C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B915DC"/>
    <w:multiLevelType w:val="hybridMultilevel"/>
    <w:tmpl w:val="FBF6A098"/>
    <w:lvl w:ilvl="0" w:tplc="FFFFFFFF">
      <w:numFmt w:val="bullet"/>
      <w:pStyle w:val="pe"/>
      <w:lvlText w:val=""/>
      <w:lvlJc w:val="left"/>
      <w:pPr>
        <w:tabs>
          <w:tab w:val="num" w:pos="1097"/>
        </w:tabs>
        <w:ind w:left="1097" w:hanging="360"/>
      </w:pPr>
      <w:rPr>
        <w:rFonts w:ascii="Symbol" w:eastAsia="Times New Roman" w:hAnsi="Symbol" w:cs="Times New Roman" w:hint="default"/>
      </w:rPr>
    </w:lvl>
    <w:lvl w:ilvl="1" w:tplc="FFFFFFFF">
      <w:start w:val="1"/>
      <w:numFmt w:val="bullet"/>
      <w:lvlText w:val="o"/>
      <w:lvlJc w:val="left"/>
      <w:pPr>
        <w:tabs>
          <w:tab w:val="num" w:pos="1817"/>
        </w:tabs>
        <w:ind w:left="1817" w:hanging="360"/>
      </w:pPr>
      <w:rPr>
        <w:rFonts w:ascii="Courier New" w:hAnsi="Courier New" w:hint="default"/>
      </w:rPr>
    </w:lvl>
    <w:lvl w:ilvl="2" w:tplc="FFFFFFFF" w:tentative="1">
      <w:start w:val="1"/>
      <w:numFmt w:val="bullet"/>
      <w:lvlText w:val=""/>
      <w:lvlJc w:val="left"/>
      <w:pPr>
        <w:tabs>
          <w:tab w:val="num" w:pos="2537"/>
        </w:tabs>
        <w:ind w:left="2537" w:hanging="360"/>
      </w:pPr>
      <w:rPr>
        <w:rFonts w:ascii="Wingdings" w:hAnsi="Wingdings" w:hint="default"/>
      </w:rPr>
    </w:lvl>
    <w:lvl w:ilvl="3" w:tplc="FFFFFFFF" w:tentative="1">
      <w:start w:val="1"/>
      <w:numFmt w:val="bullet"/>
      <w:lvlText w:val=""/>
      <w:lvlJc w:val="left"/>
      <w:pPr>
        <w:tabs>
          <w:tab w:val="num" w:pos="3257"/>
        </w:tabs>
        <w:ind w:left="3257" w:hanging="360"/>
      </w:pPr>
      <w:rPr>
        <w:rFonts w:ascii="Symbol" w:hAnsi="Symbol" w:hint="default"/>
      </w:rPr>
    </w:lvl>
    <w:lvl w:ilvl="4" w:tplc="FFFFFFFF" w:tentative="1">
      <w:start w:val="1"/>
      <w:numFmt w:val="bullet"/>
      <w:lvlText w:val="o"/>
      <w:lvlJc w:val="left"/>
      <w:pPr>
        <w:tabs>
          <w:tab w:val="num" w:pos="3977"/>
        </w:tabs>
        <w:ind w:left="3977" w:hanging="360"/>
      </w:pPr>
      <w:rPr>
        <w:rFonts w:ascii="Courier New" w:hAnsi="Courier New" w:hint="default"/>
      </w:rPr>
    </w:lvl>
    <w:lvl w:ilvl="5" w:tplc="FFFFFFFF" w:tentative="1">
      <w:start w:val="1"/>
      <w:numFmt w:val="bullet"/>
      <w:lvlText w:val=""/>
      <w:lvlJc w:val="left"/>
      <w:pPr>
        <w:tabs>
          <w:tab w:val="num" w:pos="4697"/>
        </w:tabs>
        <w:ind w:left="4697" w:hanging="360"/>
      </w:pPr>
      <w:rPr>
        <w:rFonts w:ascii="Wingdings" w:hAnsi="Wingdings" w:hint="default"/>
      </w:rPr>
    </w:lvl>
    <w:lvl w:ilvl="6" w:tplc="FFFFFFFF" w:tentative="1">
      <w:start w:val="1"/>
      <w:numFmt w:val="bullet"/>
      <w:lvlText w:val=""/>
      <w:lvlJc w:val="left"/>
      <w:pPr>
        <w:tabs>
          <w:tab w:val="num" w:pos="5417"/>
        </w:tabs>
        <w:ind w:left="5417" w:hanging="360"/>
      </w:pPr>
      <w:rPr>
        <w:rFonts w:ascii="Symbol" w:hAnsi="Symbol" w:hint="default"/>
      </w:rPr>
    </w:lvl>
    <w:lvl w:ilvl="7" w:tplc="FFFFFFFF" w:tentative="1">
      <w:start w:val="1"/>
      <w:numFmt w:val="bullet"/>
      <w:lvlText w:val="o"/>
      <w:lvlJc w:val="left"/>
      <w:pPr>
        <w:tabs>
          <w:tab w:val="num" w:pos="6137"/>
        </w:tabs>
        <w:ind w:left="6137" w:hanging="360"/>
      </w:pPr>
      <w:rPr>
        <w:rFonts w:ascii="Courier New" w:hAnsi="Courier New" w:hint="default"/>
      </w:rPr>
    </w:lvl>
    <w:lvl w:ilvl="8" w:tplc="FFFFFFFF" w:tentative="1">
      <w:start w:val="1"/>
      <w:numFmt w:val="bullet"/>
      <w:lvlText w:val=""/>
      <w:lvlJc w:val="left"/>
      <w:pPr>
        <w:tabs>
          <w:tab w:val="num" w:pos="6857"/>
        </w:tabs>
        <w:ind w:left="6857" w:hanging="360"/>
      </w:pPr>
      <w:rPr>
        <w:rFonts w:ascii="Wingdings" w:hAnsi="Wingdings" w:hint="default"/>
      </w:rPr>
    </w:lvl>
  </w:abstractNum>
  <w:abstractNum w:abstractNumId="27">
    <w:nsid w:val="55FE39AE"/>
    <w:multiLevelType w:val="multilevel"/>
    <w:tmpl w:val="EEBC4D6C"/>
    <w:styleLink w:val="StyleBulletedSymbolsymbolLatin12ptBefore063cmH"/>
    <w:lvl w:ilvl="0">
      <w:start w:val="1"/>
      <w:numFmt w:val="bullet"/>
      <w:lvlText w:val=""/>
      <w:lvlJc w:val="left"/>
      <w:pPr>
        <w:tabs>
          <w:tab w:val="num" w:pos="720"/>
        </w:tabs>
        <w:ind w:left="1080" w:hanging="360"/>
      </w:pPr>
      <w:rPr>
        <w:rFonts w:ascii="Symbol" w:hAnsi="Symbol" w:cs="Times New Roman" w:hint="default"/>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5ABA5ED7"/>
    <w:multiLevelType w:val="hybridMultilevel"/>
    <w:tmpl w:val="3F9E0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CF2945"/>
    <w:multiLevelType w:val="hybridMultilevel"/>
    <w:tmpl w:val="6F22F016"/>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0413001B">
      <w:start w:val="1"/>
      <w:numFmt w:val="bullet"/>
      <w:lvlText w:val=""/>
      <w:lvlJc w:val="left"/>
      <w:pPr>
        <w:tabs>
          <w:tab w:val="num" w:pos="2880"/>
        </w:tabs>
        <w:ind w:left="2880" w:hanging="360"/>
      </w:pPr>
      <w:rPr>
        <w:rFonts w:ascii="Symbol" w:hAnsi="Symbol"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0">
    <w:nsid w:val="5D374D9C"/>
    <w:multiLevelType w:val="hybridMultilevel"/>
    <w:tmpl w:val="DC146396"/>
    <w:lvl w:ilvl="0" w:tplc="DF763A0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69951C1"/>
    <w:multiLevelType w:val="hybridMultilevel"/>
    <w:tmpl w:val="4114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E4704"/>
    <w:multiLevelType w:val="multilevel"/>
    <w:tmpl w:val="FB86F1E0"/>
    <w:lvl w:ilvl="0">
      <w:start w:val="1"/>
      <w:numFmt w:val="bullet"/>
      <w:pStyle w:val="Bulleted1"/>
      <w:lvlText w:val=""/>
      <w:lvlJc w:val="left"/>
      <w:pPr>
        <w:tabs>
          <w:tab w:val="num" w:pos="1471"/>
        </w:tabs>
        <w:ind w:left="1471" w:hanging="391"/>
      </w:pPr>
      <w:rPr>
        <w:rFonts w:ascii="Wingdings" w:hAnsi="Wingdings" w:hint="default"/>
        <w:color w:val="AAB4BF" w:themeColor="text1" w:themeTint="80"/>
        <w:sz w:val="18"/>
        <w:szCs w:val="18"/>
      </w:rPr>
    </w:lvl>
    <w:lvl w:ilvl="1">
      <w:start w:val="1"/>
      <w:numFmt w:val="bullet"/>
      <w:lvlText w:val="●"/>
      <w:lvlJc w:val="left"/>
      <w:pPr>
        <w:tabs>
          <w:tab w:val="num" w:pos="1982"/>
        </w:tabs>
        <w:ind w:left="1982" w:hanging="397"/>
      </w:pPr>
      <w:rPr>
        <w:rFonts w:ascii="Courier New" w:hAnsi="Courier New" w:hint="default"/>
        <w:color w:val="AAB4BF" w:themeColor="text1" w:themeTint="80"/>
      </w:rPr>
    </w:lvl>
    <w:lvl w:ilvl="2">
      <w:start w:val="1"/>
      <w:numFmt w:val="bullet"/>
      <w:lvlText w:val=""/>
      <w:lvlJc w:val="left"/>
      <w:pPr>
        <w:tabs>
          <w:tab w:val="num" w:pos="2492"/>
        </w:tabs>
        <w:ind w:left="2492" w:hanging="397"/>
      </w:pPr>
      <w:rPr>
        <w:rFonts w:ascii="Wingdings" w:hAnsi="Wingdings" w:hint="default"/>
        <w:color w:val="AAB4BF" w:themeColor="text1" w:themeTint="80"/>
      </w:rPr>
    </w:lvl>
    <w:lvl w:ilvl="3">
      <w:start w:val="1"/>
      <w:numFmt w:val="bullet"/>
      <w:lvlText w:val="○"/>
      <w:lvlJc w:val="left"/>
      <w:pPr>
        <w:tabs>
          <w:tab w:val="num" w:pos="3002"/>
        </w:tabs>
        <w:ind w:left="3002" w:hanging="397"/>
      </w:pPr>
      <w:rPr>
        <w:rFonts w:ascii="Arial" w:hAnsi="Arial" w:hint="default"/>
        <w:color w:val="005096"/>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33">
    <w:nsid w:val="6DA05353"/>
    <w:multiLevelType w:val="hybridMultilevel"/>
    <w:tmpl w:val="C674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717E9F"/>
    <w:multiLevelType w:val="multilevel"/>
    <w:tmpl w:val="737238F8"/>
    <w:lvl w:ilvl="0">
      <w:start w:val="1"/>
      <w:numFmt w:val="decimal"/>
      <w:pStyle w:val="Heading1"/>
      <w:lvlText w:val="%1"/>
      <w:lvlJc w:val="left"/>
      <w:pPr>
        <w:ind w:left="432" w:hanging="432"/>
      </w:pPr>
    </w:lvl>
    <w:lvl w:ilvl="1">
      <w:start w:val="1"/>
      <w:numFmt w:val="decimal"/>
      <w:pStyle w:val="Heading2"/>
      <w:lvlText w:val="%1.%2"/>
      <w:lvlJc w:val="left"/>
      <w:pPr>
        <w:ind w:left="41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2393E42"/>
    <w:multiLevelType w:val="hybridMultilevel"/>
    <w:tmpl w:val="3EEA1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2847AE6"/>
    <w:multiLevelType w:val="hybridMultilevel"/>
    <w:tmpl w:val="A76A1D12"/>
    <w:lvl w:ilvl="0" w:tplc="D4B49E20">
      <w:start w:val="1"/>
      <w:numFmt w:val="bullet"/>
      <w:pStyle w:val="Bulletedlisttext"/>
      <w:lvlText w:val="o"/>
      <w:lvlJc w:val="left"/>
      <w:pPr>
        <w:ind w:left="1800" w:hanging="360"/>
      </w:pPr>
      <w:rPr>
        <w:rFonts w:ascii="Courier New" w:hAnsi="Courier New" w:cs="Courier New" w:hint="default"/>
      </w:rPr>
    </w:lvl>
    <w:lvl w:ilvl="1" w:tplc="2690C5E6">
      <w:start w:val="1"/>
      <w:numFmt w:val="bullet"/>
      <w:lvlText w:val="●"/>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2B25ECB"/>
    <w:multiLevelType w:val="hybridMultilevel"/>
    <w:tmpl w:val="AA10B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1033D6"/>
    <w:multiLevelType w:val="hybridMultilevel"/>
    <w:tmpl w:val="85D6E476"/>
    <w:lvl w:ilvl="0" w:tplc="C39A723A">
      <w:start w:val="1"/>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52275B5"/>
    <w:multiLevelType w:val="hybridMultilevel"/>
    <w:tmpl w:val="FADC4FE6"/>
    <w:lvl w:ilvl="0" w:tplc="4C4EE23C">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BAA6E866"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78BB77B2"/>
    <w:multiLevelType w:val="hybridMultilevel"/>
    <w:tmpl w:val="9962D362"/>
    <w:lvl w:ilvl="0" w:tplc="C32A9308">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6E6DCE"/>
    <w:multiLevelType w:val="hybridMultilevel"/>
    <w:tmpl w:val="9A065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EAC6378"/>
    <w:multiLevelType w:val="hybridMultilevel"/>
    <w:tmpl w:val="57E8CECE"/>
    <w:lvl w:ilvl="0" w:tplc="9606DA72">
      <w:start w:val="1"/>
      <w:numFmt w:val="bullet"/>
      <w:pStyle w:val="Table-bullet"/>
      <w:lvlText w:val=""/>
      <w:lvlJc w:val="left"/>
      <w:pPr>
        <w:tabs>
          <w:tab w:val="num" w:pos="540"/>
        </w:tabs>
        <w:ind w:left="180" w:firstLine="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nsid w:val="7FD55B03"/>
    <w:multiLevelType w:val="hybridMultilevel"/>
    <w:tmpl w:val="91B65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FDC627E"/>
    <w:multiLevelType w:val="hybridMultilevel"/>
    <w:tmpl w:val="2EC6B1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B">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36"/>
  </w:num>
  <w:num w:numId="3">
    <w:abstractNumId w:val="6"/>
  </w:num>
  <w:num w:numId="4">
    <w:abstractNumId w:val="21"/>
  </w:num>
  <w:num w:numId="5">
    <w:abstractNumId w:val="22"/>
  </w:num>
  <w:num w:numId="6">
    <w:abstractNumId w:val="24"/>
  </w:num>
  <w:num w:numId="7">
    <w:abstractNumId w:val="31"/>
  </w:num>
  <w:num w:numId="8">
    <w:abstractNumId w:val="38"/>
  </w:num>
  <w:num w:numId="9">
    <w:abstractNumId w:val="44"/>
  </w:num>
  <w:num w:numId="10">
    <w:abstractNumId w:val="23"/>
  </w:num>
  <w:num w:numId="11">
    <w:abstractNumId w:val="19"/>
  </w:num>
  <w:num w:numId="12">
    <w:abstractNumId w:val="2"/>
  </w:num>
  <w:num w:numId="13">
    <w:abstractNumId w:val="3"/>
  </w:num>
  <w:num w:numId="14">
    <w:abstractNumId w:val="12"/>
  </w:num>
  <w:num w:numId="15">
    <w:abstractNumId w:val="42"/>
  </w:num>
  <w:num w:numId="16">
    <w:abstractNumId w:val="39"/>
  </w:num>
  <w:num w:numId="17">
    <w:abstractNumId w:val="27"/>
  </w:num>
  <w:num w:numId="18">
    <w:abstractNumId w:val="9"/>
  </w:num>
  <w:num w:numId="19">
    <w:abstractNumId w:val="29"/>
  </w:num>
  <w:num w:numId="20">
    <w:abstractNumId w:val="26"/>
  </w:num>
  <w:num w:numId="21">
    <w:abstractNumId w:val="13"/>
  </w:num>
  <w:num w:numId="22">
    <w:abstractNumId w:val="43"/>
  </w:num>
  <w:num w:numId="23">
    <w:abstractNumId w:val="41"/>
  </w:num>
  <w:num w:numId="24">
    <w:abstractNumId w:val="20"/>
  </w:num>
  <w:num w:numId="25">
    <w:abstractNumId w:val="14"/>
  </w:num>
  <w:num w:numId="26">
    <w:abstractNumId w:val="25"/>
  </w:num>
  <w:num w:numId="27">
    <w:abstractNumId w:val="0"/>
  </w:num>
  <w:num w:numId="28">
    <w:abstractNumId w:val="4"/>
  </w:num>
  <w:num w:numId="29">
    <w:abstractNumId w:val="10"/>
  </w:num>
  <w:num w:numId="30">
    <w:abstractNumId w:val="37"/>
  </w:num>
  <w:num w:numId="31">
    <w:abstractNumId w:val="35"/>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5"/>
  </w:num>
  <w:num w:numId="35">
    <w:abstractNumId w:val="15"/>
  </w:num>
  <w:num w:numId="36">
    <w:abstractNumId w:val="33"/>
  </w:num>
  <w:num w:numId="37">
    <w:abstractNumId w:val="34"/>
  </w:num>
  <w:num w:numId="38">
    <w:abstractNumId w:val="1"/>
  </w:num>
  <w:num w:numId="39">
    <w:abstractNumId w:val="18"/>
  </w:num>
  <w:num w:numId="40">
    <w:abstractNumId w:val="8"/>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num>
  <w:num w:numId="44">
    <w:abstractNumId w:val="16"/>
  </w:num>
  <w:num w:numId="45">
    <w:abstractNumId w:val="7"/>
  </w:num>
  <w:num w:numId="46">
    <w:abstractNumId w:val="40"/>
  </w:num>
  <w:num w:numId="47">
    <w:abstractNumId w:val="30"/>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m Noreault">
    <w15:presenceInfo w15:providerId="AD" w15:userId="S-1-5-21-1121926686-1728410050-2465709820-110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6B2"/>
    <w:rsid w:val="000035FE"/>
    <w:rsid w:val="00010382"/>
    <w:rsid w:val="00011D37"/>
    <w:rsid w:val="00022127"/>
    <w:rsid w:val="00022CBD"/>
    <w:rsid w:val="000270E5"/>
    <w:rsid w:val="00034034"/>
    <w:rsid w:val="000345BA"/>
    <w:rsid w:val="00036DED"/>
    <w:rsid w:val="000435F4"/>
    <w:rsid w:val="000447D7"/>
    <w:rsid w:val="00046D37"/>
    <w:rsid w:val="00052FCC"/>
    <w:rsid w:val="000532A6"/>
    <w:rsid w:val="00053F04"/>
    <w:rsid w:val="00054324"/>
    <w:rsid w:val="0005700F"/>
    <w:rsid w:val="0006156A"/>
    <w:rsid w:val="000652BB"/>
    <w:rsid w:val="0007121A"/>
    <w:rsid w:val="00072213"/>
    <w:rsid w:val="0007386D"/>
    <w:rsid w:val="00077FFC"/>
    <w:rsid w:val="00085CBD"/>
    <w:rsid w:val="00090329"/>
    <w:rsid w:val="00091202"/>
    <w:rsid w:val="000977ED"/>
    <w:rsid w:val="000A2383"/>
    <w:rsid w:val="000B0138"/>
    <w:rsid w:val="000B0413"/>
    <w:rsid w:val="000B3E12"/>
    <w:rsid w:val="000C0AEC"/>
    <w:rsid w:val="000C1389"/>
    <w:rsid w:val="000C3937"/>
    <w:rsid w:val="000C4CE2"/>
    <w:rsid w:val="000D3ED4"/>
    <w:rsid w:val="000D5A11"/>
    <w:rsid w:val="000E0B36"/>
    <w:rsid w:val="000E0F38"/>
    <w:rsid w:val="000E4A13"/>
    <w:rsid w:val="000E6592"/>
    <w:rsid w:val="000E78E3"/>
    <w:rsid w:val="000F36B8"/>
    <w:rsid w:val="001015AC"/>
    <w:rsid w:val="00106BA6"/>
    <w:rsid w:val="00112001"/>
    <w:rsid w:val="00112818"/>
    <w:rsid w:val="00112838"/>
    <w:rsid w:val="00116CE6"/>
    <w:rsid w:val="00123785"/>
    <w:rsid w:val="00131377"/>
    <w:rsid w:val="00133BAD"/>
    <w:rsid w:val="001371B0"/>
    <w:rsid w:val="00142D5C"/>
    <w:rsid w:val="00150767"/>
    <w:rsid w:val="00150798"/>
    <w:rsid w:val="001539DD"/>
    <w:rsid w:val="00154153"/>
    <w:rsid w:val="001543A2"/>
    <w:rsid w:val="0015716E"/>
    <w:rsid w:val="00160C98"/>
    <w:rsid w:val="00162269"/>
    <w:rsid w:val="00163725"/>
    <w:rsid w:val="0016560C"/>
    <w:rsid w:val="00180915"/>
    <w:rsid w:val="00190077"/>
    <w:rsid w:val="00190558"/>
    <w:rsid w:val="00192008"/>
    <w:rsid w:val="001944D8"/>
    <w:rsid w:val="001977AE"/>
    <w:rsid w:val="001A286A"/>
    <w:rsid w:val="001A2ED7"/>
    <w:rsid w:val="001A4E25"/>
    <w:rsid w:val="001B0888"/>
    <w:rsid w:val="001B1377"/>
    <w:rsid w:val="001B218F"/>
    <w:rsid w:val="001C2C18"/>
    <w:rsid w:val="001D0148"/>
    <w:rsid w:val="001D1E8B"/>
    <w:rsid w:val="001D304C"/>
    <w:rsid w:val="001D338C"/>
    <w:rsid w:val="001D4E38"/>
    <w:rsid w:val="001D5B7B"/>
    <w:rsid w:val="001D5E2B"/>
    <w:rsid w:val="001E05A5"/>
    <w:rsid w:val="001E5A15"/>
    <w:rsid w:val="001E73BF"/>
    <w:rsid w:val="001F07CA"/>
    <w:rsid w:val="001F0879"/>
    <w:rsid w:val="001F4119"/>
    <w:rsid w:val="002013CD"/>
    <w:rsid w:val="0020144A"/>
    <w:rsid w:val="00202C2C"/>
    <w:rsid w:val="0020382F"/>
    <w:rsid w:val="00207122"/>
    <w:rsid w:val="00212946"/>
    <w:rsid w:val="00213991"/>
    <w:rsid w:val="00214FF5"/>
    <w:rsid w:val="0022113D"/>
    <w:rsid w:val="002214AF"/>
    <w:rsid w:val="00223FF8"/>
    <w:rsid w:val="00227D42"/>
    <w:rsid w:val="00234231"/>
    <w:rsid w:val="00235C8A"/>
    <w:rsid w:val="00235DD9"/>
    <w:rsid w:val="00236240"/>
    <w:rsid w:val="00245E42"/>
    <w:rsid w:val="00250EB4"/>
    <w:rsid w:val="00251253"/>
    <w:rsid w:val="002523B3"/>
    <w:rsid w:val="002535DC"/>
    <w:rsid w:val="00257087"/>
    <w:rsid w:val="00266E15"/>
    <w:rsid w:val="0027020C"/>
    <w:rsid w:val="002707BA"/>
    <w:rsid w:val="0027427A"/>
    <w:rsid w:val="0028183A"/>
    <w:rsid w:val="002818DF"/>
    <w:rsid w:val="0028308F"/>
    <w:rsid w:val="002830D4"/>
    <w:rsid w:val="00283277"/>
    <w:rsid w:val="00286CB3"/>
    <w:rsid w:val="002907A4"/>
    <w:rsid w:val="00292D3A"/>
    <w:rsid w:val="002A034B"/>
    <w:rsid w:val="002A2098"/>
    <w:rsid w:val="002B09A1"/>
    <w:rsid w:val="002B15C1"/>
    <w:rsid w:val="002B195B"/>
    <w:rsid w:val="002B2954"/>
    <w:rsid w:val="002B546F"/>
    <w:rsid w:val="002B5EF1"/>
    <w:rsid w:val="002B66BA"/>
    <w:rsid w:val="002B76CF"/>
    <w:rsid w:val="002C3DA3"/>
    <w:rsid w:val="002D2CD6"/>
    <w:rsid w:val="002D327A"/>
    <w:rsid w:val="002D4B86"/>
    <w:rsid w:val="002D5402"/>
    <w:rsid w:val="002D586A"/>
    <w:rsid w:val="002E47A4"/>
    <w:rsid w:val="002E574D"/>
    <w:rsid w:val="002F14BD"/>
    <w:rsid w:val="002F1D91"/>
    <w:rsid w:val="002F439D"/>
    <w:rsid w:val="002F5731"/>
    <w:rsid w:val="002F596D"/>
    <w:rsid w:val="002F6905"/>
    <w:rsid w:val="002F76AF"/>
    <w:rsid w:val="0030630D"/>
    <w:rsid w:val="00310E7D"/>
    <w:rsid w:val="00312F15"/>
    <w:rsid w:val="003131A0"/>
    <w:rsid w:val="00330686"/>
    <w:rsid w:val="00330B9A"/>
    <w:rsid w:val="00330DDE"/>
    <w:rsid w:val="00331897"/>
    <w:rsid w:val="003335D2"/>
    <w:rsid w:val="003336B3"/>
    <w:rsid w:val="003427A8"/>
    <w:rsid w:val="00354DF1"/>
    <w:rsid w:val="00356558"/>
    <w:rsid w:val="0035674F"/>
    <w:rsid w:val="00356ACF"/>
    <w:rsid w:val="0035790D"/>
    <w:rsid w:val="00363701"/>
    <w:rsid w:val="0036518E"/>
    <w:rsid w:val="00365FA6"/>
    <w:rsid w:val="00373A44"/>
    <w:rsid w:val="003923F7"/>
    <w:rsid w:val="003A0D40"/>
    <w:rsid w:val="003A260D"/>
    <w:rsid w:val="003A5074"/>
    <w:rsid w:val="003B0BB9"/>
    <w:rsid w:val="003B45F2"/>
    <w:rsid w:val="003B47C7"/>
    <w:rsid w:val="003B5D67"/>
    <w:rsid w:val="003C21E4"/>
    <w:rsid w:val="003D35C0"/>
    <w:rsid w:val="003D74A2"/>
    <w:rsid w:val="003E0380"/>
    <w:rsid w:val="003E0BA8"/>
    <w:rsid w:val="003E43CD"/>
    <w:rsid w:val="003E7D9A"/>
    <w:rsid w:val="003F3EA2"/>
    <w:rsid w:val="00400887"/>
    <w:rsid w:val="0040706A"/>
    <w:rsid w:val="004077B9"/>
    <w:rsid w:val="00411C7C"/>
    <w:rsid w:val="00413D02"/>
    <w:rsid w:val="0041597C"/>
    <w:rsid w:val="0042041A"/>
    <w:rsid w:val="004207F5"/>
    <w:rsid w:val="00421330"/>
    <w:rsid w:val="00422487"/>
    <w:rsid w:val="00422526"/>
    <w:rsid w:val="004242C0"/>
    <w:rsid w:val="00425600"/>
    <w:rsid w:val="00430CAF"/>
    <w:rsid w:val="00432977"/>
    <w:rsid w:val="00436072"/>
    <w:rsid w:val="00436D3B"/>
    <w:rsid w:val="004374C1"/>
    <w:rsid w:val="004433E7"/>
    <w:rsid w:val="004439EB"/>
    <w:rsid w:val="00445E3E"/>
    <w:rsid w:val="00445E90"/>
    <w:rsid w:val="00446532"/>
    <w:rsid w:val="004472D4"/>
    <w:rsid w:val="00450B71"/>
    <w:rsid w:val="00452031"/>
    <w:rsid w:val="00452379"/>
    <w:rsid w:val="00455858"/>
    <w:rsid w:val="00463EC7"/>
    <w:rsid w:val="00466610"/>
    <w:rsid w:val="00474BD0"/>
    <w:rsid w:val="00480B8E"/>
    <w:rsid w:val="004842F9"/>
    <w:rsid w:val="00490053"/>
    <w:rsid w:val="004901BB"/>
    <w:rsid w:val="00492754"/>
    <w:rsid w:val="00492D89"/>
    <w:rsid w:val="00493257"/>
    <w:rsid w:val="004955EB"/>
    <w:rsid w:val="004979D7"/>
    <w:rsid w:val="004A02F3"/>
    <w:rsid w:val="004A19DE"/>
    <w:rsid w:val="004A28D6"/>
    <w:rsid w:val="004C1199"/>
    <w:rsid w:val="004C28D2"/>
    <w:rsid w:val="004C4DC0"/>
    <w:rsid w:val="004E22FC"/>
    <w:rsid w:val="004E41AB"/>
    <w:rsid w:val="004E52D3"/>
    <w:rsid w:val="004E7FC9"/>
    <w:rsid w:val="004F540F"/>
    <w:rsid w:val="00500F3C"/>
    <w:rsid w:val="00501893"/>
    <w:rsid w:val="00511424"/>
    <w:rsid w:val="00512BEC"/>
    <w:rsid w:val="00512E66"/>
    <w:rsid w:val="0051362F"/>
    <w:rsid w:val="00517AEE"/>
    <w:rsid w:val="00525D7D"/>
    <w:rsid w:val="00527CC8"/>
    <w:rsid w:val="00533E27"/>
    <w:rsid w:val="00535676"/>
    <w:rsid w:val="005377FB"/>
    <w:rsid w:val="00537A7F"/>
    <w:rsid w:val="0054466F"/>
    <w:rsid w:val="00544E1F"/>
    <w:rsid w:val="00550C87"/>
    <w:rsid w:val="005529C0"/>
    <w:rsid w:val="00552BB8"/>
    <w:rsid w:val="00552D04"/>
    <w:rsid w:val="00557CAC"/>
    <w:rsid w:val="00560E5D"/>
    <w:rsid w:val="0056272B"/>
    <w:rsid w:val="00566819"/>
    <w:rsid w:val="005744AD"/>
    <w:rsid w:val="00575C77"/>
    <w:rsid w:val="005822CE"/>
    <w:rsid w:val="005824A8"/>
    <w:rsid w:val="005844D6"/>
    <w:rsid w:val="00591425"/>
    <w:rsid w:val="00592355"/>
    <w:rsid w:val="0059347D"/>
    <w:rsid w:val="00593717"/>
    <w:rsid w:val="00595511"/>
    <w:rsid w:val="005A1C21"/>
    <w:rsid w:val="005A1DAB"/>
    <w:rsid w:val="005A2BDF"/>
    <w:rsid w:val="005A424B"/>
    <w:rsid w:val="005A49A6"/>
    <w:rsid w:val="005A66ED"/>
    <w:rsid w:val="005B43EE"/>
    <w:rsid w:val="005B65C4"/>
    <w:rsid w:val="005C3C29"/>
    <w:rsid w:val="005C778C"/>
    <w:rsid w:val="005D36A7"/>
    <w:rsid w:val="005D54F0"/>
    <w:rsid w:val="005D5DD7"/>
    <w:rsid w:val="005E0A30"/>
    <w:rsid w:val="005E1FBD"/>
    <w:rsid w:val="005E64E0"/>
    <w:rsid w:val="005E7AFC"/>
    <w:rsid w:val="005F1054"/>
    <w:rsid w:val="005F220C"/>
    <w:rsid w:val="005F50E7"/>
    <w:rsid w:val="005F5E57"/>
    <w:rsid w:val="0061091A"/>
    <w:rsid w:val="00611B21"/>
    <w:rsid w:val="006121F3"/>
    <w:rsid w:val="00612955"/>
    <w:rsid w:val="0062037F"/>
    <w:rsid w:val="00623D6C"/>
    <w:rsid w:val="00623E48"/>
    <w:rsid w:val="00632F6C"/>
    <w:rsid w:val="00635C85"/>
    <w:rsid w:val="00641024"/>
    <w:rsid w:val="00643767"/>
    <w:rsid w:val="0064459A"/>
    <w:rsid w:val="00647BFE"/>
    <w:rsid w:val="006544F3"/>
    <w:rsid w:val="006601E1"/>
    <w:rsid w:val="00666279"/>
    <w:rsid w:val="0067231F"/>
    <w:rsid w:val="00672531"/>
    <w:rsid w:val="0067654F"/>
    <w:rsid w:val="00680C8B"/>
    <w:rsid w:val="00682BA1"/>
    <w:rsid w:val="0068345F"/>
    <w:rsid w:val="00687079"/>
    <w:rsid w:val="00690F0C"/>
    <w:rsid w:val="00695D99"/>
    <w:rsid w:val="006A2C5A"/>
    <w:rsid w:val="006A2DE2"/>
    <w:rsid w:val="006A2DF1"/>
    <w:rsid w:val="006A34DC"/>
    <w:rsid w:val="006A5F10"/>
    <w:rsid w:val="006A678B"/>
    <w:rsid w:val="006A7D98"/>
    <w:rsid w:val="006B15D7"/>
    <w:rsid w:val="006B5722"/>
    <w:rsid w:val="006B6C90"/>
    <w:rsid w:val="006C65EE"/>
    <w:rsid w:val="006D204D"/>
    <w:rsid w:val="006E0F64"/>
    <w:rsid w:val="006E2BB5"/>
    <w:rsid w:val="006E4469"/>
    <w:rsid w:val="006E6D73"/>
    <w:rsid w:val="006E78E0"/>
    <w:rsid w:val="006F1A7C"/>
    <w:rsid w:val="006F78FF"/>
    <w:rsid w:val="00700A37"/>
    <w:rsid w:val="00702881"/>
    <w:rsid w:val="0070355E"/>
    <w:rsid w:val="00712094"/>
    <w:rsid w:val="007126B3"/>
    <w:rsid w:val="00712BFF"/>
    <w:rsid w:val="00715A31"/>
    <w:rsid w:val="00717524"/>
    <w:rsid w:val="00721E74"/>
    <w:rsid w:val="00724BD9"/>
    <w:rsid w:val="007259D4"/>
    <w:rsid w:val="00725E8A"/>
    <w:rsid w:val="0072706A"/>
    <w:rsid w:val="00727DE8"/>
    <w:rsid w:val="00727F9C"/>
    <w:rsid w:val="00732405"/>
    <w:rsid w:val="00734394"/>
    <w:rsid w:val="007343A3"/>
    <w:rsid w:val="007343D9"/>
    <w:rsid w:val="00734B2F"/>
    <w:rsid w:val="00735854"/>
    <w:rsid w:val="00737FFC"/>
    <w:rsid w:val="00743F5A"/>
    <w:rsid w:val="00744763"/>
    <w:rsid w:val="00744A14"/>
    <w:rsid w:val="00745CA3"/>
    <w:rsid w:val="00746C2F"/>
    <w:rsid w:val="0075021C"/>
    <w:rsid w:val="00754A17"/>
    <w:rsid w:val="00755E6B"/>
    <w:rsid w:val="00760371"/>
    <w:rsid w:val="00761DA6"/>
    <w:rsid w:val="00761FE5"/>
    <w:rsid w:val="00762A1A"/>
    <w:rsid w:val="00764239"/>
    <w:rsid w:val="007706FB"/>
    <w:rsid w:val="007711CD"/>
    <w:rsid w:val="00775659"/>
    <w:rsid w:val="00776D73"/>
    <w:rsid w:val="00792217"/>
    <w:rsid w:val="0079524F"/>
    <w:rsid w:val="00796EA8"/>
    <w:rsid w:val="00797A50"/>
    <w:rsid w:val="007A1848"/>
    <w:rsid w:val="007A4EF0"/>
    <w:rsid w:val="007B4792"/>
    <w:rsid w:val="007B53CB"/>
    <w:rsid w:val="007B546D"/>
    <w:rsid w:val="007C345B"/>
    <w:rsid w:val="007C3556"/>
    <w:rsid w:val="007C65E4"/>
    <w:rsid w:val="007C7A42"/>
    <w:rsid w:val="007E20A1"/>
    <w:rsid w:val="007E3E1E"/>
    <w:rsid w:val="007F013C"/>
    <w:rsid w:val="007F47C2"/>
    <w:rsid w:val="007F5375"/>
    <w:rsid w:val="008006FC"/>
    <w:rsid w:val="00802CD0"/>
    <w:rsid w:val="00803390"/>
    <w:rsid w:val="00805129"/>
    <w:rsid w:val="008119FC"/>
    <w:rsid w:val="00815F7F"/>
    <w:rsid w:val="00820026"/>
    <w:rsid w:val="0082359E"/>
    <w:rsid w:val="00832B42"/>
    <w:rsid w:val="00842B04"/>
    <w:rsid w:val="00842D64"/>
    <w:rsid w:val="00845993"/>
    <w:rsid w:val="0085020B"/>
    <w:rsid w:val="00854759"/>
    <w:rsid w:val="0085718C"/>
    <w:rsid w:val="0086144A"/>
    <w:rsid w:val="00861455"/>
    <w:rsid w:val="00861A81"/>
    <w:rsid w:val="008626ED"/>
    <w:rsid w:val="00870CFA"/>
    <w:rsid w:val="00871054"/>
    <w:rsid w:val="00880F18"/>
    <w:rsid w:val="00882EAE"/>
    <w:rsid w:val="00883AB0"/>
    <w:rsid w:val="00884FF0"/>
    <w:rsid w:val="008864C0"/>
    <w:rsid w:val="00886B55"/>
    <w:rsid w:val="00890E01"/>
    <w:rsid w:val="008979D8"/>
    <w:rsid w:val="008A0096"/>
    <w:rsid w:val="008A0247"/>
    <w:rsid w:val="008A1022"/>
    <w:rsid w:val="008A1D0D"/>
    <w:rsid w:val="008A2DAE"/>
    <w:rsid w:val="008A4701"/>
    <w:rsid w:val="008A4F32"/>
    <w:rsid w:val="008B69FF"/>
    <w:rsid w:val="008C17DC"/>
    <w:rsid w:val="008C2B78"/>
    <w:rsid w:val="008C37AB"/>
    <w:rsid w:val="008C69E6"/>
    <w:rsid w:val="008D2FD5"/>
    <w:rsid w:val="008D7654"/>
    <w:rsid w:val="008E1423"/>
    <w:rsid w:val="008E65F9"/>
    <w:rsid w:val="008F6091"/>
    <w:rsid w:val="008F6A44"/>
    <w:rsid w:val="008F7DC3"/>
    <w:rsid w:val="0090079D"/>
    <w:rsid w:val="00906D49"/>
    <w:rsid w:val="009104BB"/>
    <w:rsid w:val="00917D31"/>
    <w:rsid w:val="0092171C"/>
    <w:rsid w:val="00922254"/>
    <w:rsid w:val="00924163"/>
    <w:rsid w:val="00924B0D"/>
    <w:rsid w:val="0093109D"/>
    <w:rsid w:val="00931A15"/>
    <w:rsid w:val="0093283F"/>
    <w:rsid w:val="00933599"/>
    <w:rsid w:val="00936389"/>
    <w:rsid w:val="00937252"/>
    <w:rsid w:val="0094082E"/>
    <w:rsid w:val="00941162"/>
    <w:rsid w:val="00941F0B"/>
    <w:rsid w:val="009577C7"/>
    <w:rsid w:val="00960172"/>
    <w:rsid w:val="0096727C"/>
    <w:rsid w:val="00967ADB"/>
    <w:rsid w:val="00967BAB"/>
    <w:rsid w:val="0097341F"/>
    <w:rsid w:val="00975484"/>
    <w:rsid w:val="00982059"/>
    <w:rsid w:val="00983699"/>
    <w:rsid w:val="00985828"/>
    <w:rsid w:val="009877FF"/>
    <w:rsid w:val="009932A8"/>
    <w:rsid w:val="00994436"/>
    <w:rsid w:val="0099573B"/>
    <w:rsid w:val="00997819"/>
    <w:rsid w:val="00997943"/>
    <w:rsid w:val="009A0466"/>
    <w:rsid w:val="009A10BA"/>
    <w:rsid w:val="009A1921"/>
    <w:rsid w:val="009A71C6"/>
    <w:rsid w:val="009B159C"/>
    <w:rsid w:val="009B3841"/>
    <w:rsid w:val="009B60A4"/>
    <w:rsid w:val="009C3552"/>
    <w:rsid w:val="009C5521"/>
    <w:rsid w:val="009C6965"/>
    <w:rsid w:val="009C6D15"/>
    <w:rsid w:val="009C7DDC"/>
    <w:rsid w:val="009D07A1"/>
    <w:rsid w:val="009D0FC8"/>
    <w:rsid w:val="009D18C6"/>
    <w:rsid w:val="009D20E6"/>
    <w:rsid w:val="009D7E8B"/>
    <w:rsid w:val="009E2A70"/>
    <w:rsid w:val="009E5176"/>
    <w:rsid w:val="009F41EF"/>
    <w:rsid w:val="009F5300"/>
    <w:rsid w:val="009F593F"/>
    <w:rsid w:val="009F5CB6"/>
    <w:rsid w:val="00A000CF"/>
    <w:rsid w:val="00A0144E"/>
    <w:rsid w:val="00A06D7C"/>
    <w:rsid w:val="00A075D0"/>
    <w:rsid w:val="00A10371"/>
    <w:rsid w:val="00A15CBE"/>
    <w:rsid w:val="00A171F0"/>
    <w:rsid w:val="00A17D75"/>
    <w:rsid w:val="00A22034"/>
    <w:rsid w:val="00A22C5D"/>
    <w:rsid w:val="00A247BF"/>
    <w:rsid w:val="00A254C7"/>
    <w:rsid w:val="00A273F0"/>
    <w:rsid w:val="00A326E7"/>
    <w:rsid w:val="00A36E4F"/>
    <w:rsid w:val="00A4164A"/>
    <w:rsid w:val="00A46D83"/>
    <w:rsid w:val="00A47CC1"/>
    <w:rsid w:val="00A5221B"/>
    <w:rsid w:val="00A53E72"/>
    <w:rsid w:val="00A54477"/>
    <w:rsid w:val="00A54755"/>
    <w:rsid w:val="00A57121"/>
    <w:rsid w:val="00A612FE"/>
    <w:rsid w:val="00A63632"/>
    <w:rsid w:val="00A674BD"/>
    <w:rsid w:val="00A74A28"/>
    <w:rsid w:val="00A7603A"/>
    <w:rsid w:val="00A8035E"/>
    <w:rsid w:val="00A83800"/>
    <w:rsid w:val="00A842CD"/>
    <w:rsid w:val="00A868C0"/>
    <w:rsid w:val="00A95780"/>
    <w:rsid w:val="00A96CCD"/>
    <w:rsid w:val="00AA0025"/>
    <w:rsid w:val="00AA1DAE"/>
    <w:rsid w:val="00AA37A1"/>
    <w:rsid w:val="00AA4C96"/>
    <w:rsid w:val="00AA7CC8"/>
    <w:rsid w:val="00AB06B0"/>
    <w:rsid w:val="00AB2E55"/>
    <w:rsid w:val="00AC0AFB"/>
    <w:rsid w:val="00AC2B4C"/>
    <w:rsid w:val="00AC4772"/>
    <w:rsid w:val="00AC6796"/>
    <w:rsid w:val="00AD0618"/>
    <w:rsid w:val="00AE16AD"/>
    <w:rsid w:val="00AE225C"/>
    <w:rsid w:val="00AE3E2F"/>
    <w:rsid w:val="00AF26CB"/>
    <w:rsid w:val="00AF387D"/>
    <w:rsid w:val="00AF78BE"/>
    <w:rsid w:val="00B0278B"/>
    <w:rsid w:val="00B02E29"/>
    <w:rsid w:val="00B03EFD"/>
    <w:rsid w:val="00B04210"/>
    <w:rsid w:val="00B04A19"/>
    <w:rsid w:val="00B0546B"/>
    <w:rsid w:val="00B07469"/>
    <w:rsid w:val="00B12178"/>
    <w:rsid w:val="00B12970"/>
    <w:rsid w:val="00B1362A"/>
    <w:rsid w:val="00B13DAB"/>
    <w:rsid w:val="00B20887"/>
    <w:rsid w:val="00B2243D"/>
    <w:rsid w:val="00B22F02"/>
    <w:rsid w:val="00B25FA5"/>
    <w:rsid w:val="00B26B2D"/>
    <w:rsid w:val="00B3526E"/>
    <w:rsid w:val="00B360D4"/>
    <w:rsid w:val="00B36261"/>
    <w:rsid w:val="00B4003C"/>
    <w:rsid w:val="00B40179"/>
    <w:rsid w:val="00B40A17"/>
    <w:rsid w:val="00B4149F"/>
    <w:rsid w:val="00B417F1"/>
    <w:rsid w:val="00B4205B"/>
    <w:rsid w:val="00B43AD8"/>
    <w:rsid w:val="00B460CB"/>
    <w:rsid w:val="00B53213"/>
    <w:rsid w:val="00B54E49"/>
    <w:rsid w:val="00B56582"/>
    <w:rsid w:val="00B605EB"/>
    <w:rsid w:val="00B70816"/>
    <w:rsid w:val="00B72A75"/>
    <w:rsid w:val="00B74AF8"/>
    <w:rsid w:val="00B85FA3"/>
    <w:rsid w:val="00B91D13"/>
    <w:rsid w:val="00B9232A"/>
    <w:rsid w:val="00B925A6"/>
    <w:rsid w:val="00B938E2"/>
    <w:rsid w:val="00B93B93"/>
    <w:rsid w:val="00B965FA"/>
    <w:rsid w:val="00BA2A45"/>
    <w:rsid w:val="00BA31A7"/>
    <w:rsid w:val="00BB00ED"/>
    <w:rsid w:val="00BB020A"/>
    <w:rsid w:val="00BB198E"/>
    <w:rsid w:val="00BB5626"/>
    <w:rsid w:val="00BB5ED1"/>
    <w:rsid w:val="00BC0FB9"/>
    <w:rsid w:val="00BC1BEF"/>
    <w:rsid w:val="00BC324F"/>
    <w:rsid w:val="00BD071E"/>
    <w:rsid w:val="00BD2164"/>
    <w:rsid w:val="00BD7754"/>
    <w:rsid w:val="00BE14AF"/>
    <w:rsid w:val="00BE3321"/>
    <w:rsid w:val="00BE46D9"/>
    <w:rsid w:val="00BF004B"/>
    <w:rsid w:val="00BF240C"/>
    <w:rsid w:val="00BF3A26"/>
    <w:rsid w:val="00BF6F25"/>
    <w:rsid w:val="00BF7ECC"/>
    <w:rsid w:val="00C02079"/>
    <w:rsid w:val="00C02495"/>
    <w:rsid w:val="00C04822"/>
    <w:rsid w:val="00C04CAA"/>
    <w:rsid w:val="00C075B1"/>
    <w:rsid w:val="00C10D8E"/>
    <w:rsid w:val="00C11C29"/>
    <w:rsid w:val="00C25F48"/>
    <w:rsid w:val="00C2707C"/>
    <w:rsid w:val="00C32089"/>
    <w:rsid w:val="00C340D9"/>
    <w:rsid w:val="00C429F0"/>
    <w:rsid w:val="00C4498A"/>
    <w:rsid w:val="00C45AE7"/>
    <w:rsid w:val="00C45C87"/>
    <w:rsid w:val="00C60F11"/>
    <w:rsid w:val="00C65CAF"/>
    <w:rsid w:val="00C72F48"/>
    <w:rsid w:val="00C767A7"/>
    <w:rsid w:val="00C82DA4"/>
    <w:rsid w:val="00C84C6D"/>
    <w:rsid w:val="00C87FFA"/>
    <w:rsid w:val="00C94E83"/>
    <w:rsid w:val="00C953E3"/>
    <w:rsid w:val="00C96C13"/>
    <w:rsid w:val="00CA3DC8"/>
    <w:rsid w:val="00CA475D"/>
    <w:rsid w:val="00CA4E8F"/>
    <w:rsid w:val="00CA649D"/>
    <w:rsid w:val="00CB0515"/>
    <w:rsid w:val="00CB07B1"/>
    <w:rsid w:val="00CB10AD"/>
    <w:rsid w:val="00CC20CC"/>
    <w:rsid w:val="00CC580E"/>
    <w:rsid w:val="00CC6C0F"/>
    <w:rsid w:val="00CC75B2"/>
    <w:rsid w:val="00CD1FF9"/>
    <w:rsid w:val="00CD3A6F"/>
    <w:rsid w:val="00CD401E"/>
    <w:rsid w:val="00CD4D91"/>
    <w:rsid w:val="00CD53EF"/>
    <w:rsid w:val="00CD7DD1"/>
    <w:rsid w:val="00CE2CEF"/>
    <w:rsid w:val="00CE4FA0"/>
    <w:rsid w:val="00CE4FFE"/>
    <w:rsid w:val="00CF1988"/>
    <w:rsid w:val="00CF62B5"/>
    <w:rsid w:val="00D01E9B"/>
    <w:rsid w:val="00D02417"/>
    <w:rsid w:val="00D02D48"/>
    <w:rsid w:val="00D0507F"/>
    <w:rsid w:val="00D06901"/>
    <w:rsid w:val="00D07174"/>
    <w:rsid w:val="00D07ED5"/>
    <w:rsid w:val="00D13301"/>
    <w:rsid w:val="00D20B65"/>
    <w:rsid w:val="00D22EF6"/>
    <w:rsid w:val="00D247F8"/>
    <w:rsid w:val="00D25C2B"/>
    <w:rsid w:val="00D32A1D"/>
    <w:rsid w:val="00D358FA"/>
    <w:rsid w:val="00D40A70"/>
    <w:rsid w:val="00D427D9"/>
    <w:rsid w:val="00D44168"/>
    <w:rsid w:val="00D44635"/>
    <w:rsid w:val="00D4654E"/>
    <w:rsid w:val="00D4743C"/>
    <w:rsid w:val="00D50162"/>
    <w:rsid w:val="00D528B1"/>
    <w:rsid w:val="00D54234"/>
    <w:rsid w:val="00D5534D"/>
    <w:rsid w:val="00D618F5"/>
    <w:rsid w:val="00D62E2E"/>
    <w:rsid w:val="00D65800"/>
    <w:rsid w:val="00D65D62"/>
    <w:rsid w:val="00D7186C"/>
    <w:rsid w:val="00D722F4"/>
    <w:rsid w:val="00D7405F"/>
    <w:rsid w:val="00D7593D"/>
    <w:rsid w:val="00D762A9"/>
    <w:rsid w:val="00D7708A"/>
    <w:rsid w:val="00D879B8"/>
    <w:rsid w:val="00D87AAD"/>
    <w:rsid w:val="00D9186A"/>
    <w:rsid w:val="00D95884"/>
    <w:rsid w:val="00DA0837"/>
    <w:rsid w:val="00DA2B3B"/>
    <w:rsid w:val="00DB0EB4"/>
    <w:rsid w:val="00DB225B"/>
    <w:rsid w:val="00DB6666"/>
    <w:rsid w:val="00DB7CB7"/>
    <w:rsid w:val="00DC02A2"/>
    <w:rsid w:val="00DC5887"/>
    <w:rsid w:val="00DD0687"/>
    <w:rsid w:val="00DD09C7"/>
    <w:rsid w:val="00DD3916"/>
    <w:rsid w:val="00DD53B4"/>
    <w:rsid w:val="00DE0902"/>
    <w:rsid w:val="00DE1F8B"/>
    <w:rsid w:val="00DE264F"/>
    <w:rsid w:val="00DE52C6"/>
    <w:rsid w:val="00DE6C5D"/>
    <w:rsid w:val="00DE6E93"/>
    <w:rsid w:val="00DF18F9"/>
    <w:rsid w:val="00DF2268"/>
    <w:rsid w:val="00DF2412"/>
    <w:rsid w:val="00DF31EF"/>
    <w:rsid w:val="00DF4104"/>
    <w:rsid w:val="00DF54B5"/>
    <w:rsid w:val="00E00A36"/>
    <w:rsid w:val="00E101C7"/>
    <w:rsid w:val="00E10821"/>
    <w:rsid w:val="00E12748"/>
    <w:rsid w:val="00E12BE3"/>
    <w:rsid w:val="00E13197"/>
    <w:rsid w:val="00E1789A"/>
    <w:rsid w:val="00E17B8F"/>
    <w:rsid w:val="00E17FCC"/>
    <w:rsid w:val="00E22197"/>
    <w:rsid w:val="00E26758"/>
    <w:rsid w:val="00E27B28"/>
    <w:rsid w:val="00E310F6"/>
    <w:rsid w:val="00E314CA"/>
    <w:rsid w:val="00E352AC"/>
    <w:rsid w:val="00E3548F"/>
    <w:rsid w:val="00E433BE"/>
    <w:rsid w:val="00E45917"/>
    <w:rsid w:val="00E45D89"/>
    <w:rsid w:val="00E500FB"/>
    <w:rsid w:val="00E502BE"/>
    <w:rsid w:val="00E61967"/>
    <w:rsid w:val="00E62610"/>
    <w:rsid w:val="00E65939"/>
    <w:rsid w:val="00E65FF5"/>
    <w:rsid w:val="00E670E3"/>
    <w:rsid w:val="00E67898"/>
    <w:rsid w:val="00E70281"/>
    <w:rsid w:val="00E7218B"/>
    <w:rsid w:val="00E7585C"/>
    <w:rsid w:val="00E825D8"/>
    <w:rsid w:val="00E8381B"/>
    <w:rsid w:val="00E839F9"/>
    <w:rsid w:val="00E87F18"/>
    <w:rsid w:val="00E95A1B"/>
    <w:rsid w:val="00E9713E"/>
    <w:rsid w:val="00EA2AFE"/>
    <w:rsid w:val="00EB299F"/>
    <w:rsid w:val="00EB7AA4"/>
    <w:rsid w:val="00EC68F5"/>
    <w:rsid w:val="00EC6FBD"/>
    <w:rsid w:val="00ED0768"/>
    <w:rsid w:val="00ED23E4"/>
    <w:rsid w:val="00EE384F"/>
    <w:rsid w:val="00EE3FBB"/>
    <w:rsid w:val="00EE455E"/>
    <w:rsid w:val="00EE6C6B"/>
    <w:rsid w:val="00EF48CE"/>
    <w:rsid w:val="00EF5F06"/>
    <w:rsid w:val="00EF708A"/>
    <w:rsid w:val="00F011AC"/>
    <w:rsid w:val="00F02386"/>
    <w:rsid w:val="00F02684"/>
    <w:rsid w:val="00F052B7"/>
    <w:rsid w:val="00F1014C"/>
    <w:rsid w:val="00F177D3"/>
    <w:rsid w:val="00F17956"/>
    <w:rsid w:val="00F21283"/>
    <w:rsid w:val="00F30C4C"/>
    <w:rsid w:val="00F32562"/>
    <w:rsid w:val="00F32FA0"/>
    <w:rsid w:val="00F36D01"/>
    <w:rsid w:val="00F37234"/>
    <w:rsid w:val="00F376B2"/>
    <w:rsid w:val="00F43219"/>
    <w:rsid w:val="00F43825"/>
    <w:rsid w:val="00F46191"/>
    <w:rsid w:val="00F558BF"/>
    <w:rsid w:val="00F576C9"/>
    <w:rsid w:val="00F622C1"/>
    <w:rsid w:val="00F63BAD"/>
    <w:rsid w:val="00F641D6"/>
    <w:rsid w:val="00F6555C"/>
    <w:rsid w:val="00F6565A"/>
    <w:rsid w:val="00F65CC9"/>
    <w:rsid w:val="00F73EDF"/>
    <w:rsid w:val="00F82D50"/>
    <w:rsid w:val="00F83276"/>
    <w:rsid w:val="00F83EAD"/>
    <w:rsid w:val="00F84FCD"/>
    <w:rsid w:val="00F85A0E"/>
    <w:rsid w:val="00F91722"/>
    <w:rsid w:val="00F959D9"/>
    <w:rsid w:val="00F964F3"/>
    <w:rsid w:val="00FA17FE"/>
    <w:rsid w:val="00FA257D"/>
    <w:rsid w:val="00FA4A0B"/>
    <w:rsid w:val="00FB47FB"/>
    <w:rsid w:val="00FB55B1"/>
    <w:rsid w:val="00FB655D"/>
    <w:rsid w:val="00FC0671"/>
    <w:rsid w:val="00FC3AE2"/>
    <w:rsid w:val="00FC76B2"/>
    <w:rsid w:val="00FD0492"/>
    <w:rsid w:val="00FD3DA5"/>
    <w:rsid w:val="00FD5C86"/>
    <w:rsid w:val="00FD6876"/>
    <w:rsid w:val="00FE252D"/>
    <w:rsid w:val="00FE4DF9"/>
    <w:rsid w:val="00FE4F07"/>
    <w:rsid w:val="00FF28D7"/>
    <w:rsid w:val="00FF7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1"/>
    </o:shapelayout>
  </w:shapeDefaults>
  <w:decimalSymbol w:val="."/>
  <w:listSeparator w:val=","/>
  <w14:docId w14:val="0AD14F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HAnsi"/>
        <w:color w:val="000000"/>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34B2F"/>
    <w:pPr>
      <w:contextualSpacing/>
    </w:pPr>
  </w:style>
  <w:style w:type="paragraph" w:styleId="Heading1">
    <w:name w:val="heading 1"/>
    <w:basedOn w:val="Normal"/>
    <w:next w:val="Normal"/>
    <w:link w:val="Heading1Char"/>
    <w:qFormat/>
    <w:rsid w:val="00E27B28"/>
    <w:pPr>
      <w:keepNext/>
      <w:keepLines/>
      <w:pageBreakBefore/>
      <w:numPr>
        <w:numId w:val="37"/>
      </w:numPr>
      <w:spacing w:before="480" w:after="120" w:line="276" w:lineRule="auto"/>
      <w:outlineLvl w:val="0"/>
    </w:pPr>
    <w:rPr>
      <w:rFonts w:ascii="Sommet Rounded Bold" w:eastAsiaTheme="majorEastAsia" w:hAnsi="Sommet Rounded Bold" w:cstheme="majorBidi"/>
      <w:bCs/>
      <w:color w:val="4CB66D" w:themeColor="accent4"/>
      <w:sz w:val="48"/>
      <w:szCs w:val="28"/>
    </w:rPr>
  </w:style>
  <w:style w:type="paragraph" w:styleId="Heading2">
    <w:name w:val="heading 2"/>
    <w:basedOn w:val="Heading1"/>
    <w:next w:val="Normal"/>
    <w:link w:val="Heading2Char"/>
    <w:qFormat/>
    <w:rsid w:val="001D4E38"/>
    <w:pPr>
      <w:pageBreakBefore w:val="0"/>
      <w:numPr>
        <w:ilvl w:val="1"/>
      </w:numPr>
      <w:ind w:left="576"/>
      <w:contextualSpacing w:val="0"/>
      <w:outlineLvl w:val="1"/>
    </w:pPr>
    <w:rPr>
      <w:rFonts w:asciiTheme="minorHAnsi" w:hAnsiTheme="minorHAnsi"/>
      <w:b/>
      <w:bCs w:val="0"/>
      <w:iCs/>
      <w:color w:val="5D6C7C" w:themeColor="text1"/>
      <w:sz w:val="32"/>
    </w:rPr>
  </w:style>
  <w:style w:type="paragraph" w:styleId="Heading3">
    <w:name w:val="heading 3"/>
    <w:basedOn w:val="Normal"/>
    <w:next w:val="Normal"/>
    <w:link w:val="Heading3Char"/>
    <w:unhideWhenUsed/>
    <w:qFormat/>
    <w:rsid w:val="001F07CA"/>
    <w:pPr>
      <w:keepNext/>
      <w:keepLines/>
      <w:numPr>
        <w:ilvl w:val="2"/>
        <w:numId w:val="37"/>
      </w:numPr>
      <w:spacing w:before="240" w:after="120"/>
      <w:outlineLvl w:val="2"/>
    </w:pPr>
    <w:rPr>
      <w:rFonts w:eastAsiaTheme="majorEastAsia" w:cstheme="majorBidi"/>
      <w:b/>
      <w:bCs/>
      <w:color w:val="5D6C7C" w:themeColor="text1"/>
      <w:sz w:val="24"/>
      <w:szCs w:val="28"/>
      <w14:textFill>
        <w14:solidFill>
          <w14:schemeClr w14:val="tx1">
            <w14:lumMod w14:val="25000"/>
            <w14:lumMod w14:val="25000"/>
            <w14:lumMod w14:val="25000"/>
          </w14:schemeClr>
        </w14:solidFill>
      </w14:textFill>
    </w:rPr>
  </w:style>
  <w:style w:type="paragraph" w:styleId="Heading4">
    <w:name w:val="heading 4"/>
    <w:basedOn w:val="Normal"/>
    <w:next w:val="Normal"/>
    <w:link w:val="Heading4Char"/>
    <w:unhideWhenUsed/>
    <w:qFormat/>
    <w:rsid w:val="00490053"/>
    <w:pPr>
      <w:keepNext/>
      <w:keepLines/>
      <w:numPr>
        <w:ilvl w:val="3"/>
        <w:numId w:val="37"/>
      </w:numPr>
      <w:spacing w:before="240"/>
      <w:outlineLvl w:val="3"/>
    </w:pPr>
    <w:rPr>
      <w:rFonts w:asciiTheme="majorHAnsi" w:eastAsiaTheme="majorEastAsia" w:hAnsiTheme="majorHAnsi" w:cstheme="majorBidi"/>
      <w:bCs/>
      <w:i/>
      <w:iCs/>
      <w:color w:val="5D6C7C" w:themeColor="text1"/>
      <w:sz w:val="24"/>
      <w14:textFill>
        <w14:solidFill>
          <w14:schemeClr w14:val="tx1">
            <w14:lumMod w14:val="25000"/>
            <w14:lumMod w14:val="25000"/>
            <w14:lumMod w14:val="25000"/>
          </w14:schemeClr>
        </w14:solidFill>
      </w14:textFill>
    </w:rPr>
  </w:style>
  <w:style w:type="paragraph" w:styleId="Heading5">
    <w:name w:val="heading 5"/>
    <w:basedOn w:val="Normal"/>
    <w:next w:val="Normal"/>
    <w:link w:val="Heading5Char"/>
    <w:unhideWhenUsed/>
    <w:qFormat/>
    <w:rsid w:val="00490053"/>
    <w:pPr>
      <w:numPr>
        <w:ilvl w:val="4"/>
        <w:numId w:val="37"/>
      </w:numPr>
      <w:spacing w:before="240"/>
      <w:outlineLvl w:val="4"/>
    </w:pPr>
    <w:rPr>
      <w:i/>
      <w:color w:val="5D6C7C" w:themeColor="text1"/>
      <w14:textFill>
        <w14:solidFill>
          <w14:schemeClr w14:val="tx1">
            <w14:lumMod w14:val="25000"/>
            <w14:lumMod w14:val="25000"/>
            <w14:lumMod w14:val="25000"/>
          </w14:schemeClr>
        </w14:solidFill>
      </w14:textFill>
    </w:rPr>
  </w:style>
  <w:style w:type="paragraph" w:styleId="Heading6">
    <w:name w:val="heading 6"/>
    <w:basedOn w:val="Normal"/>
    <w:next w:val="Normal"/>
    <w:link w:val="Heading6Char"/>
    <w:unhideWhenUsed/>
    <w:qFormat/>
    <w:rsid w:val="00490053"/>
    <w:pPr>
      <w:keepNext/>
      <w:keepLines/>
      <w:numPr>
        <w:ilvl w:val="5"/>
        <w:numId w:val="37"/>
      </w:numPr>
      <w:spacing w:before="240"/>
      <w:outlineLvl w:val="5"/>
    </w:pPr>
    <w:rPr>
      <w:rFonts w:asciiTheme="majorHAnsi" w:eastAsiaTheme="majorEastAsia" w:hAnsiTheme="majorHAnsi" w:cstheme="majorBidi"/>
      <w:i/>
      <w:iCs/>
      <w:color w:val="9AA6B3" w:themeColor="accent1"/>
      <w14:textFill>
        <w14:solidFill>
          <w14:schemeClr w14:val="accent1">
            <w14:lumMod w14:val="50000"/>
            <w14:lumMod w14:val="25000"/>
            <w14:lumMod w14:val="25000"/>
          </w14:schemeClr>
        </w14:solidFill>
      </w14:textFill>
    </w:rPr>
  </w:style>
  <w:style w:type="paragraph" w:styleId="Heading7">
    <w:name w:val="heading 7"/>
    <w:basedOn w:val="Normal"/>
    <w:next w:val="Normal"/>
    <w:link w:val="Heading7Char"/>
    <w:qFormat/>
    <w:rsid w:val="009C7DDC"/>
    <w:pPr>
      <w:numPr>
        <w:ilvl w:val="6"/>
        <w:numId w:val="37"/>
      </w:numPr>
      <w:spacing w:before="240" w:after="60"/>
      <w:contextualSpacing w:val="0"/>
      <w:outlineLvl w:val="6"/>
    </w:pPr>
    <w:rPr>
      <w:rFonts w:ascii="Arial" w:eastAsia="Times New Roman" w:hAnsi="Arial" w:cs="Times New Roman"/>
      <w:color w:val="auto"/>
      <w:sz w:val="20"/>
      <w:szCs w:val="20"/>
    </w:rPr>
  </w:style>
  <w:style w:type="paragraph" w:styleId="Heading8">
    <w:name w:val="heading 8"/>
    <w:basedOn w:val="Normal"/>
    <w:next w:val="Normal"/>
    <w:link w:val="Heading8Char"/>
    <w:qFormat/>
    <w:rsid w:val="009C7DDC"/>
    <w:pPr>
      <w:numPr>
        <w:ilvl w:val="7"/>
        <w:numId w:val="37"/>
      </w:numPr>
      <w:spacing w:before="240" w:after="60"/>
      <w:contextualSpacing w:val="0"/>
      <w:outlineLvl w:val="7"/>
    </w:pPr>
    <w:rPr>
      <w:rFonts w:ascii="Arial" w:eastAsia="Times New Roman" w:hAnsi="Arial" w:cs="Times New Roman"/>
      <w:i/>
      <w:color w:val="auto"/>
      <w:sz w:val="20"/>
      <w:szCs w:val="20"/>
    </w:rPr>
  </w:style>
  <w:style w:type="paragraph" w:styleId="Heading9">
    <w:name w:val="heading 9"/>
    <w:basedOn w:val="Normal"/>
    <w:next w:val="Normal"/>
    <w:link w:val="Heading9Char"/>
    <w:qFormat/>
    <w:rsid w:val="009C7DDC"/>
    <w:pPr>
      <w:numPr>
        <w:ilvl w:val="8"/>
        <w:numId w:val="37"/>
      </w:numPr>
      <w:spacing w:before="240" w:after="60"/>
      <w:contextualSpacing w:val="0"/>
      <w:outlineLvl w:val="8"/>
    </w:pPr>
    <w:rPr>
      <w:rFonts w:ascii="Arial" w:eastAsia="Times New Roman" w:hAnsi="Arial" w:cs="Times New Roman"/>
      <w:b/>
      <w:i/>
      <w:color w:val="auto"/>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E70281"/>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E70281"/>
    <w:rPr>
      <w:rFonts w:ascii="Lucida Grande" w:hAnsi="Lucida Grande" w:cs="Lucida Grande"/>
      <w:sz w:val="18"/>
      <w:szCs w:val="18"/>
    </w:rPr>
  </w:style>
  <w:style w:type="paragraph" w:styleId="Header">
    <w:name w:val="header"/>
    <w:basedOn w:val="Normal"/>
    <w:link w:val="HeaderChar"/>
    <w:unhideWhenUsed/>
    <w:rsid w:val="0016560C"/>
    <w:pPr>
      <w:tabs>
        <w:tab w:val="center" w:pos="4320"/>
        <w:tab w:val="right" w:pos="8640"/>
      </w:tabs>
    </w:pPr>
  </w:style>
  <w:style w:type="character" w:customStyle="1" w:styleId="HeaderChar">
    <w:name w:val="Header Char"/>
    <w:basedOn w:val="DefaultParagraphFont"/>
    <w:link w:val="Header"/>
    <w:uiPriority w:val="99"/>
    <w:rsid w:val="0016560C"/>
  </w:style>
  <w:style w:type="paragraph" w:styleId="Footer">
    <w:name w:val="footer"/>
    <w:basedOn w:val="Normal"/>
    <w:link w:val="FooterChar"/>
    <w:uiPriority w:val="99"/>
    <w:unhideWhenUsed/>
    <w:rsid w:val="0016560C"/>
    <w:pPr>
      <w:tabs>
        <w:tab w:val="center" w:pos="4320"/>
        <w:tab w:val="right" w:pos="8640"/>
      </w:tabs>
    </w:pPr>
  </w:style>
  <w:style w:type="character" w:customStyle="1" w:styleId="FooterChar">
    <w:name w:val="Footer Char"/>
    <w:basedOn w:val="DefaultParagraphFont"/>
    <w:link w:val="Footer"/>
    <w:uiPriority w:val="99"/>
    <w:rsid w:val="0016560C"/>
  </w:style>
  <w:style w:type="character" w:customStyle="1" w:styleId="Heading1Char">
    <w:name w:val="Heading 1 Char"/>
    <w:basedOn w:val="DefaultParagraphFont"/>
    <w:link w:val="Heading1"/>
    <w:rsid w:val="00E27B28"/>
    <w:rPr>
      <w:rFonts w:ascii="Sommet Rounded Bold" w:eastAsiaTheme="majorEastAsia" w:hAnsi="Sommet Rounded Bold" w:cstheme="majorBidi"/>
      <w:bCs/>
      <w:color w:val="4CB66D" w:themeColor="accent4"/>
      <w:sz w:val="48"/>
      <w:szCs w:val="28"/>
    </w:rPr>
  </w:style>
  <w:style w:type="character" w:customStyle="1" w:styleId="Heading2Char">
    <w:name w:val="Heading 2 Char"/>
    <w:basedOn w:val="DefaultParagraphFont"/>
    <w:link w:val="Heading2"/>
    <w:rsid w:val="001D4E38"/>
    <w:rPr>
      <w:rFonts w:eastAsiaTheme="majorEastAsia" w:cstheme="majorBidi"/>
      <w:b/>
      <w:iCs/>
      <w:color w:val="5D6C7C" w:themeColor="text1"/>
      <w:sz w:val="32"/>
      <w:szCs w:val="28"/>
    </w:rPr>
  </w:style>
  <w:style w:type="paragraph" w:customStyle="1" w:styleId="titlepage-documenttypeindicator">
    <w:name w:val="title page - document type indicator"/>
    <w:basedOn w:val="Normal"/>
    <w:rsid w:val="007E3E1E"/>
    <w:pPr>
      <w:spacing w:before="240" w:after="120" w:line="360" w:lineRule="auto"/>
      <w:ind w:left="284"/>
      <w:jc w:val="both"/>
    </w:pPr>
    <w:rPr>
      <w:rFonts w:eastAsia="Times New Roman" w:cs="Times New Roman"/>
      <w:color w:val="B20000"/>
      <w:sz w:val="36"/>
      <w14:textFill>
        <w14:solidFill>
          <w14:srgbClr w14:val="B20000">
            <w14:lumMod w14:val="25000"/>
            <w14:lumMod w14:val="25000"/>
          </w14:srgbClr>
        </w14:solidFill>
      </w14:textFill>
    </w:rPr>
  </w:style>
  <w:style w:type="paragraph" w:customStyle="1" w:styleId="TitlePage-Subheading">
    <w:name w:val="Title Page - Subheading"/>
    <w:basedOn w:val="Normal"/>
    <w:rsid w:val="007E3E1E"/>
    <w:pPr>
      <w:spacing w:before="240" w:after="120" w:line="360" w:lineRule="auto"/>
      <w:ind w:left="612"/>
      <w:jc w:val="both"/>
    </w:pPr>
    <w:rPr>
      <w:rFonts w:eastAsia="Times New Roman" w:cs="Times New Roman"/>
      <w:color w:val="5D6C7C" w:themeColor="text1"/>
      <w:sz w:val="36"/>
      <w14:textFill>
        <w14:solidFill>
          <w14:schemeClr w14:val="tx1">
            <w14:lumMod w14:val="50000"/>
            <w14:lumOff w14:val="50000"/>
            <w14:lumMod w14:val="25000"/>
            <w14:lumMod w14:val="25000"/>
          </w14:schemeClr>
        </w14:solidFill>
      </w14:textFill>
    </w:rPr>
  </w:style>
  <w:style w:type="character" w:styleId="Hyperlink">
    <w:name w:val="Hyperlink"/>
    <w:basedOn w:val="DefaultParagraphFont"/>
    <w:uiPriority w:val="99"/>
    <w:unhideWhenUsed/>
    <w:rsid w:val="008A2DAE"/>
    <w:rPr>
      <w:color w:val="34485D" w:themeColor="hyperlink"/>
      <w:u w:val="single"/>
    </w:rPr>
  </w:style>
  <w:style w:type="paragraph" w:styleId="TOC2">
    <w:name w:val="toc 2"/>
    <w:basedOn w:val="Normal"/>
    <w:next w:val="Normal"/>
    <w:autoRedefine/>
    <w:uiPriority w:val="39"/>
    <w:qFormat/>
    <w:rsid w:val="004A28D6"/>
    <w:pPr>
      <w:spacing w:after="120"/>
      <w:ind w:left="216"/>
    </w:pPr>
  </w:style>
  <w:style w:type="paragraph" w:styleId="TOC1">
    <w:name w:val="toc 1"/>
    <w:next w:val="Normal"/>
    <w:autoRedefine/>
    <w:uiPriority w:val="39"/>
    <w:qFormat/>
    <w:rsid w:val="00743F5A"/>
    <w:pPr>
      <w:tabs>
        <w:tab w:val="center" w:pos="9356"/>
      </w:tabs>
      <w:spacing w:after="240"/>
      <w:ind w:left="576" w:hanging="576"/>
    </w:pPr>
    <w:rPr>
      <w:rFonts w:ascii="Calibri" w:eastAsia="Times New Roman" w:hAnsi="Calibri" w:cs="Arial"/>
      <w:b/>
      <w:iCs/>
      <w:noProof/>
      <w:color w:val="5D6C7C" w:themeColor="text1"/>
      <w:kern w:val="32"/>
      <w:sz w:val="28"/>
      <w:szCs w:val="28"/>
      <w14:textFill>
        <w14:solidFill>
          <w14:schemeClr w14:val="tx1">
            <w14:lumMod w14:val="25000"/>
            <w14:lumMod w14:val="25000"/>
            <w14:lumMod w14:val="25000"/>
            <w14:lumMod w14:val="25000"/>
          </w14:schemeClr>
        </w14:solidFill>
      </w14:textFill>
    </w:rPr>
  </w:style>
  <w:style w:type="paragraph" w:customStyle="1" w:styleId="Bulleted1">
    <w:name w:val="Bulleted 1"/>
    <w:basedOn w:val="Normal"/>
    <w:link w:val="Bulleted1Char"/>
    <w:rsid w:val="007E3E1E"/>
    <w:pPr>
      <w:numPr>
        <w:numId w:val="1"/>
      </w:numPr>
      <w:spacing w:before="240" w:after="120" w:line="310" w:lineRule="atLeast"/>
      <w:jc w:val="both"/>
    </w:pPr>
    <w:rPr>
      <w:rFonts w:eastAsia="Times New Roman" w:cs="Times New Roman"/>
      <w:color w:val="5D6C7C" w:themeColor="text1"/>
      <w14:textFill>
        <w14:solidFill>
          <w14:schemeClr w14:val="tx1">
            <w14:lumMod w14:val="50000"/>
            <w14:lumOff w14:val="50000"/>
            <w14:lumMod w14:val="25000"/>
            <w14:lumMod w14:val="25000"/>
          </w14:schemeClr>
        </w14:solidFill>
      </w14:textFill>
    </w:rPr>
  </w:style>
  <w:style w:type="paragraph" w:customStyle="1" w:styleId="MainStoryHeading14ptP343">
    <w:name w:val="Main Story Heading 14pt P343"/>
    <w:basedOn w:val="Normal"/>
    <w:uiPriority w:val="99"/>
    <w:rsid w:val="007E3E1E"/>
    <w:pPr>
      <w:widowControl w:val="0"/>
      <w:suppressAutoHyphens/>
      <w:autoSpaceDE w:val="0"/>
      <w:autoSpaceDN w:val="0"/>
      <w:adjustRightInd w:val="0"/>
      <w:spacing w:after="85" w:line="350" w:lineRule="atLeast"/>
      <w:jc w:val="both"/>
      <w:textAlignment w:val="center"/>
    </w:pPr>
    <w:rPr>
      <w:rFonts w:eastAsia="Times New Roman" w:cs="StoneSansSemITCTTSemi"/>
      <w:color w:val="5D6C7C" w:themeColor="text1"/>
      <w:sz w:val="28"/>
      <w:szCs w:val="28"/>
      <w:lang w:val="en-GB"/>
      <w14:textFill>
        <w14:solidFill>
          <w14:schemeClr w14:val="tx1">
            <w14:lumMod w14:val="50000"/>
            <w14:lumOff w14:val="50000"/>
            <w14:lumMod w14:val="25000"/>
            <w14:lumMod w14:val="25000"/>
          </w14:schemeClr>
        </w14:solidFill>
      </w14:textFill>
    </w:rPr>
  </w:style>
  <w:style w:type="paragraph" w:customStyle="1" w:styleId="HeadingMain">
    <w:name w:val="Heading Main"/>
    <w:basedOn w:val="Normal"/>
    <w:rsid w:val="007E3E1E"/>
    <w:pPr>
      <w:widowControl w:val="0"/>
      <w:suppressAutoHyphens/>
      <w:autoSpaceDE w:val="0"/>
      <w:autoSpaceDN w:val="0"/>
      <w:adjustRightInd w:val="0"/>
      <w:spacing w:after="142" w:line="550" w:lineRule="atLeast"/>
      <w:ind w:left="227" w:right="227"/>
      <w:jc w:val="both"/>
      <w:textAlignment w:val="center"/>
    </w:pPr>
    <w:rPr>
      <w:rFonts w:eastAsia="Times New Roman" w:cs="Times New Roman"/>
      <w:color w:val="5D6C7C" w:themeColor="text1"/>
      <w:sz w:val="56"/>
      <w:szCs w:val="20"/>
      <w:lang w:val="en-GB"/>
      <w14:textFill>
        <w14:solidFill>
          <w14:schemeClr w14:val="tx1">
            <w14:lumMod w14:val="50000"/>
            <w14:lumOff w14:val="50000"/>
            <w14:lumMod w14:val="25000"/>
            <w14:lumMod w14:val="25000"/>
          </w14:schemeClr>
        </w14:solidFill>
      </w14:textFill>
    </w:rPr>
  </w:style>
  <w:style w:type="paragraph" w:customStyle="1" w:styleId="MainStoryHeading18pt">
    <w:name w:val="Main Story Heading 18pt"/>
    <w:basedOn w:val="MainStoryHeading14ptP343"/>
    <w:rsid w:val="007E3E1E"/>
    <w:pPr>
      <w:ind w:left="227" w:right="227"/>
    </w:pPr>
    <w:rPr>
      <w:rFonts w:cs="Times New Roman"/>
      <w:sz w:val="36"/>
      <w:szCs w:val="20"/>
    </w:rPr>
  </w:style>
  <w:style w:type="paragraph" w:customStyle="1" w:styleId="SummaryText">
    <w:name w:val="Summary Text"/>
    <w:basedOn w:val="Normal"/>
    <w:rsid w:val="007E3E1E"/>
    <w:pPr>
      <w:widowControl w:val="0"/>
      <w:suppressAutoHyphens/>
      <w:autoSpaceDE w:val="0"/>
      <w:autoSpaceDN w:val="0"/>
      <w:adjustRightInd w:val="0"/>
      <w:spacing w:after="198" w:line="310" w:lineRule="atLeast"/>
      <w:ind w:left="227" w:right="227"/>
      <w:jc w:val="both"/>
      <w:textAlignment w:val="center"/>
    </w:pPr>
    <w:rPr>
      <w:rFonts w:eastAsia="Times New Roman" w:cs="StoneSans"/>
      <w:color w:val="5D6C7C" w:themeColor="text1"/>
      <w:szCs w:val="20"/>
      <w:lang w:val="en-GB"/>
      <w14:textFill>
        <w14:solidFill>
          <w14:schemeClr w14:val="tx1">
            <w14:lumMod w14:val="50000"/>
            <w14:lumOff w14:val="50000"/>
            <w14:lumMod w14:val="25000"/>
            <w14:lumMod w14:val="25000"/>
          </w14:schemeClr>
        </w14:solidFill>
      </w14:textFill>
    </w:rPr>
  </w:style>
  <w:style w:type="character" w:customStyle="1" w:styleId="Bulleted1Char">
    <w:name w:val="Bulleted 1 Char"/>
    <w:basedOn w:val="DefaultParagraphFont"/>
    <w:link w:val="Bulleted1"/>
    <w:rsid w:val="007E3E1E"/>
    <w:rPr>
      <w:rFonts w:eastAsia="Times New Roman" w:cs="Times New Roman"/>
      <w:color w:val="5D6C7C" w:themeColor="text1"/>
      <w14:textFill>
        <w14:solidFill>
          <w14:schemeClr w14:val="tx1">
            <w14:lumMod w14:val="50000"/>
            <w14:lumOff w14:val="50000"/>
            <w14:lumMod w14:val="25000"/>
            <w14:lumMod w14:val="25000"/>
          </w14:schemeClr>
        </w14:solidFill>
      </w14:textFill>
    </w:rPr>
  </w:style>
  <w:style w:type="paragraph" w:styleId="ListParagraph">
    <w:name w:val="List Paragraph"/>
    <w:basedOn w:val="Normal"/>
    <w:link w:val="ListParagraphChar"/>
    <w:uiPriority w:val="34"/>
    <w:qFormat/>
    <w:rsid w:val="004A28D6"/>
    <w:pPr>
      <w:ind w:left="720"/>
    </w:pPr>
  </w:style>
  <w:style w:type="paragraph" w:styleId="TOCHeading">
    <w:name w:val="TOC Heading"/>
    <w:basedOn w:val="Heading1"/>
    <w:next w:val="Normal"/>
    <w:autoRedefine/>
    <w:uiPriority w:val="39"/>
    <w:unhideWhenUsed/>
    <w:qFormat/>
    <w:rsid w:val="00743F5A"/>
    <w:pPr>
      <w:numPr>
        <w:numId w:val="0"/>
      </w:numPr>
      <w:ind w:left="432" w:hanging="432"/>
      <w:outlineLvl w:val="9"/>
    </w:pPr>
    <w:rPr>
      <w:rFonts w:asciiTheme="majorHAnsi" w:hAnsiTheme="majorHAnsi"/>
    </w:rPr>
  </w:style>
  <w:style w:type="paragraph" w:styleId="TOC3">
    <w:name w:val="toc 3"/>
    <w:basedOn w:val="Normal"/>
    <w:next w:val="Normal"/>
    <w:autoRedefine/>
    <w:uiPriority w:val="39"/>
    <w:unhideWhenUsed/>
    <w:qFormat/>
    <w:rsid w:val="004A28D6"/>
    <w:pPr>
      <w:spacing w:after="120"/>
      <w:ind w:left="446"/>
    </w:pPr>
    <w:rPr>
      <w:i/>
    </w:rPr>
  </w:style>
  <w:style w:type="paragraph" w:styleId="TOC4">
    <w:name w:val="toc 4"/>
    <w:basedOn w:val="Normal"/>
    <w:next w:val="Normal"/>
    <w:autoRedefine/>
    <w:uiPriority w:val="39"/>
    <w:unhideWhenUsed/>
    <w:rsid w:val="00212946"/>
    <w:pPr>
      <w:pBdr>
        <w:between w:val="double" w:sz="6" w:space="0" w:color="auto"/>
      </w:pBdr>
      <w:ind w:left="480"/>
    </w:pPr>
    <w:rPr>
      <w:sz w:val="20"/>
      <w:szCs w:val="20"/>
    </w:rPr>
  </w:style>
  <w:style w:type="paragraph" w:styleId="TOC5">
    <w:name w:val="toc 5"/>
    <w:basedOn w:val="Normal"/>
    <w:next w:val="Normal"/>
    <w:autoRedefine/>
    <w:uiPriority w:val="39"/>
    <w:unhideWhenUsed/>
    <w:rsid w:val="00212946"/>
    <w:pPr>
      <w:pBdr>
        <w:between w:val="double" w:sz="6" w:space="0" w:color="auto"/>
      </w:pBdr>
      <w:ind w:left="720"/>
    </w:pPr>
    <w:rPr>
      <w:sz w:val="20"/>
      <w:szCs w:val="20"/>
    </w:rPr>
  </w:style>
  <w:style w:type="paragraph" w:styleId="TOC6">
    <w:name w:val="toc 6"/>
    <w:basedOn w:val="Normal"/>
    <w:next w:val="Normal"/>
    <w:autoRedefine/>
    <w:uiPriority w:val="39"/>
    <w:unhideWhenUsed/>
    <w:rsid w:val="00212946"/>
    <w:pPr>
      <w:pBdr>
        <w:between w:val="double" w:sz="6" w:space="0" w:color="auto"/>
      </w:pBdr>
      <w:ind w:left="960"/>
    </w:pPr>
    <w:rPr>
      <w:sz w:val="20"/>
      <w:szCs w:val="20"/>
    </w:rPr>
  </w:style>
  <w:style w:type="paragraph" w:styleId="TOC7">
    <w:name w:val="toc 7"/>
    <w:basedOn w:val="Normal"/>
    <w:next w:val="Normal"/>
    <w:autoRedefine/>
    <w:uiPriority w:val="39"/>
    <w:unhideWhenUsed/>
    <w:rsid w:val="00212946"/>
    <w:pPr>
      <w:pBdr>
        <w:between w:val="double" w:sz="6" w:space="0" w:color="auto"/>
      </w:pBdr>
      <w:ind w:left="1200"/>
    </w:pPr>
    <w:rPr>
      <w:sz w:val="20"/>
      <w:szCs w:val="20"/>
    </w:rPr>
  </w:style>
  <w:style w:type="paragraph" w:styleId="TOC8">
    <w:name w:val="toc 8"/>
    <w:basedOn w:val="Normal"/>
    <w:next w:val="Normal"/>
    <w:autoRedefine/>
    <w:uiPriority w:val="39"/>
    <w:unhideWhenUsed/>
    <w:rsid w:val="00212946"/>
    <w:pPr>
      <w:pBdr>
        <w:between w:val="double" w:sz="6" w:space="0" w:color="auto"/>
      </w:pBdr>
      <w:ind w:left="1440"/>
    </w:pPr>
    <w:rPr>
      <w:sz w:val="20"/>
      <w:szCs w:val="20"/>
    </w:rPr>
  </w:style>
  <w:style w:type="paragraph" w:styleId="TOC9">
    <w:name w:val="toc 9"/>
    <w:basedOn w:val="Normal"/>
    <w:next w:val="Normal"/>
    <w:autoRedefine/>
    <w:uiPriority w:val="39"/>
    <w:unhideWhenUsed/>
    <w:rsid w:val="00212946"/>
    <w:pPr>
      <w:pBdr>
        <w:between w:val="double" w:sz="6" w:space="0" w:color="auto"/>
      </w:pBdr>
      <w:ind w:left="1680"/>
    </w:pPr>
    <w:rPr>
      <w:sz w:val="20"/>
      <w:szCs w:val="20"/>
    </w:rPr>
  </w:style>
  <w:style w:type="character" w:styleId="PageNumber">
    <w:name w:val="page number"/>
    <w:basedOn w:val="DefaultParagraphFont"/>
    <w:unhideWhenUsed/>
    <w:rsid w:val="00880F18"/>
  </w:style>
  <w:style w:type="character" w:customStyle="1" w:styleId="Heading3Char">
    <w:name w:val="Heading 3 Char"/>
    <w:basedOn w:val="DefaultParagraphFont"/>
    <w:link w:val="Heading3"/>
    <w:rsid w:val="001F07CA"/>
    <w:rPr>
      <w:rFonts w:eastAsiaTheme="majorEastAsia" w:cstheme="majorBidi"/>
      <w:b/>
      <w:bCs/>
      <w:color w:val="5D6C7C" w:themeColor="text1"/>
      <w:sz w:val="24"/>
      <w:szCs w:val="28"/>
      <w14:textFill>
        <w14:solidFill>
          <w14:schemeClr w14:val="tx1">
            <w14:lumMod w14:val="25000"/>
            <w14:lumMod w14:val="25000"/>
            <w14:lumMod w14:val="25000"/>
          </w14:schemeClr>
        </w14:solidFill>
      </w14:textFill>
    </w:rPr>
  </w:style>
  <w:style w:type="character" w:styleId="CommentReference">
    <w:name w:val="annotation reference"/>
    <w:basedOn w:val="DefaultParagraphFont"/>
    <w:semiHidden/>
    <w:unhideWhenUsed/>
    <w:rsid w:val="005744AD"/>
    <w:rPr>
      <w:sz w:val="18"/>
      <w:szCs w:val="18"/>
    </w:rPr>
  </w:style>
  <w:style w:type="paragraph" w:styleId="CommentText">
    <w:name w:val="annotation text"/>
    <w:basedOn w:val="Normal"/>
    <w:link w:val="CommentTextChar"/>
    <w:semiHidden/>
    <w:unhideWhenUsed/>
    <w:rsid w:val="005744AD"/>
    <w:pPr>
      <w:spacing w:after="200"/>
    </w:pPr>
  </w:style>
  <w:style w:type="character" w:customStyle="1" w:styleId="CommentTextChar">
    <w:name w:val="Comment Text Char"/>
    <w:basedOn w:val="DefaultParagraphFont"/>
    <w:link w:val="CommentText"/>
    <w:uiPriority w:val="99"/>
    <w:semiHidden/>
    <w:rsid w:val="005744AD"/>
  </w:style>
  <w:style w:type="paragraph" w:customStyle="1" w:styleId="EndNoteBibliography">
    <w:name w:val="EndNote Bibliography"/>
    <w:basedOn w:val="Normal"/>
    <w:link w:val="EndNoteBibliographyChar"/>
    <w:rsid w:val="005744AD"/>
    <w:pPr>
      <w:spacing w:after="200"/>
    </w:pPr>
    <w:rPr>
      <w:rFonts w:ascii="Calibri" w:hAnsi="Calibri"/>
      <w:noProof/>
    </w:rPr>
  </w:style>
  <w:style w:type="character" w:customStyle="1" w:styleId="EndNoteBibliographyChar">
    <w:name w:val="EndNote Bibliography Char"/>
    <w:basedOn w:val="DefaultParagraphFont"/>
    <w:link w:val="EndNoteBibliography"/>
    <w:rsid w:val="005744AD"/>
    <w:rPr>
      <w:rFonts w:ascii="Calibri" w:hAnsi="Calibri"/>
      <w:noProof/>
      <w:sz w:val="22"/>
      <w:szCs w:val="22"/>
    </w:rPr>
  </w:style>
  <w:style w:type="paragraph" w:styleId="Caption">
    <w:name w:val="caption"/>
    <w:basedOn w:val="Normal"/>
    <w:next w:val="Normal"/>
    <w:autoRedefine/>
    <w:unhideWhenUsed/>
    <w:qFormat/>
    <w:rsid w:val="004A28D6"/>
    <w:pPr>
      <w:spacing w:after="200"/>
    </w:pPr>
    <w:rPr>
      <w:rFonts w:eastAsiaTheme="minorHAnsi"/>
      <w:b/>
      <w:bCs/>
      <w:color w:val="5D6C7C" w:themeColor="text1"/>
      <w:sz w:val="18"/>
      <w:szCs w:val="18"/>
      <w14:textFill>
        <w14:solidFill>
          <w14:schemeClr w14:val="tx1">
            <w14:lumMod w14:val="25000"/>
            <w14:lumMod w14:val="25000"/>
            <w14:lumMod w14:val="25000"/>
          </w14:schemeClr>
        </w14:solidFill>
      </w14:textFill>
    </w:rPr>
  </w:style>
  <w:style w:type="character" w:customStyle="1" w:styleId="Heading4Char">
    <w:name w:val="Heading 4 Char"/>
    <w:basedOn w:val="DefaultParagraphFont"/>
    <w:link w:val="Heading4"/>
    <w:uiPriority w:val="9"/>
    <w:rsid w:val="00490053"/>
    <w:rPr>
      <w:rFonts w:asciiTheme="majorHAnsi" w:eastAsiaTheme="majorEastAsia" w:hAnsiTheme="majorHAnsi" w:cstheme="majorBidi"/>
      <w:bCs/>
      <w:i/>
      <w:iCs/>
    </w:rPr>
  </w:style>
  <w:style w:type="character" w:customStyle="1" w:styleId="Heading5Char">
    <w:name w:val="Heading 5 Char"/>
    <w:basedOn w:val="DefaultParagraphFont"/>
    <w:link w:val="Heading5"/>
    <w:uiPriority w:val="9"/>
    <w:rsid w:val="00490053"/>
    <w:rPr>
      <w:i/>
      <w:sz w:val="22"/>
    </w:rPr>
  </w:style>
  <w:style w:type="paragraph" w:customStyle="1" w:styleId="Normal-Bold">
    <w:name w:val="Normal - Bold"/>
    <w:basedOn w:val="Normal"/>
    <w:link w:val="Normal-BoldChar"/>
    <w:qFormat/>
    <w:rsid w:val="004A28D6"/>
    <w:rPr>
      <w:b/>
    </w:rPr>
  </w:style>
  <w:style w:type="paragraph" w:customStyle="1" w:styleId="Titletext">
    <w:name w:val="Title text"/>
    <w:basedOn w:val="Heading1"/>
    <w:link w:val="TitletextChar"/>
    <w:autoRedefine/>
    <w:qFormat/>
    <w:rsid w:val="004207F5"/>
    <w:rPr>
      <w:rFonts w:ascii="Calibri" w:hAnsi="Calibri"/>
      <w:color w:val="FFFFFF" w:themeColor="background1"/>
      <w:sz w:val="72"/>
      <w:szCs w:val="72"/>
      <w14:textFill>
        <w14:solidFill>
          <w14:schemeClr w14:val="bg1">
            <w14:lumMod w14:val="25000"/>
            <w14:lumMod w14:val="25000"/>
            <w14:lumMod w14:val="25000"/>
          </w14:schemeClr>
        </w14:solidFill>
      </w14:textFill>
    </w:rPr>
  </w:style>
  <w:style w:type="character" w:customStyle="1" w:styleId="Normal-BoldChar">
    <w:name w:val="Normal - Bold Char"/>
    <w:basedOn w:val="DefaultParagraphFont"/>
    <w:link w:val="Normal-Bold"/>
    <w:rsid w:val="004A28D6"/>
    <w:rPr>
      <w:b/>
      <w:color w:val="283312" w:themeColor="accent3" w:themeShade="40"/>
      <w:sz w:val="22"/>
    </w:rPr>
  </w:style>
  <w:style w:type="paragraph" w:customStyle="1" w:styleId="Sub-title">
    <w:name w:val="Sub-title"/>
    <w:basedOn w:val="Heading2"/>
    <w:link w:val="Sub-titleChar"/>
    <w:qFormat/>
    <w:rsid w:val="004A28D6"/>
    <w:rPr>
      <w:color w:val="FFFFFF" w:themeColor="background1"/>
      <w14:textFill>
        <w14:solidFill>
          <w14:schemeClr w14:val="bg1">
            <w14:lumMod w14:val="25000"/>
            <w14:lumMod w14:val="25000"/>
            <w14:lumMod w14:val="25000"/>
          </w14:schemeClr>
        </w14:solidFill>
      </w14:textFill>
    </w:rPr>
  </w:style>
  <w:style w:type="character" w:customStyle="1" w:styleId="TitletextChar">
    <w:name w:val="Title text Char"/>
    <w:basedOn w:val="Heading1Char"/>
    <w:link w:val="Titletext"/>
    <w:rsid w:val="004207F5"/>
    <w:rPr>
      <w:rFonts w:ascii="Calibri" w:eastAsia="Times New Roman" w:hAnsi="Calibri" w:cstheme="majorBidi"/>
      <w:bCs/>
      <w:color w:val="FFFFFF" w:themeColor="background1"/>
      <w:kern w:val="32"/>
      <w:sz w:val="72"/>
      <w:szCs w:val="72"/>
    </w:rPr>
  </w:style>
  <w:style w:type="paragraph" w:styleId="Quote">
    <w:name w:val="Quote"/>
    <w:basedOn w:val="Normal"/>
    <w:next w:val="Normal"/>
    <w:link w:val="QuoteChar"/>
    <w:uiPriority w:val="29"/>
    <w:qFormat/>
    <w:rsid w:val="004A28D6"/>
    <w:rPr>
      <w:i/>
      <w:iCs/>
      <w:color w:val="5D6C7C" w:themeColor="text1"/>
      <w14:textFill>
        <w14:solidFill>
          <w14:schemeClr w14:val="tx1">
            <w14:lumMod w14:val="25000"/>
            <w14:lumMod w14:val="25000"/>
            <w14:lumMod w14:val="25000"/>
            <w14:lumMod w14:val="25000"/>
          </w14:schemeClr>
        </w14:solidFill>
      </w14:textFill>
    </w:rPr>
  </w:style>
  <w:style w:type="character" w:customStyle="1" w:styleId="Sub-titleChar">
    <w:name w:val="Sub-title Char"/>
    <w:basedOn w:val="Heading2Char"/>
    <w:link w:val="Sub-title"/>
    <w:rsid w:val="004A28D6"/>
    <w:rPr>
      <w:rFonts w:eastAsia="Times New Roman" w:cstheme="majorBidi"/>
      <w:b/>
      <w:iCs/>
      <w:color w:val="FFFFFF" w:themeColor="background1"/>
      <w:kern w:val="32"/>
      <w:sz w:val="32"/>
      <w:szCs w:val="28"/>
    </w:rPr>
  </w:style>
  <w:style w:type="character" w:customStyle="1" w:styleId="QuoteChar">
    <w:name w:val="Quote Char"/>
    <w:basedOn w:val="DefaultParagraphFont"/>
    <w:link w:val="Quote"/>
    <w:uiPriority w:val="29"/>
    <w:rsid w:val="004A28D6"/>
    <w:rPr>
      <w:i/>
      <w:iCs/>
      <w:color w:val="171B1F" w:themeColor="text1" w:themeShade="40"/>
      <w:sz w:val="22"/>
    </w:rPr>
  </w:style>
  <w:style w:type="paragraph" w:customStyle="1" w:styleId="Normal-whitetext">
    <w:name w:val="Normal - white text"/>
    <w:basedOn w:val="Normal"/>
    <w:link w:val="Normal-whitetextChar"/>
    <w:qFormat/>
    <w:rsid w:val="004A28D6"/>
    <w:rPr>
      <w:color w:val="FFFFFF" w:themeColor="background1"/>
      <w14:textFill>
        <w14:solidFill>
          <w14:schemeClr w14:val="bg1">
            <w14:lumMod w14:val="25000"/>
            <w14:lumMod w14:val="25000"/>
            <w14:lumMod w14:val="25000"/>
          </w14:schemeClr>
        </w14:solidFill>
      </w14:textFill>
    </w:rPr>
  </w:style>
  <w:style w:type="paragraph" w:customStyle="1" w:styleId="Bulletedlisttext">
    <w:name w:val="Bulleted list text"/>
    <w:basedOn w:val="ListParagraph"/>
    <w:link w:val="BulletedlisttextChar"/>
    <w:qFormat/>
    <w:rsid w:val="006F1A7C"/>
    <w:pPr>
      <w:numPr>
        <w:numId w:val="2"/>
      </w:numPr>
      <w:spacing w:before="120" w:after="120"/>
    </w:pPr>
  </w:style>
  <w:style w:type="character" w:customStyle="1" w:styleId="Normal-whitetextChar">
    <w:name w:val="Normal - white text Char"/>
    <w:basedOn w:val="DefaultParagraphFont"/>
    <w:link w:val="Normal-whitetext"/>
    <w:rsid w:val="004A28D6"/>
    <w:rPr>
      <w:color w:val="FFFFFF" w:themeColor="background1"/>
      <w:sz w:val="22"/>
    </w:rPr>
  </w:style>
  <w:style w:type="paragraph" w:styleId="NoSpacing">
    <w:name w:val="No Spacing"/>
    <w:link w:val="NoSpacingChar"/>
    <w:qFormat/>
    <w:rsid w:val="004A28D6"/>
    <w:pPr>
      <w:contextualSpacing/>
    </w:pPr>
    <w:rPr>
      <w:color w:val="283312" w:themeColor="accent3" w:themeShade="40"/>
    </w:rPr>
  </w:style>
  <w:style w:type="character" w:customStyle="1" w:styleId="ListParagraphChar">
    <w:name w:val="List Paragraph Char"/>
    <w:basedOn w:val="DefaultParagraphFont"/>
    <w:link w:val="ListParagraph"/>
    <w:uiPriority w:val="34"/>
    <w:rsid w:val="004A28D6"/>
    <w:rPr>
      <w:color w:val="283312" w:themeColor="accent3" w:themeShade="40"/>
      <w:sz w:val="22"/>
    </w:rPr>
  </w:style>
  <w:style w:type="character" w:customStyle="1" w:styleId="BulletedlisttextChar">
    <w:name w:val="Bulleted list text Char"/>
    <w:basedOn w:val="ListParagraphChar"/>
    <w:link w:val="Bulletedlisttext"/>
    <w:rsid w:val="006F1A7C"/>
    <w:rPr>
      <w:color w:val="283312" w:themeColor="accent3" w:themeShade="40"/>
      <w:sz w:val="22"/>
    </w:rPr>
  </w:style>
  <w:style w:type="character" w:customStyle="1" w:styleId="Heading6Char">
    <w:name w:val="Heading 6 Char"/>
    <w:basedOn w:val="DefaultParagraphFont"/>
    <w:link w:val="Heading6"/>
    <w:uiPriority w:val="9"/>
    <w:rsid w:val="00490053"/>
    <w:rPr>
      <w:rFonts w:asciiTheme="majorHAnsi" w:eastAsiaTheme="majorEastAsia" w:hAnsiTheme="majorHAnsi" w:cstheme="majorBidi"/>
      <w:i/>
      <w:iCs/>
      <w:color w:val="9AA6B3" w:themeColor="accent1"/>
      <w:sz w:val="22"/>
      <w14:textFill>
        <w14:solidFill>
          <w14:schemeClr w14:val="accent1">
            <w14:lumMod w14:val="50000"/>
            <w14:lumMod w14:val="25000"/>
            <w14:lumMod w14:val="25000"/>
          </w14:schemeClr>
        </w14:solidFill>
      </w14:textFill>
    </w:rPr>
  </w:style>
  <w:style w:type="paragraph" w:customStyle="1" w:styleId="Subtitle1">
    <w:name w:val="Subtitle_1"/>
    <w:basedOn w:val="Normal"/>
    <w:rsid w:val="00F376B2"/>
    <w:pPr>
      <w:ind w:left="-720" w:right="-810"/>
      <w:contextualSpacing w:val="0"/>
    </w:pPr>
    <w:rPr>
      <w:rFonts w:ascii="Century Gothic" w:eastAsia="Times" w:hAnsi="Century Gothic" w:cs="Times New Roman"/>
      <w:caps/>
      <w:color w:val="333399"/>
      <w:spacing w:val="20"/>
      <w:szCs w:val="20"/>
      <w14:textFill>
        <w14:solidFill>
          <w14:srgbClr w14:val="333399">
            <w14:lumMod w14:val="25000"/>
            <w14:lumMod w14:val="25000"/>
            <w14:lumMod w14:val="25000"/>
          </w14:srgbClr>
        </w14:solidFill>
      </w14:textFill>
    </w:rPr>
  </w:style>
  <w:style w:type="paragraph" w:customStyle="1" w:styleId="BodyText1">
    <w:name w:val="BodyText_1"/>
    <w:basedOn w:val="BlockText"/>
    <w:rsid w:val="00F376B2"/>
    <w:pPr>
      <w:pBdr>
        <w:top w:val="none" w:sz="0" w:space="0" w:color="auto"/>
        <w:left w:val="none" w:sz="0" w:space="0" w:color="auto"/>
        <w:bottom w:val="none" w:sz="0" w:space="0" w:color="auto"/>
        <w:right w:val="none" w:sz="0" w:space="0" w:color="auto"/>
      </w:pBdr>
      <w:ind w:left="0" w:right="0"/>
      <w:contextualSpacing w:val="0"/>
    </w:pPr>
    <w:rPr>
      <w:rFonts w:ascii="Palatino" w:eastAsia="Times" w:hAnsi="Palatino" w:cs="Times New Roman"/>
      <w:i w:val="0"/>
      <w:iCs w:val="0"/>
      <w:color w:val="000000"/>
      <w:sz w:val="20"/>
      <w:szCs w:val="20"/>
      <w14:textFill>
        <w14:solidFill>
          <w14:srgbClr w14:val="000000">
            <w14:lumMod w14:val="25000"/>
            <w14:lumMod w14:val="25000"/>
            <w14:lumMod w14:val="25000"/>
          </w14:srgbClr>
        </w14:solidFill>
      </w14:textFill>
    </w:rPr>
  </w:style>
  <w:style w:type="paragraph" w:customStyle="1" w:styleId="verdana">
    <w:name w:val="verdana"/>
    <w:basedOn w:val="BodyText1"/>
    <w:rsid w:val="00F376B2"/>
  </w:style>
  <w:style w:type="paragraph" w:styleId="BlockText">
    <w:name w:val="Block Text"/>
    <w:basedOn w:val="Normal"/>
    <w:link w:val="BlockTextChar"/>
    <w:unhideWhenUsed/>
    <w:rsid w:val="00F376B2"/>
    <w:pPr>
      <w:pBdr>
        <w:top w:val="single" w:sz="2" w:space="10" w:color="9AA6B3" w:themeColor="accent1" w:shadow="1" w:frame="1"/>
        <w:left w:val="single" w:sz="2" w:space="10" w:color="9AA6B3" w:themeColor="accent1" w:shadow="1" w:frame="1"/>
        <w:bottom w:val="single" w:sz="2" w:space="10" w:color="9AA6B3" w:themeColor="accent1" w:shadow="1" w:frame="1"/>
        <w:right w:val="single" w:sz="2" w:space="10" w:color="9AA6B3" w:themeColor="accent1" w:shadow="1" w:frame="1"/>
      </w:pBdr>
      <w:ind w:left="1152" w:right="1152"/>
    </w:pPr>
    <w:rPr>
      <w:rFonts w:cstheme="minorBidi"/>
      <w:i/>
      <w:iCs/>
      <w:color w:val="9AA6B3" w:themeColor="accent1"/>
      <w14:textFill>
        <w14:solidFill>
          <w14:schemeClr w14:val="accent1">
            <w14:lumMod w14:val="25000"/>
            <w14:lumMod w14:val="25000"/>
            <w14:lumMod w14:val="25000"/>
          </w14:schemeClr>
        </w14:solidFill>
      </w14:textFill>
    </w:rPr>
  </w:style>
  <w:style w:type="paragraph" w:styleId="PlainText">
    <w:name w:val="Plain Text"/>
    <w:basedOn w:val="Normal"/>
    <w:link w:val="PlainTextChar"/>
    <w:unhideWhenUsed/>
    <w:rsid w:val="00EF48CE"/>
    <w:pPr>
      <w:contextualSpacing w:val="0"/>
    </w:pPr>
    <w:rPr>
      <w:rFonts w:ascii="Consolas" w:eastAsiaTheme="minorHAnsi" w:hAnsi="Consolas" w:cs="Consolas"/>
      <w:sz w:val="21"/>
      <w:szCs w:val="21"/>
      <w14:textFill>
        <w14:solidFill>
          <w14:srgbClr w14:val="000000">
            <w14:lumMod w14:val="25000"/>
            <w14:lumMod w14:val="25000"/>
            <w14:lumMod w14:val="25000"/>
          </w14:srgbClr>
        </w14:solidFill>
      </w14:textFill>
    </w:rPr>
  </w:style>
  <w:style w:type="character" w:customStyle="1" w:styleId="PlainTextChar">
    <w:name w:val="Plain Text Char"/>
    <w:basedOn w:val="DefaultParagraphFont"/>
    <w:link w:val="PlainText"/>
    <w:rsid w:val="00EF48CE"/>
    <w:rPr>
      <w:rFonts w:ascii="Consolas" w:eastAsiaTheme="minorHAnsi" w:hAnsi="Consolas" w:cs="Consolas"/>
      <w:color w:val="auto"/>
      <w:sz w:val="21"/>
      <w:szCs w:val="21"/>
    </w:rPr>
  </w:style>
  <w:style w:type="paragraph" w:styleId="NormalWeb">
    <w:name w:val="Normal (Web)"/>
    <w:basedOn w:val="Normal"/>
    <w:uiPriority w:val="99"/>
    <w:unhideWhenUsed/>
    <w:rsid w:val="00B20887"/>
    <w:pPr>
      <w:spacing w:before="100" w:beforeAutospacing="1" w:after="100" w:afterAutospacing="1"/>
      <w:contextualSpacing w:val="0"/>
    </w:pPr>
    <w:rPr>
      <w:rFonts w:ascii="Times New Roman" w:hAnsi="Times New Roman" w:cs="Times New Roman"/>
      <w:sz w:val="24"/>
      <w:szCs w:val="24"/>
      <w14:textFill>
        <w14:solidFill>
          <w14:srgbClr w14:val="000000">
            <w14:lumMod w14:val="25000"/>
            <w14:lumMod w14:val="25000"/>
            <w14:lumMod w14:val="25000"/>
          </w14:srgbClr>
        </w14:solidFill>
      </w14:textFill>
    </w:rPr>
  </w:style>
  <w:style w:type="character" w:customStyle="1" w:styleId="apple-converted-space">
    <w:name w:val="apple-converted-space"/>
    <w:basedOn w:val="DefaultParagraphFont"/>
    <w:rsid w:val="004901BB"/>
  </w:style>
  <w:style w:type="character" w:styleId="Emphasis">
    <w:name w:val="Emphasis"/>
    <w:basedOn w:val="DefaultParagraphFont"/>
    <w:qFormat/>
    <w:rsid w:val="004901BB"/>
    <w:rPr>
      <w:i/>
      <w:iCs/>
    </w:rPr>
  </w:style>
  <w:style w:type="paragraph" w:customStyle="1" w:styleId="Normal1">
    <w:name w:val="Normal1"/>
    <w:link w:val="Normal1Char"/>
    <w:rsid w:val="00560E5D"/>
    <w:pPr>
      <w:spacing w:line="276" w:lineRule="auto"/>
    </w:pPr>
    <w:rPr>
      <w:rFonts w:ascii="Arial" w:eastAsia="Arial" w:hAnsi="Arial" w:cs="Arial"/>
    </w:rPr>
  </w:style>
  <w:style w:type="table" w:styleId="TableGrid">
    <w:name w:val="Table Grid"/>
    <w:basedOn w:val="TableNormal"/>
    <w:uiPriority w:val="59"/>
    <w:rsid w:val="00560E5D"/>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DLResponse">
    <w:name w:val="SDL Response"/>
    <w:basedOn w:val="Normal1"/>
    <w:link w:val="SDLResponseChar"/>
    <w:qFormat/>
    <w:rsid w:val="00B02E29"/>
    <w:pPr>
      <w:spacing w:before="120" w:line="240" w:lineRule="auto"/>
    </w:pPr>
    <w:rPr>
      <w:color w:val="0070C0"/>
      <w:sz w:val="20"/>
      <w:szCs w:val="20"/>
    </w:rPr>
  </w:style>
  <w:style w:type="character" w:customStyle="1" w:styleId="Normal1Char">
    <w:name w:val="Normal1 Char"/>
    <w:basedOn w:val="DefaultParagraphFont"/>
    <w:link w:val="Normal1"/>
    <w:rsid w:val="00B02E29"/>
    <w:rPr>
      <w:rFonts w:ascii="Arial" w:eastAsia="Arial" w:hAnsi="Arial" w:cs="Arial"/>
    </w:rPr>
  </w:style>
  <w:style w:type="character" w:customStyle="1" w:styleId="SDLResponseChar">
    <w:name w:val="SDL Response Char"/>
    <w:basedOn w:val="Normal1Char"/>
    <w:link w:val="SDLResponse"/>
    <w:rsid w:val="00B02E29"/>
    <w:rPr>
      <w:rFonts w:ascii="Arial" w:eastAsia="Arial" w:hAnsi="Arial" w:cs="Arial"/>
      <w:color w:val="0070C0"/>
      <w:sz w:val="20"/>
      <w:szCs w:val="20"/>
    </w:rPr>
  </w:style>
  <w:style w:type="paragraph" w:styleId="BodyText">
    <w:name w:val="Body Text"/>
    <w:basedOn w:val="Normal"/>
    <w:link w:val="BodyTextChar"/>
    <w:autoRedefine/>
    <w:rsid w:val="002D4B86"/>
    <w:pPr>
      <w:spacing w:after="120"/>
      <w:contextualSpacing w:val="0"/>
    </w:pPr>
    <w:rPr>
      <w:rFonts w:ascii="Calibri" w:eastAsia="Times New Roman" w:hAnsi="Calibri" w:cs="Times New Roman"/>
      <w:color w:val="auto"/>
    </w:rPr>
  </w:style>
  <w:style w:type="character" w:customStyle="1" w:styleId="BodyTextChar">
    <w:name w:val="Body Text Char"/>
    <w:basedOn w:val="DefaultParagraphFont"/>
    <w:link w:val="BodyText"/>
    <w:rsid w:val="002D4B86"/>
    <w:rPr>
      <w:rFonts w:ascii="Calibri" w:eastAsia="Times New Roman" w:hAnsi="Calibri" w:cs="Times New Roman"/>
      <w:color w:val="auto"/>
    </w:rPr>
  </w:style>
  <w:style w:type="character" w:customStyle="1" w:styleId="NoSpacingChar">
    <w:name w:val="No Spacing Char"/>
    <w:basedOn w:val="DefaultParagraphFont"/>
    <w:link w:val="NoSpacing"/>
    <w:rsid w:val="00687079"/>
    <w:rPr>
      <w:color w:val="283312" w:themeColor="accent3" w:themeShade="40"/>
    </w:rPr>
  </w:style>
  <w:style w:type="character" w:styleId="Strong">
    <w:name w:val="Strong"/>
    <w:basedOn w:val="DefaultParagraphFont"/>
    <w:qFormat/>
    <w:rsid w:val="0056272B"/>
    <w:rPr>
      <w:b/>
      <w:bCs/>
    </w:rPr>
  </w:style>
  <w:style w:type="character" w:customStyle="1" w:styleId="Heading7Char">
    <w:name w:val="Heading 7 Char"/>
    <w:basedOn w:val="DefaultParagraphFont"/>
    <w:link w:val="Heading7"/>
    <w:rsid w:val="009C7DDC"/>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9C7DDC"/>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9C7DDC"/>
    <w:rPr>
      <w:rFonts w:ascii="Arial" w:eastAsia="Times New Roman" w:hAnsi="Arial" w:cs="Times New Roman"/>
      <w:b/>
      <w:i/>
      <w:color w:val="auto"/>
      <w:sz w:val="18"/>
      <w:szCs w:val="20"/>
    </w:rPr>
  </w:style>
  <w:style w:type="paragraph" w:customStyle="1" w:styleId="Code">
    <w:name w:val="Code"/>
    <w:basedOn w:val="Normal"/>
    <w:rsid w:val="009C7DDC"/>
    <w:pPr>
      <w:keepNext/>
      <w:shd w:val="pct15" w:color="auto" w:fill="FFFFFF"/>
      <w:tabs>
        <w:tab w:val="left" w:pos="360"/>
        <w:tab w:val="left" w:pos="720"/>
        <w:tab w:val="left" w:pos="1080"/>
        <w:tab w:val="left" w:pos="1440"/>
        <w:tab w:val="left" w:pos="1800"/>
        <w:tab w:val="left" w:pos="2160"/>
      </w:tabs>
      <w:suppressAutoHyphens/>
      <w:spacing w:line="288" w:lineRule="auto"/>
      <w:contextualSpacing w:val="0"/>
    </w:pPr>
    <w:rPr>
      <w:rFonts w:ascii="Courier New" w:eastAsia="Times New Roman" w:hAnsi="Courier New" w:cs="Times New Roman"/>
      <w:noProof/>
      <w:color w:val="auto"/>
      <w:spacing w:val="-5"/>
      <w:sz w:val="18"/>
      <w:szCs w:val="20"/>
    </w:rPr>
  </w:style>
  <w:style w:type="paragraph" w:customStyle="1" w:styleId="CodeTitle">
    <w:name w:val="Code Title"/>
    <w:basedOn w:val="Code"/>
    <w:next w:val="Code"/>
    <w:rsid w:val="009C7DDC"/>
    <w:pPr>
      <w:pBdr>
        <w:bottom w:val="single" w:sz="36" w:space="1" w:color="808080"/>
      </w:pBdr>
      <w:shd w:val="clear" w:color="auto" w:fill="auto"/>
      <w:spacing w:after="60"/>
    </w:pPr>
    <w:rPr>
      <w:rFonts w:ascii="Arial" w:hAnsi="Arial"/>
      <w:b/>
      <w:sz w:val="20"/>
    </w:rPr>
  </w:style>
  <w:style w:type="paragraph" w:customStyle="1" w:styleId="Table-Heading">
    <w:name w:val="Table - Heading"/>
    <w:basedOn w:val="Normal"/>
    <w:next w:val="Normal"/>
    <w:rsid w:val="009C7DDC"/>
    <w:pPr>
      <w:keepNext/>
      <w:pBdr>
        <w:bottom w:val="single" w:sz="36" w:space="3" w:color="C0C0C0"/>
      </w:pBdr>
      <w:spacing w:before="120"/>
      <w:contextualSpacing w:val="0"/>
    </w:pPr>
    <w:rPr>
      <w:rFonts w:ascii="Arial" w:eastAsia="Times New Roman" w:hAnsi="Arial" w:cs="Times New Roman"/>
      <w:b/>
      <w:color w:val="auto"/>
      <w:sz w:val="20"/>
      <w:szCs w:val="20"/>
    </w:rPr>
  </w:style>
  <w:style w:type="paragraph" w:customStyle="1" w:styleId="Table-Source">
    <w:name w:val="Table - Source"/>
    <w:basedOn w:val="Normal"/>
    <w:next w:val="Normal"/>
    <w:rsid w:val="009C7DDC"/>
    <w:pPr>
      <w:pBdr>
        <w:top w:val="single" w:sz="12" w:space="1" w:color="auto"/>
      </w:pBdr>
      <w:spacing w:after="120"/>
      <w:contextualSpacing w:val="0"/>
    </w:pPr>
    <w:rPr>
      <w:rFonts w:ascii="Verdana" w:eastAsia="Times New Roman" w:hAnsi="Verdana" w:cs="Times New Roman"/>
      <w:i/>
      <w:color w:val="auto"/>
      <w:sz w:val="18"/>
      <w:szCs w:val="20"/>
    </w:rPr>
  </w:style>
  <w:style w:type="paragraph" w:customStyle="1" w:styleId="Table-Text">
    <w:name w:val="Table - Text"/>
    <w:basedOn w:val="Normal"/>
    <w:rsid w:val="009C7DDC"/>
    <w:pPr>
      <w:spacing w:before="60" w:after="60"/>
      <w:contextualSpacing w:val="0"/>
    </w:pPr>
    <w:rPr>
      <w:rFonts w:ascii="Verdana" w:eastAsia="Times New Roman" w:hAnsi="Verdana" w:cs="Times New Roman"/>
      <w:color w:val="auto"/>
      <w:sz w:val="16"/>
      <w:szCs w:val="20"/>
    </w:rPr>
  </w:style>
  <w:style w:type="paragraph" w:customStyle="1" w:styleId="Table-ColHead">
    <w:name w:val="Table - Col. Head"/>
    <w:basedOn w:val="Normal"/>
    <w:rsid w:val="009C7DDC"/>
    <w:pPr>
      <w:keepNext/>
      <w:suppressAutoHyphens/>
      <w:spacing w:before="60" w:after="60"/>
      <w:contextualSpacing w:val="0"/>
    </w:pPr>
    <w:rPr>
      <w:rFonts w:ascii="Arial" w:eastAsia="Times New Roman" w:hAnsi="Arial" w:cs="Times New Roman"/>
      <w:b/>
      <w:color w:val="auto"/>
      <w:sz w:val="20"/>
      <w:szCs w:val="20"/>
    </w:rPr>
  </w:style>
  <w:style w:type="paragraph" w:customStyle="1" w:styleId="Contents">
    <w:name w:val="Contents"/>
    <w:basedOn w:val="Heading1"/>
    <w:rsid w:val="009C7DDC"/>
    <w:pPr>
      <w:keepNext w:val="0"/>
      <w:keepLines w:val="0"/>
      <w:pBdr>
        <w:top w:val="single" w:sz="4" w:space="1" w:color="auto"/>
        <w:left w:val="single" w:sz="6" w:space="1" w:color="auto"/>
        <w:bottom w:val="single" w:sz="4" w:space="1" w:color="auto"/>
        <w:right w:val="single" w:sz="6" w:space="1" w:color="auto"/>
      </w:pBdr>
      <w:shd w:val="pct70" w:color="auto" w:fill="FFFFFF"/>
      <w:spacing w:before="0" w:after="180" w:line="240" w:lineRule="auto"/>
      <w:contextualSpacing w:val="0"/>
      <w:jc w:val="center"/>
    </w:pPr>
    <w:rPr>
      <w:rFonts w:ascii="Arial" w:eastAsia="Times New Roman" w:hAnsi="Arial" w:cs="Times New Roman"/>
      <w:b/>
      <w:bCs w:val="0"/>
      <w:noProof/>
      <w:color w:val="FFFFFF"/>
      <w:sz w:val="28"/>
      <w:szCs w:val="20"/>
    </w:rPr>
  </w:style>
  <w:style w:type="paragraph" w:customStyle="1" w:styleId="Title-Subject">
    <w:name w:val="Title - Subject"/>
    <w:basedOn w:val="Title"/>
    <w:next w:val="Title-Filename"/>
    <w:rsid w:val="009C7DDC"/>
    <w:pPr>
      <w:suppressAutoHyphens/>
      <w:spacing w:before="720" w:after="1360"/>
      <w:ind w:left="1080" w:right="1080"/>
    </w:pPr>
    <w:rPr>
      <w:rFonts w:cs="Arial"/>
      <w:b w:val="0"/>
      <w:iCs/>
      <w:sz w:val="40"/>
    </w:rPr>
  </w:style>
  <w:style w:type="paragraph" w:styleId="Title">
    <w:name w:val="Title"/>
    <w:basedOn w:val="Normal"/>
    <w:link w:val="TitleChar"/>
    <w:qFormat/>
    <w:rsid w:val="009C7DDC"/>
    <w:pPr>
      <w:spacing w:before="1920" w:after="60"/>
      <w:contextualSpacing w:val="0"/>
      <w:jc w:val="center"/>
    </w:pPr>
    <w:rPr>
      <w:rFonts w:ascii="Arial" w:eastAsia="Times New Roman" w:hAnsi="Arial" w:cs="Times New Roman"/>
      <w:b/>
      <w:color w:val="auto"/>
      <w:kern w:val="28"/>
      <w:sz w:val="44"/>
      <w:szCs w:val="20"/>
    </w:rPr>
  </w:style>
  <w:style w:type="character" w:customStyle="1" w:styleId="TitleChar">
    <w:name w:val="Title Char"/>
    <w:basedOn w:val="DefaultParagraphFont"/>
    <w:link w:val="Title"/>
    <w:rsid w:val="009C7DDC"/>
    <w:rPr>
      <w:rFonts w:ascii="Arial" w:eastAsia="Times New Roman" w:hAnsi="Arial" w:cs="Times New Roman"/>
      <w:b/>
      <w:color w:val="auto"/>
      <w:kern w:val="28"/>
      <w:sz w:val="44"/>
      <w:szCs w:val="20"/>
    </w:rPr>
  </w:style>
  <w:style w:type="paragraph" w:customStyle="1" w:styleId="Title-Filename">
    <w:name w:val="Title - Filename"/>
    <w:basedOn w:val="Title"/>
    <w:next w:val="Normal"/>
    <w:rsid w:val="009C7DDC"/>
    <w:pPr>
      <w:spacing w:before="480" w:after="480"/>
    </w:pPr>
    <w:rPr>
      <w:b w:val="0"/>
      <w:i/>
      <w:iCs/>
      <w:sz w:val="24"/>
    </w:rPr>
  </w:style>
  <w:style w:type="paragraph" w:customStyle="1" w:styleId="Title-Revision">
    <w:name w:val="Title - Revision"/>
    <w:basedOn w:val="Title"/>
    <w:rsid w:val="009C7DDC"/>
    <w:pPr>
      <w:spacing w:before="0" w:after="0"/>
    </w:pPr>
    <w:rPr>
      <w:bCs/>
      <w:sz w:val="28"/>
    </w:rPr>
  </w:style>
  <w:style w:type="paragraph" w:customStyle="1" w:styleId="TableText">
    <w:name w:val="Table Text"/>
    <w:basedOn w:val="Normal"/>
    <w:rsid w:val="009C7DDC"/>
    <w:pPr>
      <w:spacing w:before="60" w:after="60" w:line="480" w:lineRule="auto"/>
      <w:contextualSpacing w:val="0"/>
    </w:pPr>
    <w:rPr>
      <w:rFonts w:ascii="Verdana" w:eastAsia="Times New Roman" w:hAnsi="Verdana" w:cs="Times New Roman"/>
      <w:color w:val="auto"/>
      <w:sz w:val="20"/>
      <w:szCs w:val="20"/>
    </w:rPr>
  </w:style>
  <w:style w:type="paragraph" w:customStyle="1" w:styleId="Comment">
    <w:name w:val="Comment"/>
    <w:basedOn w:val="Normal"/>
    <w:rsid w:val="009C7DDC"/>
    <w:pPr>
      <w:overflowPunct w:val="0"/>
      <w:autoSpaceDE w:val="0"/>
      <w:autoSpaceDN w:val="0"/>
      <w:adjustRightInd w:val="0"/>
      <w:spacing w:after="120"/>
      <w:contextualSpacing w:val="0"/>
      <w:textAlignment w:val="baseline"/>
    </w:pPr>
    <w:rPr>
      <w:rFonts w:ascii="Verdana" w:eastAsia="Times New Roman" w:hAnsi="Verdana" w:cs="Times New Roman"/>
      <w:i/>
      <w:color w:val="000080"/>
      <w:sz w:val="20"/>
      <w:szCs w:val="20"/>
    </w:rPr>
  </w:style>
  <w:style w:type="paragraph" w:customStyle="1" w:styleId="Title-OrganizationName">
    <w:name w:val="Title - Organization Name"/>
    <w:basedOn w:val="Title"/>
    <w:rsid w:val="009C7DDC"/>
    <w:pPr>
      <w:spacing w:before="360" w:after="180"/>
    </w:pPr>
    <w:rPr>
      <w:rFonts w:ascii="Times New Roman" w:hAnsi="Times New Roman"/>
      <w:sz w:val="32"/>
    </w:rPr>
  </w:style>
  <w:style w:type="paragraph" w:styleId="Date">
    <w:name w:val="Date"/>
    <w:basedOn w:val="Normal"/>
    <w:next w:val="Normal"/>
    <w:link w:val="DateChar"/>
    <w:rsid w:val="009C7DDC"/>
    <w:pPr>
      <w:spacing w:after="120"/>
      <w:contextualSpacing w:val="0"/>
    </w:pPr>
    <w:rPr>
      <w:rFonts w:ascii="Verdana" w:eastAsia="Times New Roman" w:hAnsi="Verdana" w:cs="Times New Roman"/>
      <w:color w:val="auto"/>
      <w:sz w:val="20"/>
      <w:szCs w:val="20"/>
    </w:rPr>
  </w:style>
  <w:style w:type="character" w:customStyle="1" w:styleId="DateChar">
    <w:name w:val="Date Char"/>
    <w:basedOn w:val="DefaultParagraphFont"/>
    <w:link w:val="Date"/>
    <w:rsid w:val="009C7DDC"/>
    <w:rPr>
      <w:rFonts w:ascii="Verdana" w:eastAsia="Times New Roman" w:hAnsi="Verdana" w:cs="Times New Roman"/>
      <w:color w:val="auto"/>
      <w:sz w:val="20"/>
      <w:szCs w:val="20"/>
    </w:rPr>
  </w:style>
  <w:style w:type="paragraph" w:styleId="List">
    <w:name w:val="List"/>
    <w:basedOn w:val="Normal"/>
    <w:rsid w:val="009C7DDC"/>
    <w:pPr>
      <w:spacing w:after="120"/>
      <w:ind w:left="360" w:hanging="360"/>
      <w:contextualSpacing w:val="0"/>
    </w:pPr>
    <w:rPr>
      <w:rFonts w:ascii="Verdana" w:eastAsia="Times New Roman" w:hAnsi="Verdana" w:cs="Times New Roman"/>
      <w:color w:val="auto"/>
      <w:sz w:val="20"/>
      <w:szCs w:val="20"/>
    </w:rPr>
  </w:style>
  <w:style w:type="paragraph" w:styleId="List2">
    <w:name w:val="List 2"/>
    <w:basedOn w:val="Normal"/>
    <w:rsid w:val="009C7DDC"/>
    <w:pPr>
      <w:spacing w:after="120"/>
      <w:ind w:left="720" w:hanging="360"/>
      <w:contextualSpacing w:val="0"/>
    </w:pPr>
    <w:rPr>
      <w:rFonts w:ascii="Verdana" w:eastAsia="Times New Roman" w:hAnsi="Verdana" w:cs="Times New Roman"/>
      <w:color w:val="auto"/>
      <w:sz w:val="20"/>
      <w:szCs w:val="20"/>
    </w:rPr>
  </w:style>
  <w:style w:type="paragraph" w:styleId="List3">
    <w:name w:val="List 3"/>
    <w:basedOn w:val="Normal"/>
    <w:rsid w:val="009C7DDC"/>
    <w:pPr>
      <w:spacing w:after="120"/>
      <w:ind w:left="1080" w:hanging="360"/>
      <w:contextualSpacing w:val="0"/>
    </w:pPr>
    <w:rPr>
      <w:rFonts w:ascii="Verdana" w:eastAsia="Times New Roman" w:hAnsi="Verdana" w:cs="Times New Roman"/>
      <w:color w:val="auto"/>
      <w:sz w:val="20"/>
      <w:szCs w:val="20"/>
    </w:rPr>
  </w:style>
  <w:style w:type="paragraph" w:styleId="List4">
    <w:name w:val="List 4"/>
    <w:basedOn w:val="Normal"/>
    <w:rsid w:val="009C7DDC"/>
    <w:pPr>
      <w:spacing w:after="120"/>
      <w:ind w:left="1440" w:hanging="360"/>
      <w:contextualSpacing w:val="0"/>
    </w:pPr>
    <w:rPr>
      <w:rFonts w:ascii="Verdana" w:eastAsia="Times New Roman" w:hAnsi="Verdana" w:cs="Times New Roman"/>
      <w:color w:val="auto"/>
      <w:sz w:val="20"/>
      <w:szCs w:val="20"/>
    </w:rPr>
  </w:style>
  <w:style w:type="paragraph" w:styleId="List5">
    <w:name w:val="List 5"/>
    <w:basedOn w:val="Normal"/>
    <w:rsid w:val="009C7DDC"/>
    <w:pPr>
      <w:spacing w:after="120"/>
      <w:ind w:left="1800" w:hanging="360"/>
      <w:contextualSpacing w:val="0"/>
    </w:pPr>
    <w:rPr>
      <w:rFonts w:ascii="Verdana" w:eastAsia="Times New Roman" w:hAnsi="Verdana" w:cs="Times New Roman"/>
      <w:color w:val="auto"/>
      <w:sz w:val="20"/>
      <w:szCs w:val="20"/>
    </w:rPr>
  </w:style>
  <w:style w:type="paragraph" w:styleId="ListBullet">
    <w:name w:val="List Bullet"/>
    <w:basedOn w:val="Normal"/>
    <w:link w:val="ListBulletChar"/>
    <w:autoRedefine/>
    <w:rsid w:val="009C7DDC"/>
    <w:pPr>
      <w:numPr>
        <w:numId w:val="16"/>
      </w:numPr>
      <w:spacing w:after="120"/>
      <w:contextualSpacing w:val="0"/>
    </w:pPr>
    <w:rPr>
      <w:rFonts w:ascii="Verdana" w:eastAsia="Times New Roman" w:hAnsi="Verdana" w:cs="Times New Roman"/>
      <w:color w:val="auto"/>
      <w:sz w:val="20"/>
      <w:szCs w:val="20"/>
    </w:rPr>
  </w:style>
  <w:style w:type="paragraph" w:styleId="ListBullet2">
    <w:name w:val="List Bullet 2"/>
    <w:basedOn w:val="Normal"/>
    <w:autoRedefine/>
    <w:rsid w:val="009C7DDC"/>
    <w:pPr>
      <w:spacing w:after="120"/>
      <w:contextualSpacing w:val="0"/>
    </w:pPr>
    <w:rPr>
      <w:rFonts w:ascii="Verdana" w:eastAsia="Times New Roman" w:hAnsi="Verdana" w:cs="Times New Roman"/>
      <w:color w:val="auto"/>
      <w:sz w:val="20"/>
      <w:szCs w:val="20"/>
    </w:rPr>
  </w:style>
  <w:style w:type="paragraph" w:styleId="ListBullet3">
    <w:name w:val="List Bullet 3"/>
    <w:basedOn w:val="Normal"/>
    <w:autoRedefine/>
    <w:rsid w:val="009C7DDC"/>
    <w:pPr>
      <w:tabs>
        <w:tab w:val="num" w:pos="1080"/>
      </w:tabs>
      <w:spacing w:after="120"/>
      <w:ind w:left="1080" w:hanging="360"/>
      <w:contextualSpacing w:val="0"/>
    </w:pPr>
    <w:rPr>
      <w:rFonts w:ascii="Verdana" w:eastAsia="Times New Roman" w:hAnsi="Verdana" w:cs="Times New Roman"/>
      <w:color w:val="auto"/>
      <w:sz w:val="20"/>
      <w:szCs w:val="20"/>
    </w:rPr>
  </w:style>
  <w:style w:type="paragraph" w:styleId="ListBullet4">
    <w:name w:val="List Bullet 4"/>
    <w:basedOn w:val="Normal"/>
    <w:autoRedefine/>
    <w:rsid w:val="009C7DDC"/>
    <w:pPr>
      <w:tabs>
        <w:tab w:val="num" w:pos="1440"/>
      </w:tabs>
      <w:spacing w:after="120"/>
      <w:ind w:left="1440" w:hanging="360"/>
      <w:contextualSpacing w:val="0"/>
    </w:pPr>
    <w:rPr>
      <w:rFonts w:ascii="Verdana" w:eastAsia="Times New Roman" w:hAnsi="Verdana" w:cs="Times New Roman"/>
      <w:color w:val="auto"/>
      <w:sz w:val="20"/>
      <w:szCs w:val="20"/>
    </w:rPr>
  </w:style>
  <w:style w:type="paragraph" w:styleId="ListBullet5">
    <w:name w:val="List Bullet 5"/>
    <w:basedOn w:val="Normal"/>
    <w:autoRedefine/>
    <w:rsid w:val="009C7DDC"/>
    <w:pPr>
      <w:tabs>
        <w:tab w:val="num" w:pos="1800"/>
      </w:tabs>
      <w:spacing w:after="120"/>
      <w:ind w:left="1800" w:hanging="360"/>
      <w:contextualSpacing w:val="0"/>
    </w:pPr>
    <w:rPr>
      <w:rFonts w:ascii="Verdana" w:eastAsia="Times New Roman" w:hAnsi="Verdana" w:cs="Times New Roman"/>
      <w:color w:val="auto"/>
      <w:sz w:val="20"/>
      <w:szCs w:val="20"/>
    </w:rPr>
  </w:style>
  <w:style w:type="paragraph" w:styleId="ListContinue">
    <w:name w:val="List Continue"/>
    <w:basedOn w:val="Normal"/>
    <w:rsid w:val="009C7DDC"/>
    <w:pPr>
      <w:spacing w:after="120"/>
      <w:ind w:left="360"/>
      <w:contextualSpacing w:val="0"/>
    </w:pPr>
    <w:rPr>
      <w:rFonts w:ascii="Verdana" w:eastAsia="Times New Roman" w:hAnsi="Verdana" w:cs="Times New Roman"/>
      <w:color w:val="auto"/>
      <w:sz w:val="20"/>
      <w:szCs w:val="20"/>
    </w:rPr>
  </w:style>
  <w:style w:type="paragraph" w:styleId="ListContinue2">
    <w:name w:val="List Continue 2"/>
    <w:basedOn w:val="Normal"/>
    <w:rsid w:val="009C7DDC"/>
    <w:pPr>
      <w:spacing w:after="120"/>
      <w:ind w:left="720"/>
      <w:contextualSpacing w:val="0"/>
    </w:pPr>
    <w:rPr>
      <w:rFonts w:ascii="Verdana" w:eastAsia="Times New Roman" w:hAnsi="Verdana" w:cs="Times New Roman"/>
      <w:color w:val="auto"/>
      <w:sz w:val="20"/>
      <w:szCs w:val="20"/>
    </w:rPr>
  </w:style>
  <w:style w:type="paragraph" w:styleId="ListContinue3">
    <w:name w:val="List Continue 3"/>
    <w:basedOn w:val="Normal"/>
    <w:rsid w:val="009C7DDC"/>
    <w:pPr>
      <w:spacing w:after="120"/>
      <w:ind w:left="1080"/>
      <w:contextualSpacing w:val="0"/>
    </w:pPr>
    <w:rPr>
      <w:rFonts w:ascii="Verdana" w:eastAsia="Times New Roman" w:hAnsi="Verdana" w:cs="Times New Roman"/>
      <w:color w:val="auto"/>
      <w:sz w:val="20"/>
      <w:szCs w:val="20"/>
    </w:rPr>
  </w:style>
  <w:style w:type="paragraph" w:styleId="ListContinue4">
    <w:name w:val="List Continue 4"/>
    <w:basedOn w:val="Normal"/>
    <w:rsid w:val="009C7DDC"/>
    <w:pPr>
      <w:spacing w:after="120"/>
      <w:ind w:left="1440"/>
      <w:contextualSpacing w:val="0"/>
    </w:pPr>
    <w:rPr>
      <w:rFonts w:ascii="Verdana" w:eastAsia="Times New Roman" w:hAnsi="Verdana" w:cs="Times New Roman"/>
      <w:color w:val="auto"/>
      <w:sz w:val="20"/>
      <w:szCs w:val="20"/>
    </w:rPr>
  </w:style>
  <w:style w:type="paragraph" w:styleId="ListContinue5">
    <w:name w:val="List Continue 5"/>
    <w:basedOn w:val="Normal"/>
    <w:rsid w:val="009C7DDC"/>
    <w:pPr>
      <w:spacing w:after="120"/>
      <w:ind w:left="1800"/>
      <w:contextualSpacing w:val="0"/>
    </w:pPr>
    <w:rPr>
      <w:rFonts w:ascii="Verdana" w:eastAsia="Times New Roman" w:hAnsi="Verdana" w:cs="Times New Roman"/>
      <w:color w:val="auto"/>
      <w:sz w:val="20"/>
      <w:szCs w:val="20"/>
    </w:rPr>
  </w:style>
  <w:style w:type="paragraph" w:styleId="ListNumber">
    <w:name w:val="List Number"/>
    <w:basedOn w:val="Normal"/>
    <w:rsid w:val="009C7DDC"/>
    <w:pPr>
      <w:tabs>
        <w:tab w:val="num" w:pos="360"/>
      </w:tabs>
      <w:spacing w:after="120"/>
      <w:ind w:left="360" w:hanging="360"/>
      <w:contextualSpacing w:val="0"/>
    </w:pPr>
    <w:rPr>
      <w:rFonts w:ascii="Verdana" w:eastAsia="Times New Roman" w:hAnsi="Verdana" w:cs="Times New Roman"/>
      <w:color w:val="auto"/>
      <w:sz w:val="20"/>
      <w:szCs w:val="20"/>
    </w:rPr>
  </w:style>
  <w:style w:type="paragraph" w:styleId="ListNumber2">
    <w:name w:val="List Number 2"/>
    <w:basedOn w:val="Normal"/>
    <w:rsid w:val="009C7DDC"/>
    <w:pPr>
      <w:tabs>
        <w:tab w:val="num" w:pos="720"/>
      </w:tabs>
      <w:spacing w:after="120"/>
      <w:ind w:left="720" w:hanging="360"/>
      <w:contextualSpacing w:val="0"/>
    </w:pPr>
    <w:rPr>
      <w:rFonts w:ascii="Verdana" w:eastAsia="Times New Roman" w:hAnsi="Verdana" w:cs="Times New Roman"/>
      <w:color w:val="auto"/>
      <w:sz w:val="20"/>
      <w:szCs w:val="20"/>
    </w:rPr>
  </w:style>
  <w:style w:type="paragraph" w:styleId="ListNumber3">
    <w:name w:val="List Number 3"/>
    <w:basedOn w:val="Normal"/>
    <w:rsid w:val="009C7DDC"/>
    <w:pPr>
      <w:tabs>
        <w:tab w:val="num" w:pos="1080"/>
      </w:tabs>
      <w:spacing w:after="120"/>
      <w:ind w:left="1080" w:hanging="360"/>
      <w:contextualSpacing w:val="0"/>
    </w:pPr>
    <w:rPr>
      <w:rFonts w:ascii="Verdana" w:eastAsia="Times New Roman" w:hAnsi="Verdana" w:cs="Times New Roman"/>
      <w:color w:val="auto"/>
      <w:sz w:val="20"/>
      <w:szCs w:val="20"/>
    </w:rPr>
  </w:style>
  <w:style w:type="paragraph" w:styleId="ListNumber4">
    <w:name w:val="List Number 4"/>
    <w:basedOn w:val="Normal"/>
    <w:rsid w:val="009C7DDC"/>
    <w:pPr>
      <w:tabs>
        <w:tab w:val="num" w:pos="1440"/>
      </w:tabs>
      <w:spacing w:after="120"/>
      <w:ind w:left="1440" w:hanging="360"/>
      <w:contextualSpacing w:val="0"/>
    </w:pPr>
    <w:rPr>
      <w:rFonts w:ascii="Verdana" w:eastAsia="Times New Roman" w:hAnsi="Verdana" w:cs="Times New Roman"/>
      <w:color w:val="auto"/>
      <w:sz w:val="20"/>
      <w:szCs w:val="20"/>
    </w:rPr>
  </w:style>
  <w:style w:type="paragraph" w:styleId="ListNumber5">
    <w:name w:val="List Number 5"/>
    <w:basedOn w:val="Normal"/>
    <w:rsid w:val="009C7DDC"/>
    <w:pPr>
      <w:tabs>
        <w:tab w:val="num" w:pos="1800"/>
      </w:tabs>
      <w:spacing w:after="120"/>
      <w:ind w:left="1800" w:hanging="360"/>
      <w:contextualSpacing w:val="0"/>
    </w:pPr>
    <w:rPr>
      <w:rFonts w:ascii="Verdana" w:eastAsia="Times New Roman" w:hAnsi="Verdana" w:cs="Times New Roman"/>
      <w:color w:val="auto"/>
      <w:sz w:val="20"/>
      <w:szCs w:val="20"/>
    </w:rPr>
  </w:style>
  <w:style w:type="paragraph" w:styleId="NormalIndent">
    <w:name w:val="Normal Indent"/>
    <w:basedOn w:val="Normal"/>
    <w:rsid w:val="009C7DDC"/>
    <w:pPr>
      <w:spacing w:after="120"/>
      <w:ind w:left="720"/>
      <w:contextualSpacing w:val="0"/>
    </w:pPr>
    <w:rPr>
      <w:rFonts w:ascii="Verdana" w:eastAsia="Times New Roman" w:hAnsi="Verdana" w:cs="Times New Roman"/>
      <w:color w:val="auto"/>
      <w:sz w:val="20"/>
      <w:szCs w:val="20"/>
    </w:rPr>
  </w:style>
  <w:style w:type="paragraph" w:styleId="TableofAuthorities">
    <w:name w:val="table of authorities"/>
    <w:basedOn w:val="Normal"/>
    <w:next w:val="Normal"/>
    <w:semiHidden/>
    <w:rsid w:val="009C7DDC"/>
    <w:pPr>
      <w:spacing w:after="120"/>
      <w:ind w:left="220" w:hanging="220"/>
      <w:contextualSpacing w:val="0"/>
    </w:pPr>
    <w:rPr>
      <w:rFonts w:ascii="Verdana" w:eastAsia="Times New Roman" w:hAnsi="Verdana" w:cs="Times New Roman"/>
      <w:color w:val="auto"/>
      <w:sz w:val="20"/>
      <w:szCs w:val="20"/>
    </w:rPr>
  </w:style>
  <w:style w:type="paragraph" w:styleId="TableofFigures">
    <w:name w:val="table of figures"/>
    <w:basedOn w:val="Normal"/>
    <w:next w:val="Normal"/>
    <w:semiHidden/>
    <w:rsid w:val="009C7DDC"/>
    <w:pPr>
      <w:spacing w:after="120"/>
      <w:ind w:left="440" w:hanging="440"/>
      <w:contextualSpacing w:val="0"/>
    </w:pPr>
    <w:rPr>
      <w:rFonts w:ascii="Verdana" w:eastAsia="Times New Roman" w:hAnsi="Verdana" w:cs="Times New Roman"/>
      <w:color w:val="auto"/>
      <w:sz w:val="20"/>
      <w:szCs w:val="20"/>
    </w:rPr>
  </w:style>
  <w:style w:type="paragraph" w:styleId="TOAHeading">
    <w:name w:val="toa heading"/>
    <w:basedOn w:val="Normal"/>
    <w:next w:val="Normal"/>
    <w:semiHidden/>
    <w:rsid w:val="009C7DDC"/>
    <w:pPr>
      <w:spacing w:before="120" w:after="120"/>
      <w:contextualSpacing w:val="0"/>
    </w:pPr>
    <w:rPr>
      <w:rFonts w:ascii="Arial" w:eastAsia="Times New Roman" w:hAnsi="Arial" w:cs="Arial"/>
      <w:b/>
      <w:bCs/>
      <w:color w:val="auto"/>
      <w:sz w:val="24"/>
      <w:szCs w:val="24"/>
    </w:rPr>
  </w:style>
  <w:style w:type="character" w:styleId="FollowedHyperlink">
    <w:name w:val="FollowedHyperlink"/>
    <w:basedOn w:val="DefaultParagraphFont"/>
    <w:rsid w:val="009C7DDC"/>
    <w:rPr>
      <w:color w:val="800080"/>
      <w:u w:val="single"/>
    </w:rPr>
  </w:style>
  <w:style w:type="paragraph" w:styleId="BodyText2">
    <w:name w:val="Body Text 2"/>
    <w:basedOn w:val="Normal"/>
    <w:link w:val="BodyText2Char"/>
    <w:rsid w:val="009C7DDC"/>
    <w:pPr>
      <w:spacing w:after="120"/>
      <w:contextualSpacing w:val="0"/>
    </w:pPr>
    <w:rPr>
      <w:rFonts w:ascii="Verdana" w:eastAsia="Times New Roman" w:hAnsi="Verdana" w:cs="Times New Roman"/>
      <w:i/>
      <w:iCs/>
      <w:color w:val="auto"/>
      <w:sz w:val="20"/>
      <w:szCs w:val="20"/>
    </w:rPr>
  </w:style>
  <w:style w:type="character" w:customStyle="1" w:styleId="BodyText2Char">
    <w:name w:val="Body Text 2 Char"/>
    <w:basedOn w:val="DefaultParagraphFont"/>
    <w:link w:val="BodyText2"/>
    <w:rsid w:val="009C7DDC"/>
    <w:rPr>
      <w:rFonts w:ascii="Verdana" w:eastAsia="Times New Roman" w:hAnsi="Verdana" w:cs="Times New Roman"/>
      <w:i/>
      <w:iCs/>
      <w:color w:val="auto"/>
      <w:sz w:val="20"/>
      <w:szCs w:val="20"/>
    </w:rPr>
  </w:style>
  <w:style w:type="paragraph" w:styleId="BodyText3">
    <w:name w:val="Body Text 3"/>
    <w:basedOn w:val="Normal"/>
    <w:link w:val="BodyText3Char"/>
    <w:rsid w:val="009C7DDC"/>
    <w:pPr>
      <w:spacing w:after="120"/>
      <w:contextualSpacing w:val="0"/>
    </w:pPr>
    <w:rPr>
      <w:rFonts w:ascii="Verdana" w:eastAsia="Times New Roman" w:hAnsi="Verdana" w:cs="Times New Roman"/>
      <w:color w:val="auto"/>
      <w:sz w:val="16"/>
      <w:szCs w:val="16"/>
    </w:rPr>
  </w:style>
  <w:style w:type="character" w:customStyle="1" w:styleId="BodyText3Char">
    <w:name w:val="Body Text 3 Char"/>
    <w:basedOn w:val="DefaultParagraphFont"/>
    <w:link w:val="BodyText3"/>
    <w:rsid w:val="009C7DDC"/>
    <w:rPr>
      <w:rFonts w:ascii="Verdana" w:eastAsia="Times New Roman" w:hAnsi="Verdana" w:cs="Times New Roman"/>
      <w:color w:val="auto"/>
      <w:sz w:val="16"/>
      <w:szCs w:val="16"/>
    </w:rPr>
  </w:style>
  <w:style w:type="paragraph" w:customStyle="1" w:styleId="Table-bullet">
    <w:name w:val="Table - bullet"/>
    <w:basedOn w:val="Table-Text"/>
    <w:rsid w:val="009C7DDC"/>
    <w:pPr>
      <w:numPr>
        <w:numId w:val="15"/>
      </w:numPr>
      <w:tabs>
        <w:tab w:val="clear" w:pos="540"/>
      </w:tabs>
      <w:ind w:hanging="180"/>
    </w:pPr>
  </w:style>
  <w:style w:type="paragraph" w:styleId="BodyTextFirstIndent">
    <w:name w:val="Body Text First Indent"/>
    <w:basedOn w:val="BodyText"/>
    <w:link w:val="BodyTextFirstIndentChar"/>
    <w:rsid w:val="009C7DDC"/>
    <w:pPr>
      <w:ind w:firstLine="210"/>
    </w:pPr>
    <w:rPr>
      <w:rFonts w:ascii="Verdana" w:hAnsi="Verdana"/>
      <w:sz w:val="20"/>
      <w:szCs w:val="20"/>
    </w:rPr>
  </w:style>
  <w:style w:type="character" w:customStyle="1" w:styleId="BodyTextFirstIndentChar">
    <w:name w:val="Body Text First Indent Char"/>
    <w:basedOn w:val="BodyTextChar"/>
    <w:link w:val="BodyTextFirstIndent"/>
    <w:rsid w:val="009C7DDC"/>
    <w:rPr>
      <w:rFonts w:ascii="Verdana" w:eastAsia="Times New Roman" w:hAnsi="Verdana" w:cs="Times New Roman"/>
      <w:color w:val="auto"/>
      <w:sz w:val="20"/>
      <w:szCs w:val="20"/>
    </w:rPr>
  </w:style>
  <w:style w:type="paragraph" w:styleId="BodyTextIndent">
    <w:name w:val="Body Text Indent"/>
    <w:basedOn w:val="Normal"/>
    <w:link w:val="BodyTextIndentChar"/>
    <w:rsid w:val="009C7DDC"/>
    <w:pPr>
      <w:spacing w:after="120"/>
      <w:ind w:left="360"/>
      <w:contextualSpacing w:val="0"/>
    </w:pPr>
    <w:rPr>
      <w:rFonts w:ascii="Verdana" w:eastAsia="Times New Roman" w:hAnsi="Verdana" w:cs="Times New Roman"/>
      <w:color w:val="auto"/>
      <w:sz w:val="20"/>
      <w:szCs w:val="20"/>
    </w:rPr>
  </w:style>
  <w:style w:type="character" w:customStyle="1" w:styleId="BodyTextIndentChar">
    <w:name w:val="Body Text Indent Char"/>
    <w:basedOn w:val="DefaultParagraphFont"/>
    <w:link w:val="BodyTextIndent"/>
    <w:rsid w:val="009C7DDC"/>
    <w:rPr>
      <w:rFonts w:ascii="Verdana" w:eastAsia="Times New Roman" w:hAnsi="Verdana" w:cs="Times New Roman"/>
      <w:color w:val="auto"/>
      <w:sz w:val="20"/>
      <w:szCs w:val="20"/>
    </w:rPr>
  </w:style>
  <w:style w:type="paragraph" w:styleId="BodyTextFirstIndent2">
    <w:name w:val="Body Text First Indent 2"/>
    <w:basedOn w:val="BodyTextIndent"/>
    <w:link w:val="BodyTextFirstIndent2Char"/>
    <w:rsid w:val="009C7DDC"/>
    <w:pPr>
      <w:ind w:firstLine="210"/>
    </w:pPr>
  </w:style>
  <w:style w:type="character" w:customStyle="1" w:styleId="BodyTextFirstIndent2Char">
    <w:name w:val="Body Text First Indent 2 Char"/>
    <w:basedOn w:val="BodyTextIndentChar"/>
    <w:link w:val="BodyTextFirstIndent2"/>
    <w:rsid w:val="009C7DDC"/>
    <w:rPr>
      <w:rFonts w:ascii="Verdana" w:eastAsia="Times New Roman" w:hAnsi="Verdana" w:cs="Times New Roman"/>
      <w:color w:val="auto"/>
      <w:sz w:val="20"/>
      <w:szCs w:val="20"/>
    </w:rPr>
  </w:style>
  <w:style w:type="paragraph" w:styleId="BodyTextIndent2">
    <w:name w:val="Body Text Indent 2"/>
    <w:basedOn w:val="Normal"/>
    <w:link w:val="BodyTextIndent2Char"/>
    <w:rsid w:val="009C7DDC"/>
    <w:pPr>
      <w:spacing w:after="120" w:line="480" w:lineRule="auto"/>
      <w:ind w:left="360"/>
      <w:contextualSpacing w:val="0"/>
    </w:pPr>
    <w:rPr>
      <w:rFonts w:ascii="Verdana" w:eastAsia="Times New Roman" w:hAnsi="Verdana" w:cs="Times New Roman"/>
      <w:color w:val="auto"/>
      <w:sz w:val="20"/>
      <w:szCs w:val="20"/>
    </w:rPr>
  </w:style>
  <w:style w:type="character" w:customStyle="1" w:styleId="BodyTextIndent2Char">
    <w:name w:val="Body Text Indent 2 Char"/>
    <w:basedOn w:val="DefaultParagraphFont"/>
    <w:link w:val="BodyTextIndent2"/>
    <w:rsid w:val="009C7DDC"/>
    <w:rPr>
      <w:rFonts w:ascii="Verdana" w:eastAsia="Times New Roman" w:hAnsi="Verdana" w:cs="Times New Roman"/>
      <w:color w:val="auto"/>
      <w:sz w:val="20"/>
      <w:szCs w:val="20"/>
    </w:rPr>
  </w:style>
  <w:style w:type="paragraph" w:styleId="BodyTextIndent3">
    <w:name w:val="Body Text Indent 3"/>
    <w:basedOn w:val="Normal"/>
    <w:link w:val="BodyTextIndent3Char"/>
    <w:rsid w:val="009C7DDC"/>
    <w:pPr>
      <w:spacing w:after="120"/>
      <w:ind w:left="360"/>
      <w:contextualSpacing w:val="0"/>
    </w:pPr>
    <w:rPr>
      <w:rFonts w:ascii="Verdana" w:eastAsia="Times New Roman" w:hAnsi="Verdana" w:cs="Times New Roman"/>
      <w:color w:val="auto"/>
      <w:sz w:val="16"/>
      <w:szCs w:val="16"/>
    </w:rPr>
  </w:style>
  <w:style w:type="character" w:customStyle="1" w:styleId="BodyTextIndent3Char">
    <w:name w:val="Body Text Indent 3 Char"/>
    <w:basedOn w:val="DefaultParagraphFont"/>
    <w:link w:val="BodyTextIndent3"/>
    <w:rsid w:val="009C7DDC"/>
    <w:rPr>
      <w:rFonts w:ascii="Verdana" w:eastAsia="Times New Roman" w:hAnsi="Verdana" w:cs="Times New Roman"/>
      <w:color w:val="auto"/>
      <w:sz w:val="16"/>
      <w:szCs w:val="16"/>
    </w:rPr>
  </w:style>
  <w:style w:type="paragraph" w:styleId="Closing">
    <w:name w:val="Closing"/>
    <w:basedOn w:val="Normal"/>
    <w:link w:val="ClosingChar"/>
    <w:rsid w:val="009C7DDC"/>
    <w:pPr>
      <w:spacing w:after="120"/>
      <w:ind w:left="4320"/>
      <w:contextualSpacing w:val="0"/>
    </w:pPr>
    <w:rPr>
      <w:rFonts w:ascii="Verdana" w:eastAsia="Times New Roman" w:hAnsi="Verdana" w:cs="Times New Roman"/>
      <w:color w:val="auto"/>
      <w:sz w:val="20"/>
      <w:szCs w:val="20"/>
    </w:rPr>
  </w:style>
  <w:style w:type="character" w:customStyle="1" w:styleId="ClosingChar">
    <w:name w:val="Closing Char"/>
    <w:basedOn w:val="DefaultParagraphFont"/>
    <w:link w:val="Closing"/>
    <w:rsid w:val="009C7DDC"/>
    <w:rPr>
      <w:rFonts w:ascii="Verdana" w:eastAsia="Times New Roman" w:hAnsi="Verdana" w:cs="Times New Roman"/>
      <w:color w:val="auto"/>
      <w:sz w:val="20"/>
      <w:szCs w:val="20"/>
    </w:rPr>
  </w:style>
  <w:style w:type="paragraph" w:styleId="DocumentMap">
    <w:name w:val="Document Map"/>
    <w:basedOn w:val="Normal"/>
    <w:link w:val="DocumentMapChar"/>
    <w:semiHidden/>
    <w:rsid w:val="009C7DDC"/>
    <w:pPr>
      <w:shd w:val="clear" w:color="auto" w:fill="000080"/>
      <w:spacing w:after="120"/>
      <w:contextualSpacing w:val="0"/>
    </w:pPr>
    <w:rPr>
      <w:rFonts w:ascii="Tahoma" w:eastAsia="Times New Roman" w:hAnsi="Tahoma" w:cs="Tahoma"/>
      <w:color w:val="auto"/>
      <w:sz w:val="20"/>
      <w:szCs w:val="20"/>
    </w:rPr>
  </w:style>
  <w:style w:type="character" w:customStyle="1" w:styleId="DocumentMapChar">
    <w:name w:val="Document Map Char"/>
    <w:basedOn w:val="DefaultParagraphFont"/>
    <w:link w:val="DocumentMap"/>
    <w:semiHidden/>
    <w:rsid w:val="009C7DDC"/>
    <w:rPr>
      <w:rFonts w:ascii="Tahoma" w:eastAsia="Times New Roman" w:hAnsi="Tahoma" w:cs="Tahoma"/>
      <w:color w:val="auto"/>
      <w:sz w:val="20"/>
      <w:szCs w:val="20"/>
      <w:shd w:val="clear" w:color="auto" w:fill="000080"/>
    </w:rPr>
  </w:style>
  <w:style w:type="paragraph" w:styleId="E-mailSignature">
    <w:name w:val="E-mail Signature"/>
    <w:basedOn w:val="Normal"/>
    <w:link w:val="E-mailSignatureChar"/>
    <w:rsid w:val="009C7DDC"/>
    <w:pPr>
      <w:spacing w:after="120"/>
      <w:contextualSpacing w:val="0"/>
    </w:pPr>
    <w:rPr>
      <w:rFonts w:ascii="Verdana" w:eastAsia="Times New Roman" w:hAnsi="Verdana" w:cs="Times New Roman"/>
      <w:color w:val="auto"/>
      <w:sz w:val="20"/>
      <w:szCs w:val="20"/>
    </w:rPr>
  </w:style>
  <w:style w:type="character" w:customStyle="1" w:styleId="E-mailSignatureChar">
    <w:name w:val="E-mail Signature Char"/>
    <w:basedOn w:val="DefaultParagraphFont"/>
    <w:link w:val="E-mailSignature"/>
    <w:rsid w:val="009C7DDC"/>
    <w:rPr>
      <w:rFonts w:ascii="Verdana" w:eastAsia="Times New Roman" w:hAnsi="Verdana" w:cs="Times New Roman"/>
      <w:color w:val="auto"/>
      <w:sz w:val="20"/>
      <w:szCs w:val="20"/>
    </w:rPr>
  </w:style>
  <w:style w:type="paragraph" w:styleId="EndnoteText">
    <w:name w:val="endnote text"/>
    <w:basedOn w:val="Normal"/>
    <w:link w:val="EndnoteTextChar"/>
    <w:semiHidden/>
    <w:rsid w:val="009C7DDC"/>
    <w:pPr>
      <w:spacing w:after="120"/>
      <w:contextualSpacing w:val="0"/>
    </w:pPr>
    <w:rPr>
      <w:rFonts w:ascii="Verdana" w:eastAsia="Times New Roman" w:hAnsi="Verdana" w:cs="Times New Roman"/>
      <w:color w:val="auto"/>
      <w:sz w:val="20"/>
      <w:szCs w:val="20"/>
    </w:rPr>
  </w:style>
  <w:style w:type="character" w:customStyle="1" w:styleId="EndnoteTextChar">
    <w:name w:val="Endnote Text Char"/>
    <w:basedOn w:val="DefaultParagraphFont"/>
    <w:link w:val="EndnoteText"/>
    <w:semiHidden/>
    <w:rsid w:val="009C7DDC"/>
    <w:rPr>
      <w:rFonts w:ascii="Verdana" w:eastAsia="Times New Roman" w:hAnsi="Verdana" w:cs="Times New Roman"/>
      <w:color w:val="auto"/>
      <w:sz w:val="20"/>
      <w:szCs w:val="20"/>
    </w:rPr>
  </w:style>
  <w:style w:type="paragraph" w:styleId="EnvelopeAddress">
    <w:name w:val="envelope address"/>
    <w:basedOn w:val="Normal"/>
    <w:rsid w:val="009C7DDC"/>
    <w:pPr>
      <w:framePr w:w="7920" w:h="1980" w:hRule="exact" w:hSpace="180" w:wrap="auto" w:hAnchor="page" w:xAlign="center" w:yAlign="bottom"/>
      <w:spacing w:after="120"/>
      <w:ind w:left="2880"/>
      <w:contextualSpacing w:val="0"/>
    </w:pPr>
    <w:rPr>
      <w:rFonts w:ascii="Arial" w:eastAsia="Times New Roman" w:hAnsi="Arial" w:cs="Arial"/>
      <w:color w:val="auto"/>
      <w:sz w:val="24"/>
      <w:szCs w:val="24"/>
    </w:rPr>
  </w:style>
  <w:style w:type="paragraph" w:styleId="EnvelopeReturn">
    <w:name w:val="envelope return"/>
    <w:basedOn w:val="Normal"/>
    <w:rsid w:val="009C7DDC"/>
    <w:pPr>
      <w:spacing w:after="120"/>
      <w:contextualSpacing w:val="0"/>
    </w:pPr>
    <w:rPr>
      <w:rFonts w:ascii="Arial" w:eastAsia="Times New Roman" w:hAnsi="Arial" w:cs="Arial"/>
      <w:color w:val="auto"/>
      <w:sz w:val="20"/>
      <w:szCs w:val="20"/>
    </w:rPr>
  </w:style>
  <w:style w:type="paragraph" w:styleId="FootnoteText">
    <w:name w:val="footnote text"/>
    <w:basedOn w:val="Normal"/>
    <w:link w:val="FootnoteTextChar"/>
    <w:semiHidden/>
    <w:rsid w:val="009C7DDC"/>
    <w:pPr>
      <w:spacing w:after="120"/>
      <w:contextualSpacing w:val="0"/>
    </w:pPr>
    <w:rPr>
      <w:rFonts w:ascii="Verdana" w:eastAsia="Times New Roman" w:hAnsi="Verdana" w:cs="Times New Roman"/>
      <w:color w:val="auto"/>
      <w:sz w:val="20"/>
      <w:szCs w:val="20"/>
    </w:rPr>
  </w:style>
  <w:style w:type="character" w:customStyle="1" w:styleId="FootnoteTextChar">
    <w:name w:val="Footnote Text Char"/>
    <w:basedOn w:val="DefaultParagraphFont"/>
    <w:link w:val="FootnoteText"/>
    <w:semiHidden/>
    <w:rsid w:val="009C7DDC"/>
    <w:rPr>
      <w:rFonts w:ascii="Verdana" w:eastAsia="Times New Roman" w:hAnsi="Verdana" w:cs="Times New Roman"/>
      <w:color w:val="auto"/>
      <w:sz w:val="20"/>
      <w:szCs w:val="20"/>
    </w:rPr>
  </w:style>
  <w:style w:type="paragraph" w:styleId="HTMLAddress">
    <w:name w:val="HTML Address"/>
    <w:basedOn w:val="Normal"/>
    <w:link w:val="HTMLAddressChar"/>
    <w:rsid w:val="009C7DDC"/>
    <w:pPr>
      <w:spacing w:after="120"/>
      <w:contextualSpacing w:val="0"/>
    </w:pPr>
    <w:rPr>
      <w:rFonts w:ascii="Verdana" w:eastAsia="Times New Roman" w:hAnsi="Verdana" w:cs="Times New Roman"/>
      <w:i/>
      <w:iCs/>
      <w:color w:val="auto"/>
      <w:sz w:val="20"/>
      <w:szCs w:val="20"/>
    </w:rPr>
  </w:style>
  <w:style w:type="character" w:customStyle="1" w:styleId="HTMLAddressChar">
    <w:name w:val="HTML Address Char"/>
    <w:basedOn w:val="DefaultParagraphFont"/>
    <w:link w:val="HTMLAddress"/>
    <w:rsid w:val="009C7DDC"/>
    <w:rPr>
      <w:rFonts w:ascii="Verdana" w:eastAsia="Times New Roman" w:hAnsi="Verdana" w:cs="Times New Roman"/>
      <w:i/>
      <w:iCs/>
      <w:color w:val="auto"/>
      <w:sz w:val="20"/>
      <w:szCs w:val="20"/>
    </w:rPr>
  </w:style>
  <w:style w:type="paragraph" w:styleId="HTMLPreformatted">
    <w:name w:val="HTML Preformatted"/>
    <w:basedOn w:val="Normal"/>
    <w:link w:val="HTMLPreformattedChar"/>
    <w:rsid w:val="009C7DDC"/>
    <w:pPr>
      <w:spacing w:after="120"/>
      <w:contextualSpacing w:val="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rsid w:val="009C7DDC"/>
    <w:rPr>
      <w:rFonts w:ascii="Courier New" w:eastAsia="Times New Roman" w:hAnsi="Courier New" w:cs="Courier New"/>
      <w:color w:val="auto"/>
      <w:sz w:val="20"/>
      <w:szCs w:val="20"/>
    </w:rPr>
  </w:style>
  <w:style w:type="paragraph" w:styleId="Index1">
    <w:name w:val="index 1"/>
    <w:basedOn w:val="Normal"/>
    <w:next w:val="Normal"/>
    <w:autoRedefine/>
    <w:semiHidden/>
    <w:rsid w:val="009C7DDC"/>
    <w:pPr>
      <w:spacing w:after="120"/>
      <w:ind w:left="200" w:hanging="200"/>
      <w:contextualSpacing w:val="0"/>
    </w:pPr>
    <w:rPr>
      <w:rFonts w:ascii="Verdana" w:eastAsia="Times New Roman" w:hAnsi="Verdana" w:cs="Times New Roman"/>
      <w:color w:val="auto"/>
      <w:sz w:val="20"/>
      <w:szCs w:val="20"/>
    </w:rPr>
  </w:style>
  <w:style w:type="paragraph" w:styleId="Index2">
    <w:name w:val="index 2"/>
    <w:basedOn w:val="Normal"/>
    <w:next w:val="Normal"/>
    <w:autoRedefine/>
    <w:semiHidden/>
    <w:rsid w:val="009C7DDC"/>
    <w:pPr>
      <w:spacing w:after="120"/>
      <w:ind w:left="400" w:hanging="200"/>
      <w:contextualSpacing w:val="0"/>
    </w:pPr>
    <w:rPr>
      <w:rFonts w:ascii="Verdana" w:eastAsia="Times New Roman" w:hAnsi="Verdana" w:cs="Times New Roman"/>
      <w:color w:val="auto"/>
      <w:sz w:val="20"/>
      <w:szCs w:val="20"/>
    </w:rPr>
  </w:style>
  <w:style w:type="paragraph" w:styleId="Index3">
    <w:name w:val="index 3"/>
    <w:basedOn w:val="Normal"/>
    <w:next w:val="Normal"/>
    <w:autoRedefine/>
    <w:semiHidden/>
    <w:rsid w:val="009C7DDC"/>
    <w:pPr>
      <w:spacing w:after="120"/>
      <w:ind w:left="600" w:hanging="200"/>
      <w:contextualSpacing w:val="0"/>
    </w:pPr>
    <w:rPr>
      <w:rFonts w:ascii="Verdana" w:eastAsia="Times New Roman" w:hAnsi="Verdana" w:cs="Times New Roman"/>
      <w:color w:val="auto"/>
      <w:sz w:val="20"/>
      <w:szCs w:val="20"/>
    </w:rPr>
  </w:style>
  <w:style w:type="paragraph" w:styleId="Index4">
    <w:name w:val="index 4"/>
    <w:basedOn w:val="Normal"/>
    <w:next w:val="Normal"/>
    <w:autoRedefine/>
    <w:semiHidden/>
    <w:rsid w:val="009C7DDC"/>
    <w:pPr>
      <w:spacing w:after="120"/>
      <w:ind w:left="800" w:hanging="200"/>
      <w:contextualSpacing w:val="0"/>
    </w:pPr>
    <w:rPr>
      <w:rFonts w:ascii="Verdana" w:eastAsia="Times New Roman" w:hAnsi="Verdana" w:cs="Times New Roman"/>
      <w:color w:val="auto"/>
      <w:sz w:val="20"/>
      <w:szCs w:val="20"/>
    </w:rPr>
  </w:style>
  <w:style w:type="paragraph" w:styleId="Index5">
    <w:name w:val="index 5"/>
    <w:basedOn w:val="Normal"/>
    <w:next w:val="Normal"/>
    <w:autoRedefine/>
    <w:semiHidden/>
    <w:rsid w:val="009C7DDC"/>
    <w:pPr>
      <w:spacing w:after="120"/>
      <w:ind w:left="1000" w:hanging="200"/>
      <w:contextualSpacing w:val="0"/>
    </w:pPr>
    <w:rPr>
      <w:rFonts w:ascii="Verdana" w:eastAsia="Times New Roman" w:hAnsi="Verdana" w:cs="Times New Roman"/>
      <w:color w:val="auto"/>
      <w:sz w:val="20"/>
      <w:szCs w:val="20"/>
    </w:rPr>
  </w:style>
  <w:style w:type="paragraph" w:styleId="Index6">
    <w:name w:val="index 6"/>
    <w:basedOn w:val="Normal"/>
    <w:next w:val="Normal"/>
    <w:autoRedefine/>
    <w:semiHidden/>
    <w:rsid w:val="009C7DDC"/>
    <w:pPr>
      <w:spacing w:after="120"/>
      <w:ind w:left="1200" w:hanging="200"/>
      <w:contextualSpacing w:val="0"/>
    </w:pPr>
    <w:rPr>
      <w:rFonts w:ascii="Verdana" w:eastAsia="Times New Roman" w:hAnsi="Verdana" w:cs="Times New Roman"/>
      <w:color w:val="auto"/>
      <w:sz w:val="20"/>
      <w:szCs w:val="20"/>
    </w:rPr>
  </w:style>
  <w:style w:type="paragraph" w:styleId="Index7">
    <w:name w:val="index 7"/>
    <w:basedOn w:val="Normal"/>
    <w:next w:val="Normal"/>
    <w:autoRedefine/>
    <w:semiHidden/>
    <w:rsid w:val="009C7DDC"/>
    <w:pPr>
      <w:spacing w:after="120"/>
      <w:ind w:left="1400" w:hanging="200"/>
      <w:contextualSpacing w:val="0"/>
    </w:pPr>
    <w:rPr>
      <w:rFonts w:ascii="Verdana" w:eastAsia="Times New Roman" w:hAnsi="Verdana" w:cs="Times New Roman"/>
      <w:color w:val="auto"/>
      <w:sz w:val="20"/>
      <w:szCs w:val="20"/>
    </w:rPr>
  </w:style>
  <w:style w:type="paragraph" w:styleId="Index8">
    <w:name w:val="index 8"/>
    <w:basedOn w:val="Normal"/>
    <w:next w:val="Normal"/>
    <w:autoRedefine/>
    <w:semiHidden/>
    <w:rsid w:val="009C7DDC"/>
    <w:pPr>
      <w:spacing w:after="120"/>
      <w:ind w:left="1600" w:hanging="200"/>
      <w:contextualSpacing w:val="0"/>
    </w:pPr>
    <w:rPr>
      <w:rFonts w:ascii="Verdana" w:eastAsia="Times New Roman" w:hAnsi="Verdana" w:cs="Times New Roman"/>
      <w:color w:val="auto"/>
      <w:sz w:val="20"/>
      <w:szCs w:val="20"/>
    </w:rPr>
  </w:style>
  <w:style w:type="paragraph" w:styleId="Index9">
    <w:name w:val="index 9"/>
    <w:basedOn w:val="Normal"/>
    <w:next w:val="Normal"/>
    <w:autoRedefine/>
    <w:semiHidden/>
    <w:rsid w:val="009C7DDC"/>
    <w:pPr>
      <w:spacing w:after="120"/>
      <w:ind w:left="1800" w:hanging="200"/>
      <w:contextualSpacing w:val="0"/>
    </w:pPr>
    <w:rPr>
      <w:rFonts w:ascii="Verdana" w:eastAsia="Times New Roman" w:hAnsi="Verdana" w:cs="Times New Roman"/>
      <w:color w:val="auto"/>
      <w:sz w:val="20"/>
      <w:szCs w:val="20"/>
    </w:rPr>
  </w:style>
  <w:style w:type="paragraph" w:styleId="IndexHeading">
    <w:name w:val="index heading"/>
    <w:basedOn w:val="Normal"/>
    <w:next w:val="Index1"/>
    <w:semiHidden/>
    <w:rsid w:val="009C7DDC"/>
    <w:pPr>
      <w:spacing w:after="120"/>
      <w:contextualSpacing w:val="0"/>
    </w:pPr>
    <w:rPr>
      <w:rFonts w:ascii="Arial" w:eastAsia="Times New Roman" w:hAnsi="Arial" w:cs="Arial"/>
      <w:b/>
      <w:bCs/>
      <w:color w:val="auto"/>
      <w:sz w:val="20"/>
      <w:szCs w:val="20"/>
    </w:rPr>
  </w:style>
  <w:style w:type="paragraph" w:styleId="MacroText">
    <w:name w:val="macro"/>
    <w:link w:val="MacroTextChar"/>
    <w:semiHidden/>
    <w:rsid w:val="009C7DDC"/>
    <w:pPr>
      <w:tabs>
        <w:tab w:val="left" w:pos="480"/>
        <w:tab w:val="left" w:pos="960"/>
        <w:tab w:val="left" w:pos="1440"/>
        <w:tab w:val="left" w:pos="1920"/>
        <w:tab w:val="left" w:pos="2400"/>
        <w:tab w:val="left" w:pos="2880"/>
        <w:tab w:val="left" w:pos="3360"/>
        <w:tab w:val="left" w:pos="3840"/>
        <w:tab w:val="left" w:pos="4320"/>
      </w:tabs>
      <w:spacing w:after="120"/>
    </w:pPr>
    <w:rPr>
      <w:rFonts w:ascii="Courier New" w:eastAsia="Times New Roman" w:hAnsi="Courier New" w:cs="Courier New"/>
      <w:color w:val="auto"/>
      <w:sz w:val="20"/>
      <w:szCs w:val="20"/>
    </w:rPr>
  </w:style>
  <w:style w:type="character" w:customStyle="1" w:styleId="MacroTextChar">
    <w:name w:val="Macro Text Char"/>
    <w:basedOn w:val="DefaultParagraphFont"/>
    <w:link w:val="MacroText"/>
    <w:semiHidden/>
    <w:rsid w:val="009C7DDC"/>
    <w:rPr>
      <w:rFonts w:ascii="Courier New" w:eastAsia="Times New Roman" w:hAnsi="Courier New" w:cs="Courier New"/>
      <w:color w:val="auto"/>
      <w:sz w:val="20"/>
      <w:szCs w:val="20"/>
    </w:rPr>
  </w:style>
  <w:style w:type="paragraph" w:styleId="MessageHeader">
    <w:name w:val="Message Header"/>
    <w:basedOn w:val="Normal"/>
    <w:link w:val="MessageHeaderChar"/>
    <w:rsid w:val="009C7DDC"/>
    <w:pPr>
      <w:pBdr>
        <w:top w:val="single" w:sz="6" w:space="1" w:color="auto"/>
        <w:left w:val="single" w:sz="6" w:space="1" w:color="auto"/>
        <w:bottom w:val="single" w:sz="6" w:space="1" w:color="auto"/>
        <w:right w:val="single" w:sz="6" w:space="1" w:color="auto"/>
      </w:pBdr>
      <w:shd w:val="pct20" w:color="auto" w:fill="auto"/>
      <w:spacing w:after="120"/>
      <w:ind w:left="1080" w:hanging="1080"/>
      <w:contextualSpacing w:val="0"/>
    </w:pPr>
    <w:rPr>
      <w:rFonts w:ascii="Arial" w:eastAsia="Times New Roman" w:hAnsi="Arial" w:cs="Arial"/>
      <w:color w:val="auto"/>
      <w:sz w:val="24"/>
      <w:szCs w:val="24"/>
    </w:rPr>
  </w:style>
  <w:style w:type="character" w:customStyle="1" w:styleId="MessageHeaderChar">
    <w:name w:val="Message Header Char"/>
    <w:basedOn w:val="DefaultParagraphFont"/>
    <w:link w:val="MessageHeader"/>
    <w:rsid w:val="009C7DDC"/>
    <w:rPr>
      <w:rFonts w:ascii="Arial" w:eastAsia="Times New Roman" w:hAnsi="Arial" w:cs="Arial"/>
      <w:color w:val="auto"/>
      <w:sz w:val="24"/>
      <w:szCs w:val="24"/>
      <w:shd w:val="pct20" w:color="auto" w:fill="auto"/>
    </w:rPr>
  </w:style>
  <w:style w:type="paragraph" w:styleId="NoteHeading">
    <w:name w:val="Note Heading"/>
    <w:basedOn w:val="Normal"/>
    <w:next w:val="Normal"/>
    <w:link w:val="NoteHeadingChar"/>
    <w:rsid w:val="009C7DDC"/>
    <w:pPr>
      <w:spacing w:after="120"/>
      <w:contextualSpacing w:val="0"/>
    </w:pPr>
    <w:rPr>
      <w:rFonts w:ascii="Verdana" w:eastAsia="Times New Roman" w:hAnsi="Verdana" w:cs="Times New Roman"/>
      <w:color w:val="auto"/>
      <w:sz w:val="20"/>
      <w:szCs w:val="20"/>
    </w:rPr>
  </w:style>
  <w:style w:type="character" w:customStyle="1" w:styleId="NoteHeadingChar">
    <w:name w:val="Note Heading Char"/>
    <w:basedOn w:val="DefaultParagraphFont"/>
    <w:link w:val="NoteHeading"/>
    <w:rsid w:val="009C7DDC"/>
    <w:rPr>
      <w:rFonts w:ascii="Verdana" w:eastAsia="Times New Roman" w:hAnsi="Verdana" w:cs="Times New Roman"/>
      <w:color w:val="auto"/>
      <w:sz w:val="20"/>
      <w:szCs w:val="20"/>
    </w:rPr>
  </w:style>
  <w:style w:type="paragraph" w:styleId="Salutation">
    <w:name w:val="Salutation"/>
    <w:basedOn w:val="Normal"/>
    <w:next w:val="Normal"/>
    <w:link w:val="SalutationChar"/>
    <w:rsid w:val="009C7DDC"/>
    <w:pPr>
      <w:spacing w:after="120"/>
      <w:contextualSpacing w:val="0"/>
    </w:pPr>
    <w:rPr>
      <w:rFonts w:ascii="Verdana" w:eastAsia="Times New Roman" w:hAnsi="Verdana" w:cs="Times New Roman"/>
      <w:color w:val="auto"/>
      <w:sz w:val="20"/>
      <w:szCs w:val="20"/>
    </w:rPr>
  </w:style>
  <w:style w:type="character" w:customStyle="1" w:styleId="SalutationChar">
    <w:name w:val="Salutation Char"/>
    <w:basedOn w:val="DefaultParagraphFont"/>
    <w:link w:val="Salutation"/>
    <w:rsid w:val="009C7DDC"/>
    <w:rPr>
      <w:rFonts w:ascii="Verdana" w:eastAsia="Times New Roman" w:hAnsi="Verdana" w:cs="Times New Roman"/>
      <w:color w:val="auto"/>
      <w:sz w:val="20"/>
      <w:szCs w:val="20"/>
    </w:rPr>
  </w:style>
  <w:style w:type="paragraph" w:styleId="Signature">
    <w:name w:val="Signature"/>
    <w:basedOn w:val="Normal"/>
    <w:link w:val="SignatureChar"/>
    <w:rsid w:val="009C7DDC"/>
    <w:pPr>
      <w:spacing w:after="120"/>
      <w:ind w:left="4320"/>
      <w:contextualSpacing w:val="0"/>
    </w:pPr>
    <w:rPr>
      <w:rFonts w:ascii="Verdana" w:eastAsia="Times New Roman" w:hAnsi="Verdana" w:cs="Times New Roman"/>
      <w:color w:val="auto"/>
      <w:sz w:val="20"/>
      <w:szCs w:val="20"/>
    </w:rPr>
  </w:style>
  <w:style w:type="character" w:customStyle="1" w:styleId="SignatureChar">
    <w:name w:val="Signature Char"/>
    <w:basedOn w:val="DefaultParagraphFont"/>
    <w:link w:val="Signature"/>
    <w:rsid w:val="009C7DDC"/>
    <w:rPr>
      <w:rFonts w:ascii="Verdana" w:eastAsia="Times New Roman" w:hAnsi="Verdana" w:cs="Times New Roman"/>
      <w:color w:val="auto"/>
      <w:sz w:val="20"/>
      <w:szCs w:val="20"/>
    </w:rPr>
  </w:style>
  <w:style w:type="paragraph" w:styleId="Subtitle">
    <w:name w:val="Subtitle"/>
    <w:basedOn w:val="Normal"/>
    <w:link w:val="SubtitleChar"/>
    <w:qFormat/>
    <w:rsid w:val="009C7DDC"/>
    <w:pPr>
      <w:spacing w:after="60"/>
      <w:contextualSpacing w:val="0"/>
      <w:jc w:val="center"/>
      <w:outlineLvl w:val="1"/>
    </w:pPr>
    <w:rPr>
      <w:rFonts w:ascii="Arial" w:eastAsia="Times New Roman" w:hAnsi="Arial" w:cs="Arial"/>
      <w:color w:val="auto"/>
      <w:sz w:val="24"/>
      <w:szCs w:val="24"/>
    </w:rPr>
  </w:style>
  <w:style w:type="character" w:customStyle="1" w:styleId="SubtitleChar">
    <w:name w:val="Subtitle Char"/>
    <w:basedOn w:val="DefaultParagraphFont"/>
    <w:link w:val="Subtitle"/>
    <w:rsid w:val="009C7DDC"/>
    <w:rPr>
      <w:rFonts w:ascii="Arial" w:eastAsia="Times New Roman" w:hAnsi="Arial" w:cs="Arial"/>
      <w:color w:val="auto"/>
      <w:sz w:val="24"/>
      <w:szCs w:val="24"/>
    </w:rPr>
  </w:style>
  <w:style w:type="paragraph" w:customStyle="1" w:styleId="Agreement">
    <w:name w:val="Agreement"/>
    <w:basedOn w:val="TOC2"/>
    <w:rsid w:val="009C7DDC"/>
    <w:pPr>
      <w:tabs>
        <w:tab w:val="right" w:leader="dot" w:pos="9000"/>
      </w:tabs>
      <w:spacing w:after="0"/>
      <w:ind w:left="0"/>
      <w:contextualSpacing w:val="0"/>
    </w:pPr>
    <w:rPr>
      <w:rFonts w:ascii="Verdana" w:eastAsia="Times New Roman" w:hAnsi="Verdana" w:cs="Times New Roman"/>
      <w:noProof/>
      <w:color w:val="auto"/>
      <w:sz w:val="20"/>
      <w:szCs w:val="20"/>
    </w:rPr>
  </w:style>
  <w:style w:type="paragraph" w:customStyle="1" w:styleId="NormalJustified">
    <w:name w:val="Normal + Justified"/>
    <w:aliases w:val="After:  0 pt"/>
    <w:basedOn w:val="ListBullet"/>
    <w:rsid w:val="009C7DDC"/>
    <w:pPr>
      <w:jc w:val="both"/>
    </w:pPr>
  </w:style>
  <w:style w:type="character" w:customStyle="1" w:styleId="BlockTextChar">
    <w:name w:val="Block Text Char"/>
    <w:basedOn w:val="DefaultParagraphFont"/>
    <w:link w:val="BlockText"/>
    <w:rsid w:val="009C7DDC"/>
    <w:rPr>
      <w:rFonts w:cstheme="minorBidi"/>
      <w:i/>
      <w:iCs/>
      <w:color w:val="9AA6B3" w:themeColor="accent1"/>
      <w14:textFill>
        <w14:solidFill>
          <w14:schemeClr w14:val="accent1">
            <w14:lumMod w14:val="25000"/>
            <w14:lumMod w14:val="25000"/>
            <w14:lumMod w14:val="25000"/>
          </w14:schemeClr>
        </w14:solidFill>
      </w14:textFill>
    </w:rPr>
  </w:style>
  <w:style w:type="paragraph" w:customStyle="1" w:styleId="table">
    <w:name w:val="table"/>
    <w:basedOn w:val="Normal"/>
    <w:rsid w:val="009C7DDC"/>
    <w:pPr>
      <w:spacing w:after="60"/>
      <w:contextualSpacing w:val="0"/>
    </w:pPr>
    <w:rPr>
      <w:rFonts w:ascii="Arial" w:eastAsia="Times New Roman" w:hAnsi="Arial" w:cs="Times New Roman"/>
      <w:color w:val="auto"/>
      <w:sz w:val="18"/>
      <w:szCs w:val="20"/>
      <w:lang w:val="nl-BE"/>
    </w:rPr>
  </w:style>
  <w:style w:type="paragraph" w:customStyle="1" w:styleId="Body">
    <w:name w:val="Body"/>
    <w:basedOn w:val="Normal"/>
    <w:autoRedefine/>
    <w:rsid w:val="004C4DC0"/>
    <w:pPr>
      <w:suppressAutoHyphens/>
      <w:spacing w:after="120"/>
      <w:ind w:left="720" w:right="90"/>
      <w:contextualSpacing w:val="0"/>
    </w:pPr>
    <w:rPr>
      <w:rFonts w:eastAsia="Times New Roman"/>
      <w:color w:val="auto"/>
      <w:szCs w:val="20"/>
    </w:rPr>
  </w:style>
  <w:style w:type="numbering" w:customStyle="1" w:styleId="StyleBulletedSymbolsymbolLatin12ptBefore063cmH">
    <w:name w:val="Style Bulleted Symbol (symbol) (Latin) 12 pt Before:  063 cm H..."/>
    <w:basedOn w:val="NoList"/>
    <w:rsid w:val="009C7DDC"/>
    <w:pPr>
      <w:numPr>
        <w:numId w:val="17"/>
      </w:numPr>
    </w:pPr>
  </w:style>
  <w:style w:type="paragraph" w:customStyle="1" w:styleId="bullet">
    <w:name w:val="bullet"/>
    <w:basedOn w:val="BlockText"/>
    <w:rsid w:val="009C7DDC"/>
    <w:pPr>
      <w:pBdr>
        <w:top w:val="none" w:sz="0" w:space="0" w:color="auto"/>
        <w:left w:val="none" w:sz="0" w:space="0" w:color="auto"/>
        <w:bottom w:val="none" w:sz="0" w:space="0" w:color="auto"/>
        <w:right w:val="none" w:sz="0" w:space="0" w:color="auto"/>
      </w:pBdr>
      <w:tabs>
        <w:tab w:val="left" w:pos="284"/>
        <w:tab w:val="num" w:pos="360"/>
      </w:tabs>
      <w:spacing w:after="60"/>
      <w:ind w:left="2047" w:right="0" w:hanging="176"/>
      <w:contextualSpacing w:val="0"/>
    </w:pPr>
    <w:rPr>
      <w:rFonts w:ascii="Times New Roman" w:eastAsia="Times New Roman" w:hAnsi="Times New Roman" w:cs="Times New Roman"/>
      <w:i w:val="0"/>
      <w:iCs w:val="0"/>
      <w:color w:val="000000"/>
      <w:sz w:val="24"/>
      <w:szCs w:val="20"/>
      <w14:textFill>
        <w14:solidFill>
          <w14:srgbClr w14:val="000000">
            <w14:lumMod w14:val="25000"/>
            <w14:lumMod w14:val="25000"/>
            <w14:lumMod w14:val="25000"/>
          </w14:srgbClr>
        </w14:solidFill>
      </w14:textFill>
    </w:rPr>
  </w:style>
  <w:style w:type="paragraph" w:customStyle="1" w:styleId="Bloklabel">
    <w:name w:val="Bloklabel"/>
    <w:basedOn w:val="Normal"/>
    <w:next w:val="BlockText"/>
    <w:rsid w:val="009C7DDC"/>
    <w:pPr>
      <w:pBdr>
        <w:top w:val="single" w:sz="4" w:space="4" w:color="auto"/>
      </w:pBdr>
      <w:spacing w:before="180" w:after="60"/>
      <w:contextualSpacing w:val="0"/>
    </w:pPr>
    <w:rPr>
      <w:rFonts w:ascii="Times New Roman" w:eastAsia="Times New Roman" w:hAnsi="Times New Roman" w:cs="Times New Roman"/>
      <w:b/>
      <w:color w:val="auto"/>
      <w:sz w:val="24"/>
      <w:szCs w:val="20"/>
      <w:lang w:val="fr-BE"/>
    </w:rPr>
  </w:style>
  <w:style w:type="paragraph" w:customStyle="1" w:styleId="StyleHeading3Before24pt">
    <w:name w:val="Style Heading 3 + Before:  24 pt"/>
    <w:basedOn w:val="Heading3"/>
    <w:rsid w:val="009C7DDC"/>
    <w:pPr>
      <w:keepLines w:val="0"/>
      <w:numPr>
        <w:numId w:val="14"/>
      </w:numPr>
      <w:spacing w:before="480" w:after="60"/>
      <w:contextualSpacing w:val="0"/>
    </w:pPr>
    <w:rPr>
      <w:rFonts w:ascii="Verdana" w:eastAsia="Times New Roman" w:hAnsi="Verdana" w:cs="Times New Roman"/>
      <w:b w:val="0"/>
      <w:bCs w:val="0"/>
      <w:color w:val="000000"/>
      <w:sz w:val="20"/>
      <w:szCs w:val="20"/>
      <w14:textFill>
        <w14:solidFill>
          <w14:srgbClr w14:val="000000">
            <w14:lumMod w14:val="25000"/>
            <w14:lumMod w14:val="25000"/>
            <w14:lumMod w14:val="25000"/>
          </w14:srgbClr>
        </w14:solidFill>
      </w14:textFill>
    </w:rPr>
  </w:style>
  <w:style w:type="paragraph" w:customStyle="1" w:styleId="StyleBlockTextLatinCourierNewComplexCourierNewLat">
    <w:name w:val="Style Block Text + (Latin) Courier New (Complex) Courier New (Lat..."/>
    <w:basedOn w:val="BlockText"/>
    <w:rsid w:val="009C7DDC"/>
    <w:pPr>
      <w:pBdr>
        <w:top w:val="none" w:sz="0" w:space="0" w:color="auto"/>
        <w:left w:val="none" w:sz="0" w:space="0" w:color="auto"/>
        <w:bottom w:val="none" w:sz="0" w:space="0" w:color="auto"/>
        <w:right w:val="none" w:sz="0" w:space="0" w:color="auto"/>
      </w:pBdr>
      <w:spacing w:after="120"/>
      <w:ind w:left="720" w:right="0"/>
      <w:contextualSpacing w:val="0"/>
    </w:pPr>
    <w:rPr>
      <w:rFonts w:ascii="Courier New" w:eastAsia="Times New Roman" w:hAnsi="Courier New" w:cs="Courier New"/>
      <w:i w:val="0"/>
      <w:iCs w:val="0"/>
      <w:color w:val="000000"/>
      <w:sz w:val="18"/>
      <w:szCs w:val="20"/>
      <w14:textFill>
        <w14:solidFill>
          <w14:srgbClr w14:val="000000">
            <w14:lumMod w14:val="25000"/>
            <w14:lumMod w14:val="25000"/>
            <w14:lumMod w14:val="25000"/>
          </w14:srgbClr>
        </w14:solidFill>
      </w14:textFill>
    </w:rPr>
  </w:style>
  <w:style w:type="character" w:customStyle="1" w:styleId="CharChar">
    <w:name w:val="Char Char"/>
    <w:basedOn w:val="DefaultParagraphFont"/>
    <w:rsid w:val="009C7DDC"/>
    <w:rPr>
      <w:rFonts w:ascii="Arial" w:hAnsi="Arial"/>
      <w:szCs w:val="24"/>
      <w:lang w:val="en-GB" w:eastAsia="en-US" w:bidi="ar-SA"/>
    </w:rPr>
  </w:style>
  <w:style w:type="paragraph" w:customStyle="1" w:styleId="pe">
    <w:name w:val="pe"/>
    <w:basedOn w:val="table"/>
    <w:rsid w:val="009C7DDC"/>
    <w:pPr>
      <w:numPr>
        <w:numId w:val="20"/>
      </w:numPr>
    </w:pPr>
    <w:rPr>
      <w:rFonts w:ascii="Courier New" w:hAnsi="Courier New" w:cs="Courier New"/>
      <w:color w:val="333399"/>
      <w:lang w:val="en-US"/>
    </w:rPr>
  </w:style>
  <w:style w:type="paragraph" w:customStyle="1" w:styleId="Tabletext0">
    <w:name w:val="Table text"/>
    <w:basedOn w:val="Normal"/>
    <w:rsid w:val="009C7DDC"/>
    <w:pPr>
      <w:contextualSpacing w:val="0"/>
    </w:pPr>
    <w:rPr>
      <w:rFonts w:ascii="Times" w:eastAsia="Times New Roman" w:hAnsi="Times" w:cs="Times New Roman"/>
      <w:color w:val="auto"/>
      <w:sz w:val="24"/>
      <w:szCs w:val="24"/>
    </w:rPr>
  </w:style>
  <w:style w:type="paragraph" w:styleId="CommentSubject">
    <w:name w:val="annotation subject"/>
    <w:basedOn w:val="CommentText"/>
    <w:next w:val="CommentText"/>
    <w:link w:val="CommentSubjectChar"/>
    <w:semiHidden/>
    <w:rsid w:val="009C7DDC"/>
    <w:pPr>
      <w:spacing w:after="120"/>
      <w:contextualSpacing w:val="0"/>
    </w:pPr>
    <w:rPr>
      <w:rFonts w:ascii="Verdana" w:eastAsia="Times New Roman" w:hAnsi="Verdana" w:cs="Times New Roman"/>
      <w:b/>
      <w:bCs/>
      <w:color w:val="auto"/>
      <w:sz w:val="20"/>
      <w:szCs w:val="20"/>
    </w:rPr>
  </w:style>
  <w:style w:type="character" w:customStyle="1" w:styleId="CommentSubjectChar">
    <w:name w:val="Comment Subject Char"/>
    <w:basedOn w:val="CommentTextChar"/>
    <w:link w:val="CommentSubject"/>
    <w:semiHidden/>
    <w:rsid w:val="009C7DDC"/>
    <w:rPr>
      <w:rFonts w:ascii="Verdana" w:eastAsia="Times New Roman" w:hAnsi="Verdana" w:cs="Times New Roman"/>
      <w:b/>
      <w:bCs/>
      <w:color w:val="auto"/>
      <w:sz w:val="20"/>
      <w:szCs w:val="20"/>
    </w:rPr>
  </w:style>
  <w:style w:type="character" w:styleId="FootnoteReference">
    <w:name w:val="footnote reference"/>
    <w:basedOn w:val="DefaultParagraphFont"/>
    <w:semiHidden/>
    <w:rsid w:val="009C7DDC"/>
    <w:rPr>
      <w:vertAlign w:val="superscript"/>
    </w:rPr>
  </w:style>
  <w:style w:type="paragraph" w:customStyle="1" w:styleId="font5">
    <w:name w:val="font5"/>
    <w:basedOn w:val="Normal"/>
    <w:rsid w:val="009C7DDC"/>
    <w:pPr>
      <w:spacing w:before="100" w:beforeAutospacing="1" w:after="100" w:afterAutospacing="1"/>
      <w:contextualSpacing w:val="0"/>
    </w:pPr>
    <w:rPr>
      <w:rFonts w:ascii="Verdana" w:eastAsia="SimSun" w:hAnsi="Verdana" w:cs="Times New Roman"/>
      <w:b/>
      <w:bCs/>
      <w:color w:val="auto"/>
      <w:sz w:val="16"/>
      <w:szCs w:val="16"/>
      <w:lang w:val="nl-NL" w:eastAsia="zh-CN"/>
    </w:rPr>
  </w:style>
  <w:style w:type="paragraph" w:customStyle="1" w:styleId="font6">
    <w:name w:val="font6"/>
    <w:basedOn w:val="Normal"/>
    <w:rsid w:val="009C7DDC"/>
    <w:pPr>
      <w:spacing w:before="100" w:beforeAutospacing="1" w:after="100" w:afterAutospacing="1"/>
      <w:contextualSpacing w:val="0"/>
    </w:pPr>
    <w:rPr>
      <w:rFonts w:ascii="Arial" w:eastAsia="SimSun" w:hAnsi="Arial" w:cs="Arial"/>
      <w:color w:val="auto"/>
      <w:sz w:val="16"/>
      <w:szCs w:val="16"/>
      <w:lang w:val="nl-NL" w:eastAsia="zh-CN"/>
    </w:rPr>
  </w:style>
  <w:style w:type="paragraph" w:customStyle="1" w:styleId="xl24">
    <w:name w:val="xl24"/>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Times New Roman" w:eastAsia="SimSun" w:hAnsi="Times New Roman" w:cs="Times New Roman"/>
      <w:color w:val="auto"/>
      <w:sz w:val="16"/>
      <w:szCs w:val="16"/>
      <w:lang w:val="nl-NL" w:eastAsia="zh-CN"/>
    </w:rPr>
  </w:style>
  <w:style w:type="paragraph" w:customStyle="1" w:styleId="xl25">
    <w:name w:val="xl25"/>
    <w:basedOn w:val="Normal"/>
    <w:rsid w:val="009C7DDC"/>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contextualSpacing w:val="0"/>
      <w:jc w:val="center"/>
      <w:textAlignment w:val="top"/>
    </w:pPr>
    <w:rPr>
      <w:rFonts w:ascii="Times New Roman" w:eastAsia="SimSun" w:hAnsi="Times New Roman" w:cs="Times New Roman"/>
      <w:color w:val="auto"/>
      <w:sz w:val="16"/>
      <w:szCs w:val="16"/>
      <w:lang w:val="nl-NL" w:eastAsia="zh-CN"/>
    </w:rPr>
  </w:style>
  <w:style w:type="paragraph" w:customStyle="1" w:styleId="xl26">
    <w:name w:val="xl26"/>
    <w:basedOn w:val="Normal"/>
    <w:rsid w:val="009C7DD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27">
    <w:name w:val="xl27"/>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Verdana" w:eastAsia="SimSun" w:hAnsi="Verdana" w:cs="Times New Roman"/>
      <w:color w:val="auto"/>
      <w:sz w:val="16"/>
      <w:szCs w:val="16"/>
      <w:lang w:val="nl-NL" w:eastAsia="zh-CN"/>
    </w:rPr>
  </w:style>
  <w:style w:type="paragraph" w:customStyle="1" w:styleId="xl28">
    <w:name w:val="xl28"/>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Verdana" w:eastAsia="SimSun" w:hAnsi="Verdana" w:cs="Times New Roman"/>
      <w:color w:val="auto"/>
      <w:sz w:val="16"/>
      <w:szCs w:val="16"/>
      <w:lang w:val="nl-NL" w:eastAsia="zh-CN"/>
    </w:rPr>
  </w:style>
  <w:style w:type="paragraph" w:customStyle="1" w:styleId="xl29">
    <w:name w:val="xl29"/>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pPr>
    <w:rPr>
      <w:rFonts w:ascii="Times New Roman" w:eastAsia="SimSun" w:hAnsi="Times New Roman" w:cs="Times New Roman"/>
      <w:color w:val="auto"/>
      <w:sz w:val="24"/>
      <w:szCs w:val="24"/>
      <w:lang w:val="nl-NL" w:eastAsia="zh-CN"/>
    </w:rPr>
  </w:style>
  <w:style w:type="paragraph" w:customStyle="1" w:styleId="xl30">
    <w:name w:val="xl30"/>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Times New Roman" w:eastAsia="SimSun" w:hAnsi="Times New Roman" w:cs="Times New Roman"/>
      <w:color w:val="auto"/>
      <w:sz w:val="16"/>
      <w:szCs w:val="16"/>
      <w:lang w:val="nl-NL" w:eastAsia="zh-CN"/>
    </w:rPr>
  </w:style>
  <w:style w:type="paragraph" w:customStyle="1" w:styleId="xl31">
    <w:name w:val="xl31"/>
    <w:basedOn w:val="Normal"/>
    <w:rsid w:val="009C7DD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32">
    <w:name w:val="xl32"/>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Arial" w:eastAsia="SimSun" w:hAnsi="Arial" w:cs="Arial"/>
      <w:color w:val="auto"/>
      <w:sz w:val="16"/>
      <w:szCs w:val="16"/>
      <w:lang w:val="nl-NL" w:eastAsia="zh-CN"/>
    </w:rPr>
  </w:style>
  <w:style w:type="paragraph" w:customStyle="1" w:styleId="xl33">
    <w:name w:val="xl33"/>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34">
    <w:name w:val="xl34"/>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35">
    <w:name w:val="xl35"/>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Verdana" w:eastAsia="SimSun" w:hAnsi="Verdana" w:cs="Times New Roman"/>
      <w:color w:val="FF0000"/>
      <w:sz w:val="16"/>
      <w:szCs w:val="16"/>
      <w:lang w:val="nl-NL" w:eastAsia="zh-CN"/>
    </w:rPr>
  </w:style>
  <w:style w:type="character" w:customStyle="1" w:styleId="ListBulletChar">
    <w:name w:val="List Bullet Char"/>
    <w:basedOn w:val="DefaultParagraphFont"/>
    <w:link w:val="ListBullet"/>
    <w:rsid w:val="009C7DDC"/>
    <w:rPr>
      <w:rFonts w:ascii="Verdana" w:eastAsia="Times New Roman" w:hAnsi="Verdana" w:cs="Times New Roman"/>
      <w:color w:val="auto"/>
      <w:sz w:val="20"/>
      <w:szCs w:val="20"/>
    </w:rPr>
  </w:style>
  <w:style w:type="paragraph" w:customStyle="1" w:styleId="Footer-SDLPSStyle">
    <w:name w:val="Footer - SDL PS Style"/>
    <w:basedOn w:val="Normal"/>
    <w:link w:val="Footer-SDLPSStyleChar"/>
    <w:qFormat/>
    <w:rsid w:val="009C7DDC"/>
    <w:pPr>
      <w:tabs>
        <w:tab w:val="center" w:pos="4320"/>
        <w:tab w:val="right" w:pos="8640"/>
      </w:tabs>
      <w:contextualSpacing w:val="0"/>
    </w:pPr>
    <w:rPr>
      <w:rFonts w:ascii="Cambria" w:eastAsia="Calibri" w:hAnsi="Cambria" w:cs="Arial"/>
      <w:b/>
      <w:color w:val="auto"/>
      <w:kern w:val="20"/>
      <w:sz w:val="20"/>
      <w:szCs w:val="20"/>
    </w:rPr>
  </w:style>
  <w:style w:type="character" w:customStyle="1" w:styleId="Footer-SDLPSStyleChar">
    <w:name w:val="Footer - SDL PS Style Char"/>
    <w:basedOn w:val="DefaultParagraphFont"/>
    <w:link w:val="Footer-SDLPSStyle"/>
    <w:locked/>
    <w:rsid w:val="009C7DDC"/>
    <w:rPr>
      <w:rFonts w:ascii="Cambria" w:eastAsia="Calibri" w:hAnsi="Cambria" w:cs="Arial"/>
      <w:b/>
      <w:color w:val="auto"/>
      <w:kern w:val="20"/>
      <w:sz w:val="20"/>
      <w:szCs w:val="20"/>
    </w:rPr>
  </w:style>
  <w:style w:type="paragraph" w:customStyle="1" w:styleId="TOR-Subscript">
    <w:name w:val="TOR - Sub script"/>
    <w:basedOn w:val="Normal"/>
    <w:link w:val="TOR-SubscriptChar"/>
    <w:qFormat/>
    <w:rsid w:val="009C7DDC"/>
    <w:pPr>
      <w:contextualSpacing w:val="0"/>
      <w:jc w:val="both"/>
    </w:pPr>
    <w:rPr>
      <w:rFonts w:ascii="Stone Sans ITC TT" w:eastAsia="Times New Roman" w:hAnsi="Stone Sans ITC TT" w:cs="Arial"/>
      <w:color w:val="auto"/>
      <w:sz w:val="16"/>
      <w:szCs w:val="16"/>
      <w:lang w:val="en-GB"/>
    </w:rPr>
  </w:style>
  <w:style w:type="character" w:customStyle="1" w:styleId="TOR-SubscriptChar">
    <w:name w:val="TOR - Sub script Char"/>
    <w:basedOn w:val="DefaultParagraphFont"/>
    <w:link w:val="TOR-Subscript"/>
    <w:rsid w:val="009C7DDC"/>
    <w:rPr>
      <w:rFonts w:ascii="Stone Sans ITC TT" w:eastAsia="Times New Roman" w:hAnsi="Stone Sans ITC TT" w:cs="Arial"/>
      <w:color w:val="auto"/>
      <w:sz w:val="16"/>
      <w:szCs w:val="16"/>
      <w:lang w:val="en-GB"/>
    </w:rPr>
  </w:style>
  <w:style w:type="paragraph" w:customStyle="1" w:styleId="SDLPS-TableText">
    <w:name w:val="SDL PS - Table Text"/>
    <w:basedOn w:val="Normal"/>
    <w:link w:val="SDLPS-TableTextChar"/>
    <w:qFormat/>
    <w:rsid w:val="009C7DDC"/>
    <w:pPr>
      <w:contextualSpacing w:val="0"/>
      <w:jc w:val="right"/>
    </w:pPr>
    <w:rPr>
      <w:rFonts w:ascii="Stone Sans ITC TT" w:eastAsia="Times New Roman" w:hAnsi="Stone Sans ITC TT" w:cs="Arial"/>
      <w:color w:val="auto"/>
      <w:sz w:val="20"/>
      <w:szCs w:val="20"/>
      <w:lang w:val="en-GB"/>
    </w:rPr>
  </w:style>
  <w:style w:type="character" w:customStyle="1" w:styleId="SDLPS-TableTextChar">
    <w:name w:val="SDL PS - Table Text Char"/>
    <w:basedOn w:val="DefaultParagraphFont"/>
    <w:link w:val="SDLPS-TableText"/>
    <w:rsid w:val="009C7DDC"/>
    <w:rPr>
      <w:rFonts w:ascii="Stone Sans ITC TT" w:eastAsia="Times New Roman" w:hAnsi="Stone Sans ITC TT" w:cs="Arial"/>
      <w:color w:val="auto"/>
      <w:sz w:val="20"/>
      <w:szCs w:val="20"/>
      <w:lang w:val="en-GB"/>
    </w:rPr>
  </w:style>
  <w:style w:type="character" w:customStyle="1" w:styleId="trisoftinfosharewebvalue1">
    <w:name w:val="trisoftinfoshareweb_value1"/>
    <w:basedOn w:val="DefaultParagraphFont"/>
    <w:rsid w:val="009C7DDC"/>
    <w:rPr>
      <w:rFonts w:ascii="Verdana" w:hAnsi="Verdana" w:hint="default"/>
      <w:b w:val="0"/>
      <w:bCs w:val="0"/>
      <w:i w:val="0"/>
      <w:iCs w:val="0"/>
      <w:caps w:val="0"/>
      <w:smallCaps w:val="0"/>
      <w:strike w:val="0"/>
      <w:dstrike w:val="0"/>
      <w:u w:val="none"/>
      <w:effect w:val="none"/>
      <w:shd w:val="clear" w:color="auto" w:fill="FFFFFF"/>
    </w:rPr>
  </w:style>
  <w:style w:type="character" w:customStyle="1" w:styleId="trisoftinfosharewebvalue2">
    <w:name w:val="trisoftinfoshareweb_value2"/>
    <w:basedOn w:val="DefaultParagraphFont"/>
    <w:rsid w:val="009C7DDC"/>
    <w:rPr>
      <w:rFonts w:ascii="Verdana" w:hAnsi="Verdana" w:hint="default"/>
      <w:b w:val="0"/>
      <w:bCs w:val="0"/>
      <w:i w:val="0"/>
      <w:iCs w:val="0"/>
      <w:caps w:val="0"/>
      <w:smallCaps w:val="0"/>
      <w:strike w:val="0"/>
      <w:dstrike w:val="0"/>
      <w:u w:val="none"/>
      <w:effect w:val="none"/>
      <w:shd w:val="clear" w:color="auto" w:fill="FFFFFF"/>
    </w:rPr>
  </w:style>
  <w:style w:type="paragraph" w:styleId="Revision">
    <w:name w:val="Revision"/>
    <w:hidden/>
    <w:uiPriority w:val="99"/>
    <w:semiHidden/>
    <w:rsid w:val="009C7DDC"/>
    <w:rPr>
      <w:rFonts w:ascii="Verdana" w:eastAsia="Times New Roman" w:hAnsi="Verdana" w:cs="Times New Roman"/>
      <w:color w:val="auto"/>
      <w:sz w:val="20"/>
      <w:szCs w:val="20"/>
    </w:rPr>
  </w:style>
  <w:style w:type="character" w:customStyle="1" w:styleId="st1">
    <w:name w:val="st1"/>
    <w:basedOn w:val="DefaultParagraphFont"/>
    <w:rsid w:val="009C7DDC"/>
  </w:style>
  <w:style w:type="character" w:customStyle="1" w:styleId="error">
    <w:name w:val="error"/>
    <w:basedOn w:val="DefaultParagraphFont"/>
    <w:rsid w:val="009C7DDC"/>
  </w:style>
  <w:style w:type="paragraph" w:customStyle="1" w:styleId="SDLCoverSubject">
    <w:name w:val="SDL Cover Subject"/>
    <w:basedOn w:val="Normal"/>
    <w:rsid w:val="009C7DDC"/>
    <w:pPr>
      <w:spacing w:before="60" w:after="60"/>
      <w:ind w:left="288"/>
      <w:contextualSpacing w:val="0"/>
      <w:jc w:val="both"/>
    </w:pPr>
    <w:rPr>
      <w:rFonts w:ascii="Arial" w:eastAsia="Times New Roman" w:hAnsi="Arial" w:cs="Times New Roman"/>
      <w:color w:val="FFFFFF" w:themeColor="background1"/>
      <w:sz w:val="40"/>
      <w:szCs w:val="24"/>
    </w:rPr>
  </w:style>
  <w:style w:type="character" w:customStyle="1" w:styleId="keyword">
    <w:name w:val="keyword"/>
    <w:basedOn w:val="DefaultParagraphFont"/>
    <w:rsid w:val="009C7DDC"/>
  </w:style>
  <w:style w:type="character" w:styleId="HTMLCode">
    <w:name w:val="HTML Code"/>
    <w:basedOn w:val="DefaultParagraphFont"/>
    <w:uiPriority w:val="99"/>
    <w:unhideWhenUsed/>
    <w:rsid w:val="009C7DDC"/>
    <w:rPr>
      <w:rFonts w:ascii="Courier New" w:eastAsia="Times New Roman" w:hAnsi="Courier New" w:cs="Courier New"/>
      <w:sz w:val="20"/>
      <w:szCs w:val="20"/>
    </w:rPr>
  </w:style>
  <w:style w:type="paragraph" w:customStyle="1" w:styleId="StyleJustified">
    <w:name w:val="Style Justified"/>
    <w:basedOn w:val="Normal"/>
    <w:rsid w:val="00A273F0"/>
    <w:pPr>
      <w:spacing w:after="120"/>
      <w:ind w:left="720"/>
      <w:contextualSpacing w:val="0"/>
      <w:jc w:val="both"/>
    </w:pPr>
    <w:rPr>
      <w:rFonts w:ascii="Verdana" w:eastAsia="Times New Roman" w:hAnsi="Verdana" w:cs="Times New Roman"/>
      <w:color w:val="auto"/>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HAnsi"/>
        <w:color w:val="000000"/>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34B2F"/>
    <w:pPr>
      <w:contextualSpacing/>
    </w:pPr>
  </w:style>
  <w:style w:type="paragraph" w:styleId="Heading1">
    <w:name w:val="heading 1"/>
    <w:basedOn w:val="Normal"/>
    <w:next w:val="Normal"/>
    <w:link w:val="Heading1Char"/>
    <w:qFormat/>
    <w:rsid w:val="00E27B28"/>
    <w:pPr>
      <w:keepNext/>
      <w:keepLines/>
      <w:pageBreakBefore/>
      <w:numPr>
        <w:numId w:val="37"/>
      </w:numPr>
      <w:spacing w:before="480" w:after="120" w:line="276" w:lineRule="auto"/>
      <w:outlineLvl w:val="0"/>
    </w:pPr>
    <w:rPr>
      <w:rFonts w:ascii="Sommet Rounded Bold" w:eastAsiaTheme="majorEastAsia" w:hAnsi="Sommet Rounded Bold" w:cstheme="majorBidi"/>
      <w:bCs/>
      <w:color w:val="4CB66D" w:themeColor="accent4"/>
      <w:sz w:val="48"/>
      <w:szCs w:val="28"/>
    </w:rPr>
  </w:style>
  <w:style w:type="paragraph" w:styleId="Heading2">
    <w:name w:val="heading 2"/>
    <w:basedOn w:val="Heading1"/>
    <w:next w:val="Normal"/>
    <w:link w:val="Heading2Char"/>
    <w:qFormat/>
    <w:rsid w:val="001D4E38"/>
    <w:pPr>
      <w:pageBreakBefore w:val="0"/>
      <w:numPr>
        <w:ilvl w:val="1"/>
      </w:numPr>
      <w:ind w:left="576"/>
      <w:contextualSpacing w:val="0"/>
      <w:outlineLvl w:val="1"/>
    </w:pPr>
    <w:rPr>
      <w:rFonts w:asciiTheme="minorHAnsi" w:hAnsiTheme="minorHAnsi"/>
      <w:b/>
      <w:bCs w:val="0"/>
      <w:iCs/>
      <w:color w:val="5D6C7C" w:themeColor="text1"/>
      <w:sz w:val="32"/>
    </w:rPr>
  </w:style>
  <w:style w:type="paragraph" w:styleId="Heading3">
    <w:name w:val="heading 3"/>
    <w:basedOn w:val="Normal"/>
    <w:next w:val="Normal"/>
    <w:link w:val="Heading3Char"/>
    <w:unhideWhenUsed/>
    <w:qFormat/>
    <w:rsid w:val="001F07CA"/>
    <w:pPr>
      <w:keepNext/>
      <w:keepLines/>
      <w:numPr>
        <w:ilvl w:val="2"/>
        <w:numId w:val="37"/>
      </w:numPr>
      <w:spacing w:before="240" w:after="120"/>
      <w:outlineLvl w:val="2"/>
    </w:pPr>
    <w:rPr>
      <w:rFonts w:eastAsiaTheme="majorEastAsia" w:cstheme="majorBidi"/>
      <w:b/>
      <w:bCs/>
      <w:color w:val="5D6C7C" w:themeColor="text1"/>
      <w:sz w:val="24"/>
      <w:szCs w:val="28"/>
      <w14:textFill>
        <w14:solidFill>
          <w14:schemeClr w14:val="tx1">
            <w14:lumMod w14:val="25000"/>
            <w14:lumMod w14:val="25000"/>
            <w14:lumMod w14:val="25000"/>
          </w14:schemeClr>
        </w14:solidFill>
      </w14:textFill>
    </w:rPr>
  </w:style>
  <w:style w:type="paragraph" w:styleId="Heading4">
    <w:name w:val="heading 4"/>
    <w:basedOn w:val="Normal"/>
    <w:next w:val="Normal"/>
    <w:link w:val="Heading4Char"/>
    <w:unhideWhenUsed/>
    <w:qFormat/>
    <w:rsid w:val="00490053"/>
    <w:pPr>
      <w:keepNext/>
      <w:keepLines/>
      <w:numPr>
        <w:ilvl w:val="3"/>
        <w:numId w:val="37"/>
      </w:numPr>
      <w:spacing w:before="240"/>
      <w:outlineLvl w:val="3"/>
    </w:pPr>
    <w:rPr>
      <w:rFonts w:asciiTheme="majorHAnsi" w:eastAsiaTheme="majorEastAsia" w:hAnsiTheme="majorHAnsi" w:cstheme="majorBidi"/>
      <w:bCs/>
      <w:i/>
      <w:iCs/>
      <w:color w:val="5D6C7C" w:themeColor="text1"/>
      <w:sz w:val="24"/>
      <w14:textFill>
        <w14:solidFill>
          <w14:schemeClr w14:val="tx1">
            <w14:lumMod w14:val="25000"/>
            <w14:lumMod w14:val="25000"/>
            <w14:lumMod w14:val="25000"/>
          </w14:schemeClr>
        </w14:solidFill>
      </w14:textFill>
    </w:rPr>
  </w:style>
  <w:style w:type="paragraph" w:styleId="Heading5">
    <w:name w:val="heading 5"/>
    <w:basedOn w:val="Normal"/>
    <w:next w:val="Normal"/>
    <w:link w:val="Heading5Char"/>
    <w:unhideWhenUsed/>
    <w:qFormat/>
    <w:rsid w:val="00490053"/>
    <w:pPr>
      <w:numPr>
        <w:ilvl w:val="4"/>
        <w:numId w:val="37"/>
      </w:numPr>
      <w:spacing w:before="240"/>
      <w:outlineLvl w:val="4"/>
    </w:pPr>
    <w:rPr>
      <w:i/>
      <w:color w:val="5D6C7C" w:themeColor="text1"/>
      <w14:textFill>
        <w14:solidFill>
          <w14:schemeClr w14:val="tx1">
            <w14:lumMod w14:val="25000"/>
            <w14:lumMod w14:val="25000"/>
            <w14:lumMod w14:val="25000"/>
          </w14:schemeClr>
        </w14:solidFill>
      </w14:textFill>
    </w:rPr>
  </w:style>
  <w:style w:type="paragraph" w:styleId="Heading6">
    <w:name w:val="heading 6"/>
    <w:basedOn w:val="Normal"/>
    <w:next w:val="Normal"/>
    <w:link w:val="Heading6Char"/>
    <w:unhideWhenUsed/>
    <w:qFormat/>
    <w:rsid w:val="00490053"/>
    <w:pPr>
      <w:keepNext/>
      <w:keepLines/>
      <w:numPr>
        <w:ilvl w:val="5"/>
        <w:numId w:val="37"/>
      </w:numPr>
      <w:spacing w:before="240"/>
      <w:outlineLvl w:val="5"/>
    </w:pPr>
    <w:rPr>
      <w:rFonts w:asciiTheme="majorHAnsi" w:eastAsiaTheme="majorEastAsia" w:hAnsiTheme="majorHAnsi" w:cstheme="majorBidi"/>
      <w:i/>
      <w:iCs/>
      <w:color w:val="9AA6B3" w:themeColor="accent1"/>
      <w14:textFill>
        <w14:solidFill>
          <w14:schemeClr w14:val="accent1">
            <w14:lumMod w14:val="50000"/>
            <w14:lumMod w14:val="25000"/>
            <w14:lumMod w14:val="25000"/>
          </w14:schemeClr>
        </w14:solidFill>
      </w14:textFill>
    </w:rPr>
  </w:style>
  <w:style w:type="paragraph" w:styleId="Heading7">
    <w:name w:val="heading 7"/>
    <w:basedOn w:val="Normal"/>
    <w:next w:val="Normal"/>
    <w:link w:val="Heading7Char"/>
    <w:qFormat/>
    <w:rsid w:val="009C7DDC"/>
    <w:pPr>
      <w:numPr>
        <w:ilvl w:val="6"/>
        <w:numId w:val="37"/>
      </w:numPr>
      <w:spacing w:before="240" w:after="60"/>
      <w:contextualSpacing w:val="0"/>
      <w:outlineLvl w:val="6"/>
    </w:pPr>
    <w:rPr>
      <w:rFonts w:ascii="Arial" w:eastAsia="Times New Roman" w:hAnsi="Arial" w:cs="Times New Roman"/>
      <w:color w:val="auto"/>
      <w:sz w:val="20"/>
      <w:szCs w:val="20"/>
    </w:rPr>
  </w:style>
  <w:style w:type="paragraph" w:styleId="Heading8">
    <w:name w:val="heading 8"/>
    <w:basedOn w:val="Normal"/>
    <w:next w:val="Normal"/>
    <w:link w:val="Heading8Char"/>
    <w:qFormat/>
    <w:rsid w:val="009C7DDC"/>
    <w:pPr>
      <w:numPr>
        <w:ilvl w:val="7"/>
        <w:numId w:val="37"/>
      </w:numPr>
      <w:spacing w:before="240" w:after="60"/>
      <w:contextualSpacing w:val="0"/>
      <w:outlineLvl w:val="7"/>
    </w:pPr>
    <w:rPr>
      <w:rFonts w:ascii="Arial" w:eastAsia="Times New Roman" w:hAnsi="Arial" w:cs="Times New Roman"/>
      <w:i/>
      <w:color w:val="auto"/>
      <w:sz w:val="20"/>
      <w:szCs w:val="20"/>
    </w:rPr>
  </w:style>
  <w:style w:type="paragraph" w:styleId="Heading9">
    <w:name w:val="heading 9"/>
    <w:basedOn w:val="Normal"/>
    <w:next w:val="Normal"/>
    <w:link w:val="Heading9Char"/>
    <w:qFormat/>
    <w:rsid w:val="009C7DDC"/>
    <w:pPr>
      <w:numPr>
        <w:ilvl w:val="8"/>
        <w:numId w:val="37"/>
      </w:numPr>
      <w:spacing w:before="240" w:after="60"/>
      <w:contextualSpacing w:val="0"/>
      <w:outlineLvl w:val="8"/>
    </w:pPr>
    <w:rPr>
      <w:rFonts w:ascii="Arial" w:eastAsia="Times New Roman" w:hAnsi="Arial" w:cs="Times New Roman"/>
      <w:b/>
      <w:i/>
      <w:color w:val="auto"/>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E70281"/>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E70281"/>
    <w:rPr>
      <w:rFonts w:ascii="Lucida Grande" w:hAnsi="Lucida Grande" w:cs="Lucida Grande"/>
      <w:sz w:val="18"/>
      <w:szCs w:val="18"/>
    </w:rPr>
  </w:style>
  <w:style w:type="paragraph" w:styleId="Header">
    <w:name w:val="header"/>
    <w:basedOn w:val="Normal"/>
    <w:link w:val="HeaderChar"/>
    <w:unhideWhenUsed/>
    <w:rsid w:val="0016560C"/>
    <w:pPr>
      <w:tabs>
        <w:tab w:val="center" w:pos="4320"/>
        <w:tab w:val="right" w:pos="8640"/>
      </w:tabs>
    </w:pPr>
  </w:style>
  <w:style w:type="character" w:customStyle="1" w:styleId="HeaderChar">
    <w:name w:val="Header Char"/>
    <w:basedOn w:val="DefaultParagraphFont"/>
    <w:link w:val="Header"/>
    <w:uiPriority w:val="99"/>
    <w:rsid w:val="0016560C"/>
  </w:style>
  <w:style w:type="paragraph" w:styleId="Footer">
    <w:name w:val="footer"/>
    <w:basedOn w:val="Normal"/>
    <w:link w:val="FooterChar"/>
    <w:uiPriority w:val="99"/>
    <w:unhideWhenUsed/>
    <w:rsid w:val="0016560C"/>
    <w:pPr>
      <w:tabs>
        <w:tab w:val="center" w:pos="4320"/>
        <w:tab w:val="right" w:pos="8640"/>
      </w:tabs>
    </w:pPr>
  </w:style>
  <w:style w:type="character" w:customStyle="1" w:styleId="FooterChar">
    <w:name w:val="Footer Char"/>
    <w:basedOn w:val="DefaultParagraphFont"/>
    <w:link w:val="Footer"/>
    <w:uiPriority w:val="99"/>
    <w:rsid w:val="0016560C"/>
  </w:style>
  <w:style w:type="character" w:customStyle="1" w:styleId="Heading1Char">
    <w:name w:val="Heading 1 Char"/>
    <w:basedOn w:val="DefaultParagraphFont"/>
    <w:link w:val="Heading1"/>
    <w:rsid w:val="00E27B28"/>
    <w:rPr>
      <w:rFonts w:ascii="Sommet Rounded Bold" w:eastAsiaTheme="majorEastAsia" w:hAnsi="Sommet Rounded Bold" w:cstheme="majorBidi"/>
      <w:bCs/>
      <w:color w:val="4CB66D" w:themeColor="accent4"/>
      <w:sz w:val="48"/>
      <w:szCs w:val="28"/>
    </w:rPr>
  </w:style>
  <w:style w:type="character" w:customStyle="1" w:styleId="Heading2Char">
    <w:name w:val="Heading 2 Char"/>
    <w:basedOn w:val="DefaultParagraphFont"/>
    <w:link w:val="Heading2"/>
    <w:rsid w:val="001D4E38"/>
    <w:rPr>
      <w:rFonts w:eastAsiaTheme="majorEastAsia" w:cstheme="majorBidi"/>
      <w:b/>
      <w:iCs/>
      <w:color w:val="5D6C7C" w:themeColor="text1"/>
      <w:sz w:val="32"/>
      <w:szCs w:val="28"/>
    </w:rPr>
  </w:style>
  <w:style w:type="paragraph" w:customStyle="1" w:styleId="titlepage-documenttypeindicator">
    <w:name w:val="title page - document type indicator"/>
    <w:basedOn w:val="Normal"/>
    <w:rsid w:val="007E3E1E"/>
    <w:pPr>
      <w:spacing w:before="240" w:after="120" w:line="360" w:lineRule="auto"/>
      <w:ind w:left="284"/>
      <w:jc w:val="both"/>
    </w:pPr>
    <w:rPr>
      <w:rFonts w:eastAsia="Times New Roman" w:cs="Times New Roman"/>
      <w:color w:val="B20000"/>
      <w:sz w:val="36"/>
      <w14:textFill>
        <w14:solidFill>
          <w14:srgbClr w14:val="B20000">
            <w14:lumMod w14:val="25000"/>
            <w14:lumMod w14:val="25000"/>
          </w14:srgbClr>
        </w14:solidFill>
      </w14:textFill>
    </w:rPr>
  </w:style>
  <w:style w:type="paragraph" w:customStyle="1" w:styleId="TitlePage-Subheading">
    <w:name w:val="Title Page - Subheading"/>
    <w:basedOn w:val="Normal"/>
    <w:rsid w:val="007E3E1E"/>
    <w:pPr>
      <w:spacing w:before="240" w:after="120" w:line="360" w:lineRule="auto"/>
      <w:ind w:left="612"/>
      <w:jc w:val="both"/>
    </w:pPr>
    <w:rPr>
      <w:rFonts w:eastAsia="Times New Roman" w:cs="Times New Roman"/>
      <w:color w:val="5D6C7C" w:themeColor="text1"/>
      <w:sz w:val="36"/>
      <w14:textFill>
        <w14:solidFill>
          <w14:schemeClr w14:val="tx1">
            <w14:lumMod w14:val="50000"/>
            <w14:lumOff w14:val="50000"/>
            <w14:lumMod w14:val="25000"/>
            <w14:lumMod w14:val="25000"/>
          </w14:schemeClr>
        </w14:solidFill>
      </w14:textFill>
    </w:rPr>
  </w:style>
  <w:style w:type="character" w:styleId="Hyperlink">
    <w:name w:val="Hyperlink"/>
    <w:basedOn w:val="DefaultParagraphFont"/>
    <w:uiPriority w:val="99"/>
    <w:unhideWhenUsed/>
    <w:rsid w:val="008A2DAE"/>
    <w:rPr>
      <w:color w:val="34485D" w:themeColor="hyperlink"/>
      <w:u w:val="single"/>
    </w:rPr>
  </w:style>
  <w:style w:type="paragraph" w:styleId="TOC2">
    <w:name w:val="toc 2"/>
    <w:basedOn w:val="Normal"/>
    <w:next w:val="Normal"/>
    <w:autoRedefine/>
    <w:uiPriority w:val="39"/>
    <w:qFormat/>
    <w:rsid w:val="004A28D6"/>
    <w:pPr>
      <w:spacing w:after="120"/>
      <w:ind w:left="216"/>
    </w:pPr>
  </w:style>
  <w:style w:type="paragraph" w:styleId="TOC1">
    <w:name w:val="toc 1"/>
    <w:next w:val="Normal"/>
    <w:autoRedefine/>
    <w:uiPriority w:val="39"/>
    <w:qFormat/>
    <w:rsid w:val="00743F5A"/>
    <w:pPr>
      <w:tabs>
        <w:tab w:val="center" w:pos="9356"/>
      </w:tabs>
      <w:spacing w:after="240"/>
      <w:ind w:left="576" w:hanging="576"/>
    </w:pPr>
    <w:rPr>
      <w:rFonts w:ascii="Calibri" w:eastAsia="Times New Roman" w:hAnsi="Calibri" w:cs="Arial"/>
      <w:b/>
      <w:iCs/>
      <w:noProof/>
      <w:color w:val="5D6C7C" w:themeColor="text1"/>
      <w:kern w:val="32"/>
      <w:sz w:val="28"/>
      <w:szCs w:val="28"/>
      <w14:textFill>
        <w14:solidFill>
          <w14:schemeClr w14:val="tx1">
            <w14:lumMod w14:val="25000"/>
            <w14:lumMod w14:val="25000"/>
            <w14:lumMod w14:val="25000"/>
            <w14:lumMod w14:val="25000"/>
          </w14:schemeClr>
        </w14:solidFill>
      </w14:textFill>
    </w:rPr>
  </w:style>
  <w:style w:type="paragraph" w:customStyle="1" w:styleId="Bulleted1">
    <w:name w:val="Bulleted 1"/>
    <w:basedOn w:val="Normal"/>
    <w:link w:val="Bulleted1Char"/>
    <w:rsid w:val="007E3E1E"/>
    <w:pPr>
      <w:numPr>
        <w:numId w:val="1"/>
      </w:numPr>
      <w:spacing w:before="240" w:after="120" w:line="310" w:lineRule="atLeast"/>
      <w:jc w:val="both"/>
    </w:pPr>
    <w:rPr>
      <w:rFonts w:eastAsia="Times New Roman" w:cs="Times New Roman"/>
      <w:color w:val="5D6C7C" w:themeColor="text1"/>
      <w14:textFill>
        <w14:solidFill>
          <w14:schemeClr w14:val="tx1">
            <w14:lumMod w14:val="50000"/>
            <w14:lumOff w14:val="50000"/>
            <w14:lumMod w14:val="25000"/>
            <w14:lumMod w14:val="25000"/>
          </w14:schemeClr>
        </w14:solidFill>
      </w14:textFill>
    </w:rPr>
  </w:style>
  <w:style w:type="paragraph" w:customStyle="1" w:styleId="MainStoryHeading14ptP343">
    <w:name w:val="Main Story Heading 14pt P343"/>
    <w:basedOn w:val="Normal"/>
    <w:uiPriority w:val="99"/>
    <w:rsid w:val="007E3E1E"/>
    <w:pPr>
      <w:widowControl w:val="0"/>
      <w:suppressAutoHyphens/>
      <w:autoSpaceDE w:val="0"/>
      <w:autoSpaceDN w:val="0"/>
      <w:adjustRightInd w:val="0"/>
      <w:spacing w:after="85" w:line="350" w:lineRule="atLeast"/>
      <w:jc w:val="both"/>
      <w:textAlignment w:val="center"/>
    </w:pPr>
    <w:rPr>
      <w:rFonts w:eastAsia="Times New Roman" w:cs="StoneSansSemITCTTSemi"/>
      <w:color w:val="5D6C7C" w:themeColor="text1"/>
      <w:sz w:val="28"/>
      <w:szCs w:val="28"/>
      <w:lang w:val="en-GB"/>
      <w14:textFill>
        <w14:solidFill>
          <w14:schemeClr w14:val="tx1">
            <w14:lumMod w14:val="50000"/>
            <w14:lumOff w14:val="50000"/>
            <w14:lumMod w14:val="25000"/>
            <w14:lumMod w14:val="25000"/>
          </w14:schemeClr>
        </w14:solidFill>
      </w14:textFill>
    </w:rPr>
  </w:style>
  <w:style w:type="paragraph" w:customStyle="1" w:styleId="HeadingMain">
    <w:name w:val="Heading Main"/>
    <w:basedOn w:val="Normal"/>
    <w:rsid w:val="007E3E1E"/>
    <w:pPr>
      <w:widowControl w:val="0"/>
      <w:suppressAutoHyphens/>
      <w:autoSpaceDE w:val="0"/>
      <w:autoSpaceDN w:val="0"/>
      <w:adjustRightInd w:val="0"/>
      <w:spacing w:after="142" w:line="550" w:lineRule="atLeast"/>
      <w:ind w:left="227" w:right="227"/>
      <w:jc w:val="both"/>
      <w:textAlignment w:val="center"/>
    </w:pPr>
    <w:rPr>
      <w:rFonts w:eastAsia="Times New Roman" w:cs="Times New Roman"/>
      <w:color w:val="5D6C7C" w:themeColor="text1"/>
      <w:sz w:val="56"/>
      <w:szCs w:val="20"/>
      <w:lang w:val="en-GB"/>
      <w14:textFill>
        <w14:solidFill>
          <w14:schemeClr w14:val="tx1">
            <w14:lumMod w14:val="50000"/>
            <w14:lumOff w14:val="50000"/>
            <w14:lumMod w14:val="25000"/>
            <w14:lumMod w14:val="25000"/>
          </w14:schemeClr>
        </w14:solidFill>
      </w14:textFill>
    </w:rPr>
  </w:style>
  <w:style w:type="paragraph" w:customStyle="1" w:styleId="MainStoryHeading18pt">
    <w:name w:val="Main Story Heading 18pt"/>
    <w:basedOn w:val="MainStoryHeading14ptP343"/>
    <w:rsid w:val="007E3E1E"/>
    <w:pPr>
      <w:ind w:left="227" w:right="227"/>
    </w:pPr>
    <w:rPr>
      <w:rFonts w:cs="Times New Roman"/>
      <w:sz w:val="36"/>
      <w:szCs w:val="20"/>
    </w:rPr>
  </w:style>
  <w:style w:type="paragraph" w:customStyle="1" w:styleId="SummaryText">
    <w:name w:val="Summary Text"/>
    <w:basedOn w:val="Normal"/>
    <w:rsid w:val="007E3E1E"/>
    <w:pPr>
      <w:widowControl w:val="0"/>
      <w:suppressAutoHyphens/>
      <w:autoSpaceDE w:val="0"/>
      <w:autoSpaceDN w:val="0"/>
      <w:adjustRightInd w:val="0"/>
      <w:spacing w:after="198" w:line="310" w:lineRule="atLeast"/>
      <w:ind w:left="227" w:right="227"/>
      <w:jc w:val="both"/>
      <w:textAlignment w:val="center"/>
    </w:pPr>
    <w:rPr>
      <w:rFonts w:eastAsia="Times New Roman" w:cs="StoneSans"/>
      <w:color w:val="5D6C7C" w:themeColor="text1"/>
      <w:szCs w:val="20"/>
      <w:lang w:val="en-GB"/>
      <w14:textFill>
        <w14:solidFill>
          <w14:schemeClr w14:val="tx1">
            <w14:lumMod w14:val="50000"/>
            <w14:lumOff w14:val="50000"/>
            <w14:lumMod w14:val="25000"/>
            <w14:lumMod w14:val="25000"/>
          </w14:schemeClr>
        </w14:solidFill>
      </w14:textFill>
    </w:rPr>
  </w:style>
  <w:style w:type="character" w:customStyle="1" w:styleId="Bulleted1Char">
    <w:name w:val="Bulleted 1 Char"/>
    <w:basedOn w:val="DefaultParagraphFont"/>
    <w:link w:val="Bulleted1"/>
    <w:rsid w:val="007E3E1E"/>
    <w:rPr>
      <w:rFonts w:eastAsia="Times New Roman" w:cs="Times New Roman"/>
      <w:color w:val="5D6C7C" w:themeColor="text1"/>
      <w14:textFill>
        <w14:solidFill>
          <w14:schemeClr w14:val="tx1">
            <w14:lumMod w14:val="50000"/>
            <w14:lumOff w14:val="50000"/>
            <w14:lumMod w14:val="25000"/>
            <w14:lumMod w14:val="25000"/>
          </w14:schemeClr>
        </w14:solidFill>
      </w14:textFill>
    </w:rPr>
  </w:style>
  <w:style w:type="paragraph" w:styleId="ListParagraph">
    <w:name w:val="List Paragraph"/>
    <w:basedOn w:val="Normal"/>
    <w:link w:val="ListParagraphChar"/>
    <w:uiPriority w:val="34"/>
    <w:qFormat/>
    <w:rsid w:val="004A28D6"/>
    <w:pPr>
      <w:ind w:left="720"/>
    </w:pPr>
  </w:style>
  <w:style w:type="paragraph" w:styleId="TOCHeading">
    <w:name w:val="TOC Heading"/>
    <w:basedOn w:val="Heading1"/>
    <w:next w:val="Normal"/>
    <w:autoRedefine/>
    <w:uiPriority w:val="39"/>
    <w:unhideWhenUsed/>
    <w:qFormat/>
    <w:rsid w:val="00743F5A"/>
    <w:pPr>
      <w:numPr>
        <w:numId w:val="0"/>
      </w:numPr>
      <w:ind w:left="432" w:hanging="432"/>
      <w:outlineLvl w:val="9"/>
    </w:pPr>
    <w:rPr>
      <w:rFonts w:asciiTheme="majorHAnsi" w:hAnsiTheme="majorHAnsi"/>
    </w:rPr>
  </w:style>
  <w:style w:type="paragraph" w:styleId="TOC3">
    <w:name w:val="toc 3"/>
    <w:basedOn w:val="Normal"/>
    <w:next w:val="Normal"/>
    <w:autoRedefine/>
    <w:uiPriority w:val="39"/>
    <w:unhideWhenUsed/>
    <w:qFormat/>
    <w:rsid w:val="004A28D6"/>
    <w:pPr>
      <w:spacing w:after="120"/>
      <w:ind w:left="446"/>
    </w:pPr>
    <w:rPr>
      <w:i/>
    </w:rPr>
  </w:style>
  <w:style w:type="paragraph" w:styleId="TOC4">
    <w:name w:val="toc 4"/>
    <w:basedOn w:val="Normal"/>
    <w:next w:val="Normal"/>
    <w:autoRedefine/>
    <w:uiPriority w:val="39"/>
    <w:unhideWhenUsed/>
    <w:rsid w:val="00212946"/>
    <w:pPr>
      <w:pBdr>
        <w:between w:val="double" w:sz="6" w:space="0" w:color="auto"/>
      </w:pBdr>
      <w:ind w:left="480"/>
    </w:pPr>
    <w:rPr>
      <w:sz w:val="20"/>
      <w:szCs w:val="20"/>
    </w:rPr>
  </w:style>
  <w:style w:type="paragraph" w:styleId="TOC5">
    <w:name w:val="toc 5"/>
    <w:basedOn w:val="Normal"/>
    <w:next w:val="Normal"/>
    <w:autoRedefine/>
    <w:uiPriority w:val="39"/>
    <w:unhideWhenUsed/>
    <w:rsid w:val="00212946"/>
    <w:pPr>
      <w:pBdr>
        <w:between w:val="double" w:sz="6" w:space="0" w:color="auto"/>
      </w:pBdr>
      <w:ind w:left="720"/>
    </w:pPr>
    <w:rPr>
      <w:sz w:val="20"/>
      <w:szCs w:val="20"/>
    </w:rPr>
  </w:style>
  <w:style w:type="paragraph" w:styleId="TOC6">
    <w:name w:val="toc 6"/>
    <w:basedOn w:val="Normal"/>
    <w:next w:val="Normal"/>
    <w:autoRedefine/>
    <w:uiPriority w:val="39"/>
    <w:unhideWhenUsed/>
    <w:rsid w:val="00212946"/>
    <w:pPr>
      <w:pBdr>
        <w:between w:val="double" w:sz="6" w:space="0" w:color="auto"/>
      </w:pBdr>
      <w:ind w:left="960"/>
    </w:pPr>
    <w:rPr>
      <w:sz w:val="20"/>
      <w:szCs w:val="20"/>
    </w:rPr>
  </w:style>
  <w:style w:type="paragraph" w:styleId="TOC7">
    <w:name w:val="toc 7"/>
    <w:basedOn w:val="Normal"/>
    <w:next w:val="Normal"/>
    <w:autoRedefine/>
    <w:uiPriority w:val="39"/>
    <w:unhideWhenUsed/>
    <w:rsid w:val="00212946"/>
    <w:pPr>
      <w:pBdr>
        <w:between w:val="double" w:sz="6" w:space="0" w:color="auto"/>
      </w:pBdr>
      <w:ind w:left="1200"/>
    </w:pPr>
    <w:rPr>
      <w:sz w:val="20"/>
      <w:szCs w:val="20"/>
    </w:rPr>
  </w:style>
  <w:style w:type="paragraph" w:styleId="TOC8">
    <w:name w:val="toc 8"/>
    <w:basedOn w:val="Normal"/>
    <w:next w:val="Normal"/>
    <w:autoRedefine/>
    <w:uiPriority w:val="39"/>
    <w:unhideWhenUsed/>
    <w:rsid w:val="00212946"/>
    <w:pPr>
      <w:pBdr>
        <w:between w:val="double" w:sz="6" w:space="0" w:color="auto"/>
      </w:pBdr>
      <w:ind w:left="1440"/>
    </w:pPr>
    <w:rPr>
      <w:sz w:val="20"/>
      <w:szCs w:val="20"/>
    </w:rPr>
  </w:style>
  <w:style w:type="paragraph" w:styleId="TOC9">
    <w:name w:val="toc 9"/>
    <w:basedOn w:val="Normal"/>
    <w:next w:val="Normal"/>
    <w:autoRedefine/>
    <w:uiPriority w:val="39"/>
    <w:unhideWhenUsed/>
    <w:rsid w:val="00212946"/>
    <w:pPr>
      <w:pBdr>
        <w:between w:val="double" w:sz="6" w:space="0" w:color="auto"/>
      </w:pBdr>
      <w:ind w:left="1680"/>
    </w:pPr>
    <w:rPr>
      <w:sz w:val="20"/>
      <w:szCs w:val="20"/>
    </w:rPr>
  </w:style>
  <w:style w:type="character" w:styleId="PageNumber">
    <w:name w:val="page number"/>
    <w:basedOn w:val="DefaultParagraphFont"/>
    <w:unhideWhenUsed/>
    <w:rsid w:val="00880F18"/>
  </w:style>
  <w:style w:type="character" w:customStyle="1" w:styleId="Heading3Char">
    <w:name w:val="Heading 3 Char"/>
    <w:basedOn w:val="DefaultParagraphFont"/>
    <w:link w:val="Heading3"/>
    <w:rsid w:val="001F07CA"/>
    <w:rPr>
      <w:rFonts w:eastAsiaTheme="majorEastAsia" w:cstheme="majorBidi"/>
      <w:b/>
      <w:bCs/>
      <w:color w:val="5D6C7C" w:themeColor="text1"/>
      <w:sz w:val="24"/>
      <w:szCs w:val="28"/>
      <w14:textFill>
        <w14:solidFill>
          <w14:schemeClr w14:val="tx1">
            <w14:lumMod w14:val="25000"/>
            <w14:lumMod w14:val="25000"/>
            <w14:lumMod w14:val="25000"/>
          </w14:schemeClr>
        </w14:solidFill>
      </w14:textFill>
    </w:rPr>
  </w:style>
  <w:style w:type="character" w:styleId="CommentReference">
    <w:name w:val="annotation reference"/>
    <w:basedOn w:val="DefaultParagraphFont"/>
    <w:semiHidden/>
    <w:unhideWhenUsed/>
    <w:rsid w:val="005744AD"/>
    <w:rPr>
      <w:sz w:val="18"/>
      <w:szCs w:val="18"/>
    </w:rPr>
  </w:style>
  <w:style w:type="paragraph" w:styleId="CommentText">
    <w:name w:val="annotation text"/>
    <w:basedOn w:val="Normal"/>
    <w:link w:val="CommentTextChar"/>
    <w:semiHidden/>
    <w:unhideWhenUsed/>
    <w:rsid w:val="005744AD"/>
    <w:pPr>
      <w:spacing w:after="200"/>
    </w:pPr>
  </w:style>
  <w:style w:type="character" w:customStyle="1" w:styleId="CommentTextChar">
    <w:name w:val="Comment Text Char"/>
    <w:basedOn w:val="DefaultParagraphFont"/>
    <w:link w:val="CommentText"/>
    <w:uiPriority w:val="99"/>
    <w:semiHidden/>
    <w:rsid w:val="005744AD"/>
  </w:style>
  <w:style w:type="paragraph" w:customStyle="1" w:styleId="EndNoteBibliography">
    <w:name w:val="EndNote Bibliography"/>
    <w:basedOn w:val="Normal"/>
    <w:link w:val="EndNoteBibliographyChar"/>
    <w:rsid w:val="005744AD"/>
    <w:pPr>
      <w:spacing w:after="200"/>
    </w:pPr>
    <w:rPr>
      <w:rFonts w:ascii="Calibri" w:hAnsi="Calibri"/>
      <w:noProof/>
    </w:rPr>
  </w:style>
  <w:style w:type="character" w:customStyle="1" w:styleId="EndNoteBibliographyChar">
    <w:name w:val="EndNote Bibliography Char"/>
    <w:basedOn w:val="DefaultParagraphFont"/>
    <w:link w:val="EndNoteBibliography"/>
    <w:rsid w:val="005744AD"/>
    <w:rPr>
      <w:rFonts w:ascii="Calibri" w:hAnsi="Calibri"/>
      <w:noProof/>
      <w:sz w:val="22"/>
      <w:szCs w:val="22"/>
    </w:rPr>
  </w:style>
  <w:style w:type="paragraph" w:styleId="Caption">
    <w:name w:val="caption"/>
    <w:basedOn w:val="Normal"/>
    <w:next w:val="Normal"/>
    <w:autoRedefine/>
    <w:unhideWhenUsed/>
    <w:qFormat/>
    <w:rsid w:val="004A28D6"/>
    <w:pPr>
      <w:spacing w:after="200"/>
    </w:pPr>
    <w:rPr>
      <w:rFonts w:eastAsiaTheme="minorHAnsi"/>
      <w:b/>
      <w:bCs/>
      <w:color w:val="5D6C7C" w:themeColor="text1"/>
      <w:sz w:val="18"/>
      <w:szCs w:val="18"/>
      <w14:textFill>
        <w14:solidFill>
          <w14:schemeClr w14:val="tx1">
            <w14:lumMod w14:val="25000"/>
            <w14:lumMod w14:val="25000"/>
            <w14:lumMod w14:val="25000"/>
          </w14:schemeClr>
        </w14:solidFill>
      </w14:textFill>
    </w:rPr>
  </w:style>
  <w:style w:type="character" w:customStyle="1" w:styleId="Heading4Char">
    <w:name w:val="Heading 4 Char"/>
    <w:basedOn w:val="DefaultParagraphFont"/>
    <w:link w:val="Heading4"/>
    <w:uiPriority w:val="9"/>
    <w:rsid w:val="00490053"/>
    <w:rPr>
      <w:rFonts w:asciiTheme="majorHAnsi" w:eastAsiaTheme="majorEastAsia" w:hAnsiTheme="majorHAnsi" w:cstheme="majorBidi"/>
      <w:bCs/>
      <w:i/>
      <w:iCs/>
    </w:rPr>
  </w:style>
  <w:style w:type="character" w:customStyle="1" w:styleId="Heading5Char">
    <w:name w:val="Heading 5 Char"/>
    <w:basedOn w:val="DefaultParagraphFont"/>
    <w:link w:val="Heading5"/>
    <w:uiPriority w:val="9"/>
    <w:rsid w:val="00490053"/>
    <w:rPr>
      <w:i/>
      <w:sz w:val="22"/>
    </w:rPr>
  </w:style>
  <w:style w:type="paragraph" w:customStyle="1" w:styleId="Normal-Bold">
    <w:name w:val="Normal - Bold"/>
    <w:basedOn w:val="Normal"/>
    <w:link w:val="Normal-BoldChar"/>
    <w:qFormat/>
    <w:rsid w:val="004A28D6"/>
    <w:rPr>
      <w:b/>
    </w:rPr>
  </w:style>
  <w:style w:type="paragraph" w:customStyle="1" w:styleId="Titletext">
    <w:name w:val="Title text"/>
    <w:basedOn w:val="Heading1"/>
    <w:link w:val="TitletextChar"/>
    <w:autoRedefine/>
    <w:qFormat/>
    <w:rsid w:val="004207F5"/>
    <w:rPr>
      <w:rFonts w:ascii="Calibri" w:hAnsi="Calibri"/>
      <w:color w:val="FFFFFF" w:themeColor="background1"/>
      <w:sz w:val="72"/>
      <w:szCs w:val="72"/>
      <w14:textFill>
        <w14:solidFill>
          <w14:schemeClr w14:val="bg1">
            <w14:lumMod w14:val="25000"/>
            <w14:lumMod w14:val="25000"/>
            <w14:lumMod w14:val="25000"/>
          </w14:schemeClr>
        </w14:solidFill>
      </w14:textFill>
    </w:rPr>
  </w:style>
  <w:style w:type="character" w:customStyle="1" w:styleId="Normal-BoldChar">
    <w:name w:val="Normal - Bold Char"/>
    <w:basedOn w:val="DefaultParagraphFont"/>
    <w:link w:val="Normal-Bold"/>
    <w:rsid w:val="004A28D6"/>
    <w:rPr>
      <w:b/>
      <w:color w:val="283312" w:themeColor="accent3" w:themeShade="40"/>
      <w:sz w:val="22"/>
    </w:rPr>
  </w:style>
  <w:style w:type="paragraph" w:customStyle="1" w:styleId="Sub-title">
    <w:name w:val="Sub-title"/>
    <w:basedOn w:val="Heading2"/>
    <w:link w:val="Sub-titleChar"/>
    <w:qFormat/>
    <w:rsid w:val="004A28D6"/>
    <w:rPr>
      <w:color w:val="FFFFFF" w:themeColor="background1"/>
      <w14:textFill>
        <w14:solidFill>
          <w14:schemeClr w14:val="bg1">
            <w14:lumMod w14:val="25000"/>
            <w14:lumMod w14:val="25000"/>
            <w14:lumMod w14:val="25000"/>
          </w14:schemeClr>
        </w14:solidFill>
      </w14:textFill>
    </w:rPr>
  </w:style>
  <w:style w:type="character" w:customStyle="1" w:styleId="TitletextChar">
    <w:name w:val="Title text Char"/>
    <w:basedOn w:val="Heading1Char"/>
    <w:link w:val="Titletext"/>
    <w:rsid w:val="004207F5"/>
    <w:rPr>
      <w:rFonts w:ascii="Calibri" w:eastAsia="Times New Roman" w:hAnsi="Calibri" w:cstheme="majorBidi"/>
      <w:bCs/>
      <w:color w:val="FFFFFF" w:themeColor="background1"/>
      <w:kern w:val="32"/>
      <w:sz w:val="72"/>
      <w:szCs w:val="72"/>
    </w:rPr>
  </w:style>
  <w:style w:type="paragraph" w:styleId="Quote">
    <w:name w:val="Quote"/>
    <w:basedOn w:val="Normal"/>
    <w:next w:val="Normal"/>
    <w:link w:val="QuoteChar"/>
    <w:uiPriority w:val="29"/>
    <w:qFormat/>
    <w:rsid w:val="004A28D6"/>
    <w:rPr>
      <w:i/>
      <w:iCs/>
      <w:color w:val="5D6C7C" w:themeColor="text1"/>
      <w14:textFill>
        <w14:solidFill>
          <w14:schemeClr w14:val="tx1">
            <w14:lumMod w14:val="25000"/>
            <w14:lumMod w14:val="25000"/>
            <w14:lumMod w14:val="25000"/>
            <w14:lumMod w14:val="25000"/>
          </w14:schemeClr>
        </w14:solidFill>
      </w14:textFill>
    </w:rPr>
  </w:style>
  <w:style w:type="character" w:customStyle="1" w:styleId="Sub-titleChar">
    <w:name w:val="Sub-title Char"/>
    <w:basedOn w:val="Heading2Char"/>
    <w:link w:val="Sub-title"/>
    <w:rsid w:val="004A28D6"/>
    <w:rPr>
      <w:rFonts w:eastAsia="Times New Roman" w:cstheme="majorBidi"/>
      <w:b/>
      <w:iCs/>
      <w:color w:val="FFFFFF" w:themeColor="background1"/>
      <w:kern w:val="32"/>
      <w:sz w:val="32"/>
      <w:szCs w:val="28"/>
    </w:rPr>
  </w:style>
  <w:style w:type="character" w:customStyle="1" w:styleId="QuoteChar">
    <w:name w:val="Quote Char"/>
    <w:basedOn w:val="DefaultParagraphFont"/>
    <w:link w:val="Quote"/>
    <w:uiPriority w:val="29"/>
    <w:rsid w:val="004A28D6"/>
    <w:rPr>
      <w:i/>
      <w:iCs/>
      <w:color w:val="171B1F" w:themeColor="text1" w:themeShade="40"/>
      <w:sz w:val="22"/>
    </w:rPr>
  </w:style>
  <w:style w:type="paragraph" w:customStyle="1" w:styleId="Normal-whitetext">
    <w:name w:val="Normal - white text"/>
    <w:basedOn w:val="Normal"/>
    <w:link w:val="Normal-whitetextChar"/>
    <w:qFormat/>
    <w:rsid w:val="004A28D6"/>
    <w:rPr>
      <w:color w:val="FFFFFF" w:themeColor="background1"/>
      <w14:textFill>
        <w14:solidFill>
          <w14:schemeClr w14:val="bg1">
            <w14:lumMod w14:val="25000"/>
            <w14:lumMod w14:val="25000"/>
            <w14:lumMod w14:val="25000"/>
          </w14:schemeClr>
        </w14:solidFill>
      </w14:textFill>
    </w:rPr>
  </w:style>
  <w:style w:type="paragraph" w:customStyle="1" w:styleId="Bulletedlisttext">
    <w:name w:val="Bulleted list text"/>
    <w:basedOn w:val="ListParagraph"/>
    <w:link w:val="BulletedlisttextChar"/>
    <w:qFormat/>
    <w:rsid w:val="006F1A7C"/>
    <w:pPr>
      <w:numPr>
        <w:numId w:val="2"/>
      </w:numPr>
      <w:spacing w:before="120" w:after="120"/>
    </w:pPr>
  </w:style>
  <w:style w:type="character" w:customStyle="1" w:styleId="Normal-whitetextChar">
    <w:name w:val="Normal - white text Char"/>
    <w:basedOn w:val="DefaultParagraphFont"/>
    <w:link w:val="Normal-whitetext"/>
    <w:rsid w:val="004A28D6"/>
    <w:rPr>
      <w:color w:val="FFFFFF" w:themeColor="background1"/>
      <w:sz w:val="22"/>
    </w:rPr>
  </w:style>
  <w:style w:type="paragraph" w:styleId="NoSpacing">
    <w:name w:val="No Spacing"/>
    <w:link w:val="NoSpacingChar"/>
    <w:qFormat/>
    <w:rsid w:val="004A28D6"/>
    <w:pPr>
      <w:contextualSpacing/>
    </w:pPr>
    <w:rPr>
      <w:color w:val="283312" w:themeColor="accent3" w:themeShade="40"/>
    </w:rPr>
  </w:style>
  <w:style w:type="character" w:customStyle="1" w:styleId="ListParagraphChar">
    <w:name w:val="List Paragraph Char"/>
    <w:basedOn w:val="DefaultParagraphFont"/>
    <w:link w:val="ListParagraph"/>
    <w:uiPriority w:val="34"/>
    <w:rsid w:val="004A28D6"/>
    <w:rPr>
      <w:color w:val="283312" w:themeColor="accent3" w:themeShade="40"/>
      <w:sz w:val="22"/>
    </w:rPr>
  </w:style>
  <w:style w:type="character" w:customStyle="1" w:styleId="BulletedlisttextChar">
    <w:name w:val="Bulleted list text Char"/>
    <w:basedOn w:val="ListParagraphChar"/>
    <w:link w:val="Bulletedlisttext"/>
    <w:rsid w:val="006F1A7C"/>
    <w:rPr>
      <w:color w:val="283312" w:themeColor="accent3" w:themeShade="40"/>
      <w:sz w:val="22"/>
    </w:rPr>
  </w:style>
  <w:style w:type="character" w:customStyle="1" w:styleId="Heading6Char">
    <w:name w:val="Heading 6 Char"/>
    <w:basedOn w:val="DefaultParagraphFont"/>
    <w:link w:val="Heading6"/>
    <w:uiPriority w:val="9"/>
    <w:rsid w:val="00490053"/>
    <w:rPr>
      <w:rFonts w:asciiTheme="majorHAnsi" w:eastAsiaTheme="majorEastAsia" w:hAnsiTheme="majorHAnsi" w:cstheme="majorBidi"/>
      <w:i/>
      <w:iCs/>
      <w:color w:val="9AA6B3" w:themeColor="accent1"/>
      <w:sz w:val="22"/>
      <w14:textFill>
        <w14:solidFill>
          <w14:schemeClr w14:val="accent1">
            <w14:lumMod w14:val="50000"/>
            <w14:lumMod w14:val="25000"/>
            <w14:lumMod w14:val="25000"/>
          </w14:schemeClr>
        </w14:solidFill>
      </w14:textFill>
    </w:rPr>
  </w:style>
  <w:style w:type="paragraph" w:customStyle="1" w:styleId="Subtitle1">
    <w:name w:val="Subtitle_1"/>
    <w:basedOn w:val="Normal"/>
    <w:rsid w:val="00F376B2"/>
    <w:pPr>
      <w:ind w:left="-720" w:right="-810"/>
      <w:contextualSpacing w:val="0"/>
    </w:pPr>
    <w:rPr>
      <w:rFonts w:ascii="Century Gothic" w:eastAsia="Times" w:hAnsi="Century Gothic" w:cs="Times New Roman"/>
      <w:caps/>
      <w:color w:val="333399"/>
      <w:spacing w:val="20"/>
      <w:szCs w:val="20"/>
      <w14:textFill>
        <w14:solidFill>
          <w14:srgbClr w14:val="333399">
            <w14:lumMod w14:val="25000"/>
            <w14:lumMod w14:val="25000"/>
            <w14:lumMod w14:val="25000"/>
          </w14:srgbClr>
        </w14:solidFill>
      </w14:textFill>
    </w:rPr>
  </w:style>
  <w:style w:type="paragraph" w:customStyle="1" w:styleId="BodyText1">
    <w:name w:val="BodyText_1"/>
    <w:basedOn w:val="BlockText"/>
    <w:rsid w:val="00F376B2"/>
    <w:pPr>
      <w:pBdr>
        <w:top w:val="none" w:sz="0" w:space="0" w:color="auto"/>
        <w:left w:val="none" w:sz="0" w:space="0" w:color="auto"/>
        <w:bottom w:val="none" w:sz="0" w:space="0" w:color="auto"/>
        <w:right w:val="none" w:sz="0" w:space="0" w:color="auto"/>
      </w:pBdr>
      <w:ind w:left="0" w:right="0"/>
      <w:contextualSpacing w:val="0"/>
    </w:pPr>
    <w:rPr>
      <w:rFonts w:ascii="Palatino" w:eastAsia="Times" w:hAnsi="Palatino" w:cs="Times New Roman"/>
      <w:i w:val="0"/>
      <w:iCs w:val="0"/>
      <w:color w:val="000000"/>
      <w:sz w:val="20"/>
      <w:szCs w:val="20"/>
      <w14:textFill>
        <w14:solidFill>
          <w14:srgbClr w14:val="000000">
            <w14:lumMod w14:val="25000"/>
            <w14:lumMod w14:val="25000"/>
            <w14:lumMod w14:val="25000"/>
          </w14:srgbClr>
        </w14:solidFill>
      </w14:textFill>
    </w:rPr>
  </w:style>
  <w:style w:type="paragraph" w:customStyle="1" w:styleId="verdana">
    <w:name w:val="verdana"/>
    <w:basedOn w:val="BodyText1"/>
    <w:rsid w:val="00F376B2"/>
  </w:style>
  <w:style w:type="paragraph" w:styleId="BlockText">
    <w:name w:val="Block Text"/>
    <w:basedOn w:val="Normal"/>
    <w:link w:val="BlockTextChar"/>
    <w:unhideWhenUsed/>
    <w:rsid w:val="00F376B2"/>
    <w:pPr>
      <w:pBdr>
        <w:top w:val="single" w:sz="2" w:space="10" w:color="9AA6B3" w:themeColor="accent1" w:shadow="1" w:frame="1"/>
        <w:left w:val="single" w:sz="2" w:space="10" w:color="9AA6B3" w:themeColor="accent1" w:shadow="1" w:frame="1"/>
        <w:bottom w:val="single" w:sz="2" w:space="10" w:color="9AA6B3" w:themeColor="accent1" w:shadow="1" w:frame="1"/>
        <w:right w:val="single" w:sz="2" w:space="10" w:color="9AA6B3" w:themeColor="accent1" w:shadow="1" w:frame="1"/>
      </w:pBdr>
      <w:ind w:left="1152" w:right="1152"/>
    </w:pPr>
    <w:rPr>
      <w:rFonts w:cstheme="minorBidi"/>
      <w:i/>
      <w:iCs/>
      <w:color w:val="9AA6B3" w:themeColor="accent1"/>
      <w14:textFill>
        <w14:solidFill>
          <w14:schemeClr w14:val="accent1">
            <w14:lumMod w14:val="25000"/>
            <w14:lumMod w14:val="25000"/>
            <w14:lumMod w14:val="25000"/>
          </w14:schemeClr>
        </w14:solidFill>
      </w14:textFill>
    </w:rPr>
  </w:style>
  <w:style w:type="paragraph" w:styleId="PlainText">
    <w:name w:val="Plain Text"/>
    <w:basedOn w:val="Normal"/>
    <w:link w:val="PlainTextChar"/>
    <w:unhideWhenUsed/>
    <w:rsid w:val="00EF48CE"/>
    <w:pPr>
      <w:contextualSpacing w:val="0"/>
    </w:pPr>
    <w:rPr>
      <w:rFonts w:ascii="Consolas" w:eastAsiaTheme="minorHAnsi" w:hAnsi="Consolas" w:cs="Consolas"/>
      <w:sz w:val="21"/>
      <w:szCs w:val="21"/>
      <w14:textFill>
        <w14:solidFill>
          <w14:srgbClr w14:val="000000">
            <w14:lumMod w14:val="25000"/>
            <w14:lumMod w14:val="25000"/>
            <w14:lumMod w14:val="25000"/>
          </w14:srgbClr>
        </w14:solidFill>
      </w14:textFill>
    </w:rPr>
  </w:style>
  <w:style w:type="character" w:customStyle="1" w:styleId="PlainTextChar">
    <w:name w:val="Plain Text Char"/>
    <w:basedOn w:val="DefaultParagraphFont"/>
    <w:link w:val="PlainText"/>
    <w:rsid w:val="00EF48CE"/>
    <w:rPr>
      <w:rFonts w:ascii="Consolas" w:eastAsiaTheme="minorHAnsi" w:hAnsi="Consolas" w:cs="Consolas"/>
      <w:color w:val="auto"/>
      <w:sz w:val="21"/>
      <w:szCs w:val="21"/>
    </w:rPr>
  </w:style>
  <w:style w:type="paragraph" w:styleId="NormalWeb">
    <w:name w:val="Normal (Web)"/>
    <w:basedOn w:val="Normal"/>
    <w:uiPriority w:val="99"/>
    <w:unhideWhenUsed/>
    <w:rsid w:val="00B20887"/>
    <w:pPr>
      <w:spacing w:before="100" w:beforeAutospacing="1" w:after="100" w:afterAutospacing="1"/>
      <w:contextualSpacing w:val="0"/>
    </w:pPr>
    <w:rPr>
      <w:rFonts w:ascii="Times New Roman" w:hAnsi="Times New Roman" w:cs="Times New Roman"/>
      <w:sz w:val="24"/>
      <w:szCs w:val="24"/>
      <w14:textFill>
        <w14:solidFill>
          <w14:srgbClr w14:val="000000">
            <w14:lumMod w14:val="25000"/>
            <w14:lumMod w14:val="25000"/>
            <w14:lumMod w14:val="25000"/>
          </w14:srgbClr>
        </w14:solidFill>
      </w14:textFill>
    </w:rPr>
  </w:style>
  <w:style w:type="character" w:customStyle="1" w:styleId="apple-converted-space">
    <w:name w:val="apple-converted-space"/>
    <w:basedOn w:val="DefaultParagraphFont"/>
    <w:rsid w:val="004901BB"/>
  </w:style>
  <w:style w:type="character" w:styleId="Emphasis">
    <w:name w:val="Emphasis"/>
    <w:basedOn w:val="DefaultParagraphFont"/>
    <w:qFormat/>
    <w:rsid w:val="004901BB"/>
    <w:rPr>
      <w:i/>
      <w:iCs/>
    </w:rPr>
  </w:style>
  <w:style w:type="paragraph" w:customStyle="1" w:styleId="Normal1">
    <w:name w:val="Normal1"/>
    <w:link w:val="Normal1Char"/>
    <w:rsid w:val="00560E5D"/>
    <w:pPr>
      <w:spacing w:line="276" w:lineRule="auto"/>
    </w:pPr>
    <w:rPr>
      <w:rFonts w:ascii="Arial" w:eastAsia="Arial" w:hAnsi="Arial" w:cs="Arial"/>
    </w:rPr>
  </w:style>
  <w:style w:type="table" w:styleId="TableGrid">
    <w:name w:val="Table Grid"/>
    <w:basedOn w:val="TableNormal"/>
    <w:uiPriority w:val="59"/>
    <w:rsid w:val="00560E5D"/>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DLResponse">
    <w:name w:val="SDL Response"/>
    <w:basedOn w:val="Normal1"/>
    <w:link w:val="SDLResponseChar"/>
    <w:qFormat/>
    <w:rsid w:val="00B02E29"/>
    <w:pPr>
      <w:spacing w:before="120" w:line="240" w:lineRule="auto"/>
    </w:pPr>
    <w:rPr>
      <w:color w:val="0070C0"/>
      <w:sz w:val="20"/>
      <w:szCs w:val="20"/>
    </w:rPr>
  </w:style>
  <w:style w:type="character" w:customStyle="1" w:styleId="Normal1Char">
    <w:name w:val="Normal1 Char"/>
    <w:basedOn w:val="DefaultParagraphFont"/>
    <w:link w:val="Normal1"/>
    <w:rsid w:val="00B02E29"/>
    <w:rPr>
      <w:rFonts w:ascii="Arial" w:eastAsia="Arial" w:hAnsi="Arial" w:cs="Arial"/>
    </w:rPr>
  </w:style>
  <w:style w:type="character" w:customStyle="1" w:styleId="SDLResponseChar">
    <w:name w:val="SDL Response Char"/>
    <w:basedOn w:val="Normal1Char"/>
    <w:link w:val="SDLResponse"/>
    <w:rsid w:val="00B02E29"/>
    <w:rPr>
      <w:rFonts w:ascii="Arial" w:eastAsia="Arial" w:hAnsi="Arial" w:cs="Arial"/>
      <w:color w:val="0070C0"/>
      <w:sz w:val="20"/>
      <w:szCs w:val="20"/>
    </w:rPr>
  </w:style>
  <w:style w:type="paragraph" w:styleId="BodyText">
    <w:name w:val="Body Text"/>
    <w:basedOn w:val="Normal"/>
    <w:link w:val="BodyTextChar"/>
    <w:autoRedefine/>
    <w:rsid w:val="002D4B86"/>
    <w:pPr>
      <w:spacing w:after="120"/>
      <w:contextualSpacing w:val="0"/>
    </w:pPr>
    <w:rPr>
      <w:rFonts w:ascii="Calibri" w:eastAsia="Times New Roman" w:hAnsi="Calibri" w:cs="Times New Roman"/>
      <w:color w:val="auto"/>
    </w:rPr>
  </w:style>
  <w:style w:type="character" w:customStyle="1" w:styleId="BodyTextChar">
    <w:name w:val="Body Text Char"/>
    <w:basedOn w:val="DefaultParagraphFont"/>
    <w:link w:val="BodyText"/>
    <w:rsid w:val="002D4B86"/>
    <w:rPr>
      <w:rFonts w:ascii="Calibri" w:eastAsia="Times New Roman" w:hAnsi="Calibri" w:cs="Times New Roman"/>
      <w:color w:val="auto"/>
    </w:rPr>
  </w:style>
  <w:style w:type="character" w:customStyle="1" w:styleId="NoSpacingChar">
    <w:name w:val="No Spacing Char"/>
    <w:basedOn w:val="DefaultParagraphFont"/>
    <w:link w:val="NoSpacing"/>
    <w:rsid w:val="00687079"/>
    <w:rPr>
      <w:color w:val="283312" w:themeColor="accent3" w:themeShade="40"/>
    </w:rPr>
  </w:style>
  <w:style w:type="character" w:styleId="Strong">
    <w:name w:val="Strong"/>
    <w:basedOn w:val="DefaultParagraphFont"/>
    <w:qFormat/>
    <w:rsid w:val="0056272B"/>
    <w:rPr>
      <w:b/>
      <w:bCs/>
    </w:rPr>
  </w:style>
  <w:style w:type="character" w:customStyle="1" w:styleId="Heading7Char">
    <w:name w:val="Heading 7 Char"/>
    <w:basedOn w:val="DefaultParagraphFont"/>
    <w:link w:val="Heading7"/>
    <w:rsid w:val="009C7DDC"/>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9C7DDC"/>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9C7DDC"/>
    <w:rPr>
      <w:rFonts w:ascii="Arial" w:eastAsia="Times New Roman" w:hAnsi="Arial" w:cs="Times New Roman"/>
      <w:b/>
      <w:i/>
      <w:color w:val="auto"/>
      <w:sz w:val="18"/>
      <w:szCs w:val="20"/>
    </w:rPr>
  </w:style>
  <w:style w:type="paragraph" w:customStyle="1" w:styleId="Code">
    <w:name w:val="Code"/>
    <w:basedOn w:val="Normal"/>
    <w:rsid w:val="009C7DDC"/>
    <w:pPr>
      <w:keepNext/>
      <w:shd w:val="pct15" w:color="auto" w:fill="FFFFFF"/>
      <w:tabs>
        <w:tab w:val="left" w:pos="360"/>
        <w:tab w:val="left" w:pos="720"/>
        <w:tab w:val="left" w:pos="1080"/>
        <w:tab w:val="left" w:pos="1440"/>
        <w:tab w:val="left" w:pos="1800"/>
        <w:tab w:val="left" w:pos="2160"/>
      </w:tabs>
      <w:suppressAutoHyphens/>
      <w:spacing w:line="288" w:lineRule="auto"/>
      <w:contextualSpacing w:val="0"/>
    </w:pPr>
    <w:rPr>
      <w:rFonts w:ascii="Courier New" w:eastAsia="Times New Roman" w:hAnsi="Courier New" w:cs="Times New Roman"/>
      <w:noProof/>
      <w:color w:val="auto"/>
      <w:spacing w:val="-5"/>
      <w:sz w:val="18"/>
      <w:szCs w:val="20"/>
    </w:rPr>
  </w:style>
  <w:style w:type="paragraph" w:customStyle="1" w:styleId="CodeTitle">
    <w:name w:val="Code Title"/>
    <w:basedOn w:val="Code"/>
    <w:next w:val="Code"/>
    <w:rsid w:val="009C7DDC"/>
    <w:pPr>
      <w:pBdr>
        <w:bottom w:val="single" w:sz="36" w:space="1" w:color="808080"/>
      </w:pBdr>
      <w:shd w:val="clear" w:color="auto" w:fill="auto"/>
      <w:spacing w:after="60"/>
    </w:pPr>
    <w:rPr>
      <w:rFonts w:ascii="Arial" w:hAnsi="Arial"/>
      <w:b/>
      <w:sz w:val="20"/>
    </w:rPr>
  </w:style>
  <w:style w:type="paragraph" w:customStyle="1" w:styleId="Table-Heading">
    <w:name w:val="Table - Heading"/>
    <w:basedOn w:val="Normal"/>
    <w:next w:val="Normal"/>
    <w:rsid w:val="009C7DDC"/>
    <w:pPr>
      <w:keepNext/>
      <w:pBdr>
        <w:bottom w:val="single" w:sz="36" w:space="3" w:color="C0C0C0"/>
      </w:pBdr>
      <w:spacing w:before="120"/>
      <w:contextualSpacing w:val="0"/>
    </w:pPr>
    <w:rPr>
      <w:rFonts w:ascii="Arial" w:eastAsia="Times New Roman" w:hAnsi="Arial" w:cs="Times New Roman"/>
      <w:b/>
      <w:color w:val="auto"/>
      <w:sz w:val="20"/>
      <w:szCs w:val="20"/>
    </w:rPr>
  </w:style>
  <w:style w:type="paragraph" w:customStyle="1" w:styleId="Table-Source">
    <w:name w:val="Table - Source"/>
    <w:basedOn w:val="Normal"/>
    <w:next w:val="Normal"/>
    <w:rsid w:val="009C7DDC"/>
    <w:pPr>
      <w:pBdr>
        <w:top w:val="single" w:sz="12" w:space="1" w:color="auto"/>
      </w:pBdr>
      <w:spacing w:after="120"/>
      <w:contextualSpacing w:val="0"/>
    </w:pPr>
    <w:rPr>
      <w:rFonts w:ascii="Verdana" w:eastAsia="Times New Roman" w:hAnsi="Verdana" w:cs="Times New Roman"/>
      <w:i/>
      <w:color w:val="auto"/>
      <w:sz w:val="18"/>
      <w:szCs w:val="20"/>
    </w:rPr>
  </w:style>
  <w:style w:type="paragraph" w:customStyle="1" w:styleId="Table-Text">
    <w:name w:val="Table - Text"/>
    <w:basedOn w:val="Normal"/>
    <w:rsid w:val="009C7DDC"/>
    <w:pPr>
      <w:spacing w:before="60" w:after="60"/>
      <w:contextualSpacing w:val="0"/>
    </w:pPr>
    <w:rPr>
      <w:rFonts w:ascii="Verdana" w:eastAsia="Times New Roman" w:hAnsi="Verdana" w:cs="Times New Roman"/>
      <w:color w:val="auto"/>
      <w:sz w:val="16"/>
      <w:szCs w:val="20"/>
    </w:rPr>
  </w:style>
  <w:style w:type="paragraph" w:customStyle="1" w:styleId="Table-ColHead">
    <w:name w:val="Table - Col. Head"/>
    <w:basedOn w:val="Normal"/>
    <w:rsid w:val="009C7DDC"/>
    <w:pPr>
      <w:keepNext/>
      <w:suppressAutoHyphens/>
      <w:spacing w:before="60" w:after="60"/>
      <w:contextualSpacing w:val="0"/>
    </w:pPr>
    <w:rPr>
      <w:rFonts w:ascii="Arial" w:eastAsia="Times New Roman" w:hAnsi="Arial" w:cs="Times New Roman"/>
      <w:b/>
      <w:color w:val="auto"/>
      <w:sz w:val="20"/>
      <w:szCs w:val="20"/>
    </w:rPr>
  </w:style>
  <w:style w:type="paragraph" w:customStyle="1" w:styleId="Contents">
    <w:name w:val="Contents"/>
    <w:basedOn w:val="Heading1"/>
    <w:rsid w:val="009C7DDC"/>
    <w:pPr>
      <w:keepNext w:val="0"/>
      <w:keepLines w:val="0"/>
      <w:pBdr>
        <w:top w:val="single" w:sz="4" w:space="1" w:color="auto"/>
        <w:left w:val="single" w:sz="6" w:space="1" w:color="auto"/>
        <w:bottom w:val="single" w:sz="4" w:space="1" w:color="auto"/>
        <w:right w:val="single" w:sz="6" w:space="1" w:color="auto"/>
      </w:pBdr>
      <w:shd w:val="pct70" w:color="auto" w:fill="FFFFFF"/>
      <w:spacing w:before="0" w:after="180" w:line="240" w:lineRule="auto"/>
      <w:contextualSpacing w:val="0"/>
      <w:jc w:val="center"/>
    </w:pPr>
    <w:rPr>
      <w:rFonts w:ascii="Arial" w:eastAsia="Times New Roman" w:hAnsi="Arial" w:cs="Times New Roman"/>
      <w:b/>
      <w:bCs w:val="0"/>
      <w:noProof/>
      <w:color w:val="FFFFFF"/>
      <w:sz w:val="28"/>
      <w:szCs w:val="20"/>
    </w:rPr>
  </w:style>
  <w:style w:type="paragraph" w:customStyle="1" w:styleId="Title-Subject">
    <w:name w:val="Title - Subject"/>
    <w:basedOn w:val="Title"/>
    <w:next w:val="Title-Filename"/>
    <w:rsid w:val="009C7DDC"/>
    <w:pPr>
      <w:suppressAutoHyphens/>
      <w:spacing w:before="720" w:after="1360"/>
      <w:ind w:left="1080" w:right="1080"/>
    </w:pPr>
    <w:rPr>
      <w:rFonts w:cs="Arial"/>
      <w:b w:val="0"/>
      <w:iCs/>
      <w:sz w:val="40"/>
    </w:rPr>
  </w:style>
  <w:style w:type="paragraph" w:styleId="Title">
    <w:name w:val="Title"/>
    <w:basedOn w:val="Normal"/>
    <w:link w:val="TitleChar"/>
    <w:qFormat/>
    <w:rsid w:val="009C7DDC"/>
    <w:pPr>
      <w:spacing w:before="1920" w:after="60"/>
      <w:contextualSpacing w:val="0"/>
      <w:jc w:val="center"/>
    </w:pPr>
    <w:rPr>
      <w:rFonts w:ascii="Arial" w:eastAsia="Times New Roman" w:hAnsi="Arial" w:cs="Times New Roman"/>
      <w:b/>
      <w:color w:val="auto"/>
      <w:kern w:val="28"/>
      <w:sz w:val="44"/>
      <w:szCs w:val="20"/>
    </w:rPr>
  </w:style>
  <w:style w:type="character" w:customStyle="1" w:styleId="TitleChar">
    <w:name w:val="Title Char"/>
    <w:basedOn w:val="DefaultParagraphFont"/>
    <w:link w:val="Title"/>
    <w:rsid w:val="009C7DDC"/>
    <w:rPr>
      <w:rFonts w:ascii="Arial" w:eastAsia="Times New Roman" w:hAnsi="Arial" w:cs="Times New Roman"/>
      <w:b/>
      <w:color w:val="auto"/>
      <w:kern w:val="28"/>
      <w:sz w:val="44"/>
      <w:szCs w:val="20"/>
    </w:rPr>
  </w:style>
  <w:style w:type="paragraph" w:customStyle="1" w:styleId="Title-Filename">
    <w:name w:val="Title - Filename"/>
    <w:basedOn w:val="Title"/>
    <w:next w:val="Normal"/>
    <w:rsid w:val="009C7DDC"/>
    <w:pPr>
      <w:spacing w:before="480" w:after="480"/>
    </w:pPr>
    <w:rPr>
      <w:b w:val="0"/>
      <w:i/>
      <w:iCs/>
      <w:sz w:val="24"/>
    </w:rPr>
  </w:style>
  <w:style w:type="paragraph" w:customStyle="1" w:styleId="Title-Revision">
    <w:name w:val="Title - Revision"/>
    <w:basedOn w:val="Title"/>
    <w:rsid w:val="009C7DDC"/>
    <w:pPr>
      <w:spacing w:before="0" w:after="0"/>
    </w:pPr>
    <w:rPr>
      <w:bCs/>
      <w:sz w:val="28"/>
    </w:rPr>
  </w:style>
  <w:style w:type="paragraph" w:customStyle="1" w:styleId="TableText">
    <w:name w:val="Table Text"/>
    <w:basedOn w:val="Normal"/>
    <w:rsid w:val="009C7DDC"/>
    <w:pPr>
      <w:spacing w:before="60" w:after="60" w:line="480" w:lineRule="auto"/>
      <w:contextualSpacing w:val="0"/>
    </w:pPr>
    <w:rPr>
      <w:rFonts w:ascii="Verdana" w:eastAsia="Times New Roman" w:hAnsi="Verdana" w:cs="Times New Roman"/>
      <w:color w:val="auto"/>
      <w:sz w:val="20"/>
      <w:szCs w:val="20"/>
    </w:rPr>
  </w:style>
  <w:style w:type="paragraph" w:customStyle="1" w:styleId="Comment">
    <w:name w:val="Comment"/>
    <w:basedOn w:val="Normal"/>
    <w:rsid w:val="009C7DDC"/>
    <w:pPr>
      <w:overflowPunct w:val="0"/>
      <w:autoSpaceDE w:val="0"/>
      <w:autoSpaceDN w:val="0"/>
      <w:adjustRightInd w:val="0"/>
      <w:spacing w:after="120"/>
      <w:contextualSpacing w:val="0"/>
      <w:textAlignment w:val="baseline"/>
    </w:pPr>
    <w:rPr>
      <w:rFonts w:ascii="Verdana" w:eastAsia="Times New Roman" w:hAnsi="Verdana" w:cs="Times New Roman"/>
      <w:i/>
      <w:color w:val="000080"/>
      <w:sz w:val="20"/>
      <w:szCs w:val="20"/>
    </w:rPr>
  </w:style>
  <w:style w:type="paragraph" w:customStyle="1" w:styleId="Title-OrganizationName">
    <w:name w:val="Title - Organization Name"/>
    <w:basedOn w:val="Title"/>
    <w:rsid w:val="009C7DDC"/>
    <w:pPr>
      <w:spacing w:before="360" w:after="180"/>
    </w:pPr>
    <w:rPr>
      <w:rFonts w:ascii="Times New Roman" w:hAnsi="Times New Roman"/>
      <w:sz w:val="32"/>
    </w:rPr>
  </w:style>
  <w:style w:type="paragraph" w:styleId="Date">
    <w:name w:val="Date"/>
    <w:basedOn w:val="Normal"/>
    <w:next w:val="Normal"/>
    <w:link w:val="DateChar"/>
    <w:rsid w:val="009C7DDC"/>
    <w:pPr>
      <w:spacing w:after="120"/>
      <w:contextualSpacing w:val="0"/>
    </w:pPr>
    <w:rPr>
      <w:rFonts w:ascii="Verdana" w:eastAsia="Times New Roman" w:hAnsi="Verdana" w:cs="Times New Roman"/>
      <w:color w:val="auto"/>
      <w:sz w:val="20"/>
      <w:szCs w:val="20"/>
    </w:rPr>
  </w:style>
  <w:style w:type="character" w:customStyle="1" w:styleId="DateChar">
    <w:name w:val="Date Char"/>
    <w:basedOn w:val="DefaultParagraphFont"/>
    <w:link w:val="Date"/>
    <w:rsid w:val="009C7DDC"/>
    <w:rPr>
      <w:rFonts w:ascii="Verdana" w:eastAsia="Times New Roman" w:hAnsi="Verdana" w:cs="Times New Roman"/>
      <w:color w:val="auto"/>
      <w:sz w:val="20"/>
      <w:szCs w:val="20"/>
    </w:rPr>
  </w:style>
  <w:style w:type="paragraph" w:styleId="List">
    <w:name w:val="List"/>
    <w:basedOn w:val="Normal"/>
    <w:rsid w:val="009C7DDC"/>
    <w:pPr>
      <w:spacing w:after="120"/>
      <w:ind w:left="360" w:hanging="360"/>
      <w:contextualSpacing w:val="0"/>
    </w:pPr>
    <w:rPr>
      <w:rFonts w:ascii="Verdana" w:eastAsia="Times New Roman" w:hAnsi="Verdana" w:cs="Times New Roman"/>
      <w:color w:val="auto"/>
      <w:sz w:val="20"/>
      <w:szCs w:val="20"/>
    </w:rPr>
  </w:style>
  <w:style w:type="paragraph" w:styleId="List2">
    <w:name w:val="List 2"/>
    <w:basedOn w:val="Normal"/>
    <w:rsid w:val="009C7DDC"/>
    <w:pPr>
      <w:spacing w:after="120"/>
      <w:ind w:left="720" w:hanging="360"/>
      <w:contextualSpacing w:val="0"/>
    </w:pPr>
    <w:rPr>
      <w:rFonts w:ascii="Verdana" w:eastAsia="Times New Roman" w:hAnsi="Verdana" w:cs="Times New Roman"/>
      <w:color w:val="auto"/>
      <w:sz w:val="20"/>
      <w:szCs w:val="20"/>
    </w:rPr>
  </w:style>
  <w:style w:type="paragraph" w:styleId="List3">
    <w:name w:val="List 3"/>
    <w:basedOn w:val="Normal"/>
    <w:rsid w:val="009C7DDC"/>
    <w:pPr>
      <w:spacing w:after="120"/>
      <w:ind w:left="1080" w:hanging="360"/>
      <w:contextualSpacing w:val="0"/>
    </w:pPr>
    <w:rPr>
      <w:rFonts w:ascii="Verdana" w:eastAsia="Times New Roman" w:hAnsi="Verdana" w:cs="Times New Roman"/>
      <w:color w:val="auto"/>
      <w:sz w:val="20"/>
      <w:szCs w:val="20"/>
    </w:rPr>
  </w:style>
  <w:style w:type="paragraph" w:styleId="List4">
    <w:name w:val="List 4"/>
    <w:basedOn w:val="Normal"/>
    <w:rsid w:val="009C7DDC"/>
    <w:pPr>
      <w:spacing w:after="120"/>
      <w:ind w:left="1440" w:hanging="360"/>
      <w:contextualSpacing w:val="0"/>
    </w:pPr>
    <w:rPr>
      <w:rFonts w:ascii="Verdana" w:eastAsia="Times New Roman" w:hAnsi="Verdana" w:cs="Times New Roman"/>
      <w:color w:val="auto"/>
      <w:sz w:val="20"/>
      <w:szCs w:val="20"/>
    </w:rPr>
  </w:style>
  <w:style w:type="paragraph" w:styleId="List5">
    <w:name w:val="List 5"/>
    <w:basedOn w:val="Normal"/>
    <w:rsid w:val="009C7DDC"/>
    <w:pPr>
      <w:spacing w:after="120"/>
      <w:ind w:left="1800" w:hanging="360"/>
      <w:contextualSpacing w:val="0"/>
    </w:pPr>
    <w:rPr>
      <w:rFonts w:ascii="Verdana" w:eastAsia="Times New Roman" w:hAnsi="Verdana" w:cs="Times New Roman"/>
      <w:color w:val="auto"/>
      <w:sz w:val="20"/>
      <w:szCs w:val="20"/>
    </w:rPr>
  </w:style>
  <w:style w:type="paragraph" w:styleId="ListBullet">
    <w:name w:val="List Bullet"/>
    <w:basedOn w:val="Normal"/>
    <w:link w:val="ListBulletChar"/>
    <w:autoRedefine/>
    <w:rsid w:val="009C7DDC"/>
    <w:pPr>
      <w:numPr>
        <w:numId w:val="16"/>
      </w:numPr>
      <w:spacing w:after="120"/>
      <w:contextualSpacing w:val="0"/>
    </w:pPr>
    <w:rPr>
      <w:rFonts w:ascii="Verdana" w:eastAsia="Times New Roman" w:hAnsi="Verdana" w:cs="Times New Roman"/>
      <w:color w:val="auto"/>
      <w:sz w:val="20"/>
      <w:szCs w:val="20"/>
    </w:rPr>
  </w:style>
  <w:style w:type="paragraph" w:styleId="ListBullet2">
    <w:name w:val="List Bullet 2"/>
    <w:basedOn w:val="Normal"/>
    <w:autoRedefine/>
    <w:rsid w:val="009C7DDC"/>
    <w:pPr>
      <w:spacing w:after="120"/>
      <w:contextualSpacing w:val="0"/>
    </w:pPr>
    <w:rPr>
      <w:rFonts w:ascii="Verdana" w:eastAsia="Times New Roman" w:hAnsi="Verdana" w:cs="Times New Roman"/>
      <w:color w:val="auto"/>
      <w:sz w:val="20"/>
      <w:szCs w:val="20"/>
    </w:rPr>
  </w:style>
  <w:style w:type="paragraph" w:styleId="ListBullet3">
    <w:name w:val="List Bullet 3"/>
    <w:basedOn w:val="Normal"/>
    <w:autoRedefine/>
    <w:rsid w:val="009C7DDC"/>
    <w:pPr>
      <w:tabs>
        <w:tab w:val="num" w:pos="1080"/>
      </w:tabs>
      <w:spacing w:after="120"/>
      <w:ind w:left="1080" w:hanging="360"/>
      <w:contextualSpacing w:val="0"/>
    </w:pPr>
    <w:rPr>
      <w:rFonts w:ascii="Verdana" w:eastAsia="Times New Roman" w:hAnsi="Verdana" w:cs="Times New Roman"/>
      <w:color w:val="auto"/>
      <w:sz w:val="20"/>
      <w:szCs w:val="20"/>
    </w:rPr>
  </w:style>
  <w:style w:type="paragraph" w:styleId="ListBullet4">
    <w:name w:val="List Bullet 4"/>
    <w:basedOn w:val="Normal"/>
    <w:autoRedefine/>
    <w:rsid w:val="009C7DDC"/>
    <w:pPr>
      <w:tabs>
        <w:tab w:val="num" w:pos="1440"/>
      </w:tabs>
      <w:spacing w:after="120"/>
      <w:ind w:left="1440" w:hanging="360"/>
      <w:contextualSpacing w:val="0"/>
    </w:pPr>
    <w:rPr>
      <w:rFonts w:ascii="Verdana" w:eastAsia="Times New Roman" w:hAnsi="Verdana" w:cs="Times New Roman"/>
      <w:color w:val="auto"/>
      <w:sz w:val="20"/>
      <w:szCs w:val="20"/>
    </w:rPr>
  </w:style>
  <w:style w:type="paragraph" w:styleId="ListBullet5">
    <w:name w:val="List Bullet 5"/>
    <w:basedOn w:val="Normal"/>
    <w:autoRedefine/>
    <w:rsid w:val="009C7DDC"/>
    <w:pPr>
      <w:tabs>
        <w:tab w:val="num" w:pos="1800"/>
      </w:tabs>
      <w:spacing w:after="120"/>
      <w:ind w:left="1800" w:hanging="360"/>
      <w:contextualSpacing w:val="0"/>
    </w:pPr>
    <w:rPr>
      <w:rFonts w:ascii="Verdana" w:eastAsia="Times New Roman" w:hAnsi="Verdana" w:cs="Times New Roman"/>
      <w:color w:val="auto"/>
      <w:sz w:val="20"/>
      <w:szCs w:val="20"/>
    </w:rPr>
  </w:style>
  <w:style w:type="paragraph" w:styleId="ListContinue">
    <w:name w:val="List Continue"/>
    <w:basedOn w:val="Normal"/>
    <w:rsid w:val="009C7DDC"/>
    <w:pPr>
      <w:spacing w:after="120"/>
      <w:ind w:left="360"/>
      <w:contextualSpacing w:val="0"/>
    </w:pPr>
    <w:rPr>
      <w:rFonts w:ascii="Verdana" w:eastAsia="Times New Roman" w:hAnsi="Verdana" w:cs="Times New Roman"/>
      <w:color w:val="auto"/>
      <w:sz w:val="20"/>
      <w:szCs w:val="20"/>
    </w:rPr>
  </w:style>
  <w:style w:type="paragraph" w:styleId="ListContinue2">
    <w:name w:val="List Continue 2"/>
    <w:basedOn w:val="Normal"/>
    <w:rsid w:val="009C7DDC"/>
    <w:pPr>
      <w:spacing w:after="120"/>
      <w:ind w:left="720"/>
      <w:contextualSpacing w:val="0"/>
    </w:pPr>
    <w:rPr>
      <w:rFonts w:ascii="Verdana" w:eastAsia="Times New Roman" w:hAnsi="Verdana" w:cs="Times New Roman"/>
      <w:color w:val="auto"/>
      <w:sz w:val="20"/>
      <w:szCs w:val="20"/>
    </w:rPr>
  </w:style>
  <w:style w:type="paragraph" w:styleId="ListContinue3">
    <w:name w:val="List Continue 3"/>
    <w:basedOn w:val="Normal"/>
    <w:rsid w:val="009C7DDC"/>
    <w:pPr>
      <w:spacing w:after="120"/>
      <w:ind w:left="1080"/>
      <w:contextualSpacing w:val="0"/>
    </w:pPr>
    <w:rPr>
      <w:rFonts w:ascii="Verdana" w:eastAsia="Times New Roman" w:hAnsi="Verdana" w:cs="Times New Roman"/>
      <w:color w:val="auto"/>
      <w:sz w:val="20"/>
      <w:szCs w:val="20"/>
    </w:rPr>
  </w:style>
  <w:style w:type="paragraph" w:styleId="ListContinue4">
    <w:name w:val="List Continue 4"/>
    <w:basedOn w:val="Normal"/>
    <w:rsid w:val="009C7DDC"/>
    <w:pPr>
      <w:spacing w:after="120"/>
      <w:ind w:left="1440"/>
      <w:contextualSpacing w:val="0"/>
    </w:pPr>
    <w:rPr>
      <w:rFonts w:ascii="Verdana" w:eastAsia="Times New Roman" w:hAnsi="Verdana" w:cs="Times New Roman"/>
      <w:color w:val="auto"/>
      <w:sz w:val="20"/>
      <w:szCs w:val="20"/>
    </w:rPr>
  </w:style>
  <w:style w:type="paragraph" w:styleId="ListContinue5">
    <w:name w:val="List Continue 5"/>
    <w:basedOn w:val="Normal"/>
    <w:rsid w:val="009C7DDC"/>
    <w:pPr>
      <w:spacing w:after="120"/>
      <w:ind w:left="1800"/>
      <w:contextualSpacing w:val="0"/>
    </w:pPr>
    <w:rPr>
      <w:rFonts w:ascii="Verdana" w:eastAsia="Times New Roman" w:hAnsi="Verdana" w:cs="Times New Roman"/>
      <w:color w:val="auto"/>
      <w:sz w:val="20"/>
      <w:szCs w:val="20"/>
    </w:rPr>
  </w:style>
  <w:style w:type="paragraph" w:styleId="ListNumber">
    <w:name w:val="List Number"/>
    <w:basedOn w:val="Normal"/>
    <w:rsid w:val="009C7DDC"/>
    <w:pPr>
      <w:tabs>
        <w:tab w:val="num" w:pos="360"/>
      </w:tabs>
      <w:spacing w:after="120"/>
      <w:ind w:left="360" w:hanging="360"/>
      <w:contextualSpacing w:val="0"/>
    </w:pPr>
    <w:rPr>
      <w:rFonts w:ascii="Verdana" w:eastAsia="Times New Roman" w:hAnsi="Verdana" w:cs="Times New Roman"/>
      <w:color w:val="auto"/>
      <w:sz w:val="20"/>
      <w:szCs w:val="20"/>
    </w:rPr>
  </w:style>
  <w:style w:type="paragraph" w:styleId="ListNumber2">
    <w:name w:val="List Number 2"/>
    <w:basedOn w:val="Normal"/>
    <w:rsid w:val="009C7DDC"/>
    <w:pPr>
      <w:tabs>
        <w:tab w:val="num" w:pos="720"/>
      </w:tabs>
      <w:spacing w:after="120"/>
      <w:ind w:left="720" w:hanging="360"/>
      <w:contextualSpacing w:val="0"/>
    </w:pPr>
    <w:rPr>
      <w:rFonts w:ascii="Verdana" w:eastAsia="Times New Roman" w:hAnsi="Verdana" w:cs="Times New Roman"/>
      <w:color w:val="auto"/>
      <w:sz w:val="20"/>
      <w:szCs w:val="20"/>
    </w:rPr>
  </w:style>
  <w:style w:type="paragraph" w:styleId="ListNumber3">
    <w:name w:val="List Number 3"/>
    <w:basedOn w:val="Normal"/>
    <w:rsid w:val="009C7DDC"/>
    <w:pPr>
      <w:tabs>
        <w:tab w:val="num" w:pos="1080"/>
      </w:tabs>
      <w:spacing w:after="120"/>
      <w:ind w:left="1080" w:hanging="360"/>
      <w:contextualSpacing w:val="0"/>
    </w:pPr>
    <w:rPr>
      <w:rFonts w:ascii="Verdana" w:eastAsia="Times New Roman" w:hAnsi="Verdana" w:cs="Times New Roman"/>
      <w:color w:val="auto"/>
      <w:sz w:val="20"/>
      <w:szCs w:val="20"/>
    </w:rPr>
  </w:style>
  <w:style w:type="paragraph" w:styleId="ListNumber4">
    <w:name w:val="List Number 4"/>
    <w:basedOn w:val="Normal"/>
    <w:rsid w:val="009C7DDC"/>
    <w:pPr>
      <w:tabs>
        <w:tab w:val="num" w:pos="1440"/>
      </w:tabs>
      <w:spacing w:after="120"/>
      <w:ind w:left="1440" w:hanging="360"/>
      <w:contextualSpacing w:val="0"/>
    </w:pPr>
    <w:rPr>
      <w:rFonts w:ascii="Verdana" w:eastAsia="Times New Roman" w:hAnsi="Verdana" w:cs="Times New Roman"/>
      <w:color w:val="auto"/>
      <w:sz w:val="20"/>
      <w:szCs w:val="20"/>
    </w:rPr>
  </w:style>
  <w:style w:type="paragraph" w:styleId="ListNumber5">
    <w:name w:val="List Number 5"/>
    <w:basedOn w:val="Normal"/>
    <w:rsid w:val="009C7DDC"/>
    <w:pPr>
      <w:tabs>
        <w:tab w:val="num" w:pos="1800"/>
      </w:tabs>
      <w:spacing w:after="120"/>
      <w:ind w:left="1800" w:hanging="360"/>
      <w:contextualSpacing w:val="0"/>
    </w:pPr>
    <w:rPr>
      <w:rFonts w:ascii="Verdana" w:eastAsia="Times New Roman" w:hAnsi="Verdana" w:cs="Times New Roman"/>
      <w:color w:val="auto"/>
      <w:sz w:val="20"/>
      <w:szCs w:val="20"/>
    </w:rPr>
  </w:style>
  <w:style w:type="paragraph" w:styleId="NormalIndent">
    <w:name w:val="Normal Indent"/>
    <w:basedOn w:val="Normal"/>
    <w:rsid w:val="009C7DDC"/>
    <w:pPr>
      <w:spacing w:after="120"/>
      <w:ind w:left="720"/>
      <w:contextualSpacing w:val="0"/>
    </w:pPr>
    <w:rPr>
      <w:rFonts w:ascii="Verdana" w:eastAsia="Times New Roman" w:hAnsi="Verdana" w:cs="Times New Roman"/>
      <w:color w:val="auto"/>
      <w:sz w:val="20"/>
      <w:szCs w:val="20"/>
    </w:rPr>
  </w:style>
  <w:style w:type="paragraph" w:styleId="TableofAuthorities">
    <w:name w:val="table of authorities"/>
    <w:basedOn w:val="Normal"/>
    <w:next w:val="Normal"/>
    <w:semiHidden/>
    <w:rsid w:val="009C7DDC"/>
    <w:pPr>
      <w:spacing w:after="120"/>
      <w:ind w:left="220" w:hanging="220"/>
      <w:contextualSpacing w:val="0"/>
    </w:pPr>
    <w:rPr>
      <w:rFonts w:ascii="Verdana" w:eastAsia="Times New Roman" w:hAnsi="Verdana" w:cs="Times New Roman"/>
      <w:color w:val="auto"/>
      <w:sz w:val="20"/>
      <w:szCs w:val="20"/>
    </w:rPr>
  </w:style>
  <w:style w:type="paragraph" w:styleId="TableofFigures">
    <w:name w:val="table of figures"/>
    <w:basedOn w:val="Normal"/>
    <w:next w:val="Normal"/>
    <w:semiHidden/>
    <w:rsid w:val="009C7DDC"/>
    <w:pPr>
      <w:spacing w:after="120"/>
      <w:ind w:left="440" w:hanging="440"/>
      <w:contextualSpacing w:val="0"/>
    </w:pPr>
    <w:rPr>
      <w:rFonts w:ascii="Verdana" w:eastAsia="Times New Roman" w:hAnsi="Verdana" w:cs="Times New Roman"/>
      <w:color w:val="auto"/>
      <w:sz w:val="20"/>
      <w:szCs w:val="20"/>
    </w:rPr>
  </w:style>
  <w:style w:type="paragraph" w:styleId="TOAHeading">
    <w:name w:val="toa heading"/>
    <w:basedOn w:val="Normal"/>
    <w:next w:val="Normal"/>
    <w:semiHidden/>
    <w:rsid w:val="009C7DDC"/>
    <w:pPr>
      <w:spacing w:before="120" w:after="120"/>
      <w:contextualSpacing w:val="0"/>
    </w:pPr>
    <w:rPr>
      <w:rFonts w:ascii="Arial" w:eastAsia="Times New Roman" w:hAnsi="Arial" w:cs="Arial"/>
      <w:b/>
      <w:bCs/>
      <w:color w:val="auto"/>
      <w:sz w:val="24"/>
      <w:szCs w:val="24"/>
    </w:rPr>
  </w:style>
  <w:style w:type="character" w:styleId="FollowedHyperlink">
    <w:name w:val="FollowedHyperlink"/>
    <w:basedOn w:val="DefaultParagraphFont"/>
    <w:rsid w:val="009C7DDC"/>
    <w:rPr>
      <w:color w:val="800080"/>
      <w:u w:val="single"/>
    </w:rPr>
  </w:style>
  <w:style w:type="paragraph" w:styleId="BodyText2">
    <w:name w:val="Body Text 2"/>
    <w:basedOn w:val="Normal"/>
    <w:link w:val="BodyText2Char"/>
    <w:rsid w:val="009C7DDC"/>
    <w:pPr>
      <w:spacing w:after="120"/>
      <w:contextualSpacing w:val="0"/>
    </w:pPr>
    <w:rPr>
      <w:rFonts w:ascii="Verdana" w:eastAsia="Times New Roman" w:hAnsi="Verdana" w:cs="Times New Roman"/>
      <w:i/>
      <w:iCs/>
      <w:color w:val="auto"/>
      <w:sz w:val="20"/>
      <w:szCs w:val="20"/>
    </w:rPr>
  </w:style>
  <w:style w:type="character" w:customStyle="1" w:styleId="BodyText2Char">
    <w:name w:val="Body Text 2 Char"/>
    <w:basedOn w:val="DefaultParagraphFont"/>
    <w:link w:val="BodyText2"/>
    <w:rsid w:val="009C7DDC"/>
    <w:rPr>
      <w:rFonts w:ascii="Verdana" w:eastAsia="Times New Roman" w:hAnsi="Verdana" w:cs="Times New Roman"/>
      <w:i/>
      <w:iCs/>
      <w:color w:val="auto"/>
      <w:sz w:val="20"/>
      <w:szCs w:val="20"/>
    </w:rPr>
  </w:style>
  <w:style w:type="paragraph" w:styleId="BodyText3">
    <w:name w:val="Body Text 3"/>
    <w:basedOn w:val="Normal"/>
    <w:link w:val="BodyText3Char"/>
    <w:rsid w:val="009C7DDC"/>
    <w:pPr>
      <w:spacing w:after="120"/>
      <w:contextualSpacing w:val="0"/>
    </w:pPr>
    <w:rPr>
      <w:rFonts w:ascii="Verdana" w:eastAsia="Times New Roman" w:hAnsi="Verdana" w:cs="Times New Roman"/>
      <w:color w:val="auto"/>
      <w:sz w:val="16"/>
      <w:szCs w:val="16"/>
    </w:rPr>
  </w:style>
  <w:style w:type="character" w:customStyle="1" w:styleId="BodyText3Char">
    <w:name w:val="Body Text 3 Char"/>
    <w:basedOn w:val="DefaultParagraphFont"/>
    <w:link w:val="BodyText3"/>
    <w:rsid w:val="009C7DDC"/>
    <w:rPr>
      <w:rFonts w:ascii="Verdana" w:eastAsia="Times New Roman" w:hAnsi="Verdana" w:cs="Times New Roman"/>
      <w:color w:val="auto"/>
      <w:sz w:val="16"/>
      <w:szCs w:val="16"/>
    </w:rPr>
  </w:style>
  <w:style w:type="paragraph" w:customStyle="1" w:styleId="Table-bullet">
    <w:name w:val="Table - bullet"/>
    <w:basedOn w:val="Table-Text"/>
    <w:rsid w:val="009C7DDC"/>
    <w:pPr>
      <w:numPr>
        <w:numId w:val="15"/>
      </w:numPr>
      <w:tabs>
        <w:tab w:val="clear" w:pos="540"/>
      </w:tabs>
      <w:ind w:hanging="180"/>
    </w:pPr>
  </w:style>
  <w:style w:type="paragraph" w:styleId="BodyTextFirstIndent">
    <w:name w:val="Body Text First Indent"/>
    <w:basedOn w:val="BodyText"/>
    <w:link w:val="BodyTextFirstIndentChar"/>
    <w:rsid w:val="009C7DDC"/>
    <w:pPr>
      <w:ind w:firstLine="210"/>
    </w:pPr>
    <w:rPr>
      <w:rFonts w:ascii="Verdana" w:hAnsi="Verdana"/>
      <w:sz w:val="20"/>
      <w:szCs w:val="20"/>
    </w:rPr>
  </w:style>
  <w:style w:type="character" w:customStyle="1" w:styleId="BodyTextFirstIndentChar">
    <w:name w:val="Body Text First Indent Char"/>
    <w:basedOn w:val="BodyTextChar"/>
    <w:link w:val="BodyTextFirstIndent"/>
    <w:rsid w:val="009C7DDC"/>
    <w:rPr>
      <w:rFonts w:ascii="Verdana" w:eastAsia="Times New Roman" w:hAnsi="Verdana" w:cs="Times New Roman"/>
      <w:color w:val="auto"/>
      <w:sz w:val="20"/>
      <w:szCs w:val="20"/>
    </w:rPr>
  </w:style>
  <w:style w:type="paragraph" w:styleId="BodyTextIndent">
    <w:name w:val="Body Text Indent"/>
    <w:basedOn w:val="Normal"/>
    <w:link w:val="BodyTextIndentChar"/>
    <w:rsid w:val="009C7DDC"/>
    <w:pPr>
      <w:spacing w:after="120"/>
      <w:ind w:left="360"/>
      <w:contextualSpacing w:val="0"/>
    </w:pPr>
    <w:rPr>
      <w:rFonts w:ascii="Verdana" w:eastAsia="Times New Roman" w:hAnsi="Verdana" w:cs="Times New Roman"/>
      <w:color w:val="auto"/>
      <w:sz w:val="20"/>
      <w:szCs w:val="20"/>
    </w:rPr>
  </w:style>
  <w:style w:type="character" w:customStyle="1" w:styleId="BodyTextIndentChar">
    <w:name w:val="Body Text Indent Char"/>
    <w:basedOn w:val="DefaultParagraphFont"/>
    <w:link w:val="BodyTextIndent"/>
    <w:rsid w:val="009C7DDC"/>
    <w:rPr>
      <w:rFonts w:ascii="Verdana" w:eastAsia="Times New Roman" w:hAnsi="Verdana" w:cs="Times New Roman"/>
      <w:color w:val="auto"/>
      <w:sz w:val="20"/>
      <w:szCs w:val="20"/>
    </w:rPr>
  </w:style>
  <w:style w:type="paragraph" w:styleId="BodyTextFirstIndent2">
    <w:name w:val="Body Text First Indent 2"/>
    <w:basedOn w:val="BodyTextIndent"/>
    <w:link w:val="BodyTextFirstIndent2Char"/>
    <w:rsid w:val="009C7DDC"/>
    <w:pPr>
      <w:ind w:firstLine="210"/>
    </w:pPr>
  </w:style>
  <w:style w:type="character" w:customStyle="1" w:styleId="BodyTextFirstIndent2Char">
    <w:name w:val="Body Text First Indent 2 Char"/>
    <w:basedOn w:val="BodyTextIndentChar"/>
    <w:link w:val="BodyTextFirstIndent2"/>
    <w:rsid w:val="009C7DDC"/>
    <w:rPr>
      <w:rFonts w:ascii="Verdana" w:eastAsia="Times New Roman" w:hAnsi="Verdana" w:cs="Times New Roman"/>
      <w:color w:val="auto"/>
      <w:sz w:val="20"/>
      <w:szCs w:val="20"/>
    </w:rPr>
  </w:style>
  <w:style w:type="paragraph" w:styleId="BodyTextIndent2">
    <w:name w:val="Body Text Indent 2"/>
    <w:basedOn w:val="Normal"/>
    <w:link w:val="BodyTextIndent2Char"/>
    <w:rsid w:val="009C7DDC"/>
    <w:pPr>
      <w:spacing w:after="120" w:line="480" w:lineRule="auto"/>
      <w:ind w:left="360"/>
      <w:contextualSpacing w:val="0"/>
    </w:pPr>
    <w:rPr>
      <w:rFonts w:ascii="Verdana" w:eastAsia="Times New Roman" w:hAnsi="Verdana" w:cs="Times New Roman"/>
      <w:color w:val="auto"/>
      <w:sz w:val="20"/>
      <w:szCs w:val="20"/>
    </w:rPr>
  </w:style>
  <w:style w:type="character" w:customStyle="1" w:styleId="BodyTextIndent2Char">
    <w:name w:val="Body Text Indent 2 Char"/>
    <w:basedOn w:val="DefaultParagraphFont"/>
    <w:link w:val="BodyTextIndent2"/>
    <w:rsid w:val="009C7DDC"/>
    <w:rPr>
      <w:rFonts w:ascii="Verdana" w:eastAsia="Times New Roman" w:hAnsi="Verdana" w:cs="Times New Roman"/>
      <w:color w:val="auto"/>
      <w:sz w:val="20"/>
      <w:szCs w:val="20"/>
    </w:rPr>
  </w:style>
  <w:style w:type="paragraph" w:styleId="BodyTextIndent3">
    <w:name w:val="Body Text Indent 3"/>
    <w:basedOn w:val="Normal"/>
    <w:link w:val="BodyTextIndent3Char"/>
    <w:rsid w:val="009C7DDC"/>
    <w:pPr>
      <w:spacing w:after="120"/>
      <w:ind w:left="360"/>
      <w:contextualSpacing w:val="0"/>
    </w:pPr>
    <w:rPr>
      <w:rFonts w:ascii="Verdana" w:eastAsia="Times New Roman" w:hAnsi="Verdana" w:cs="Times New Roman"/>
      <w:color w:val="auto"/>
      <w:sz w:val="16"/>
      <w:szCs w:val="16"/>
    </w:rPr>
  </w:style>
  <w:style w:type="character" w:customStyle="1" w:styleId="BodyTextIndent3Char">
    <w:name w:val="Body Text Indent 3 Char"/>
    <w:basedOn w:val="DefaultParagraphFont"/>
    <w:link w:val="BodyTextIndent3"/>
    <w:rsid w:val="009C7DDC"/>
    <w:rPr>
      <w:rFonts w:ascii="Verdana" w:eastAsia="Times New Roman" w:hAnsi="Verdana" w:cs="Times New Roman"/>
      <w:color w:val="auto"/>
      <w:sz w:val="16"/>
      <w:szCs w:val="16"/>
    </w:rPr>
  </w:style>
  <w:style w:type="paragraph" w:styleId="Closing">
    <w:name w:val="Closing"/>
    <w:basedOn w:val="Normal"/>
    <w:link w:val="ClosingChar"/>
    <w:rsid w:val="009C7DDC"/>
    <w:pPr>
      <w:spacing w:after="120"/>
      <w:ind w:left="4320"/>
      <w:contextualSpacing w:val="0"/>
    </w:pPr>
    <w:rPr>
      <w:rFonts w:ascii="Verdana" w:eastAsia="Times New Roman" w:hAnsi="Verdana" w:cs="Times New Roman"/>
      <w:color w:val="auto"/>
      <w:sz w:val="20"/>
      <w:szCs w:val="20"/>
    </w:rPr>
  </w:style>
  <w:style w:type="character" w:customStyle="1" w:styleId="ClosingChar">
    <w:name w:val="Closing Char"/>
    <w:basedOn w:val="DefaultParagraphFont"/>
    <w:link w:val="Closing"/>
    <w:rsid w:val="009C7DDC"/>
    <w:rPr>
      <w:rFonts w:ascii="Verdana" w:eastAsia="Times New Roman" w:hAnsi="Verdana" w:cs="Times New Roman"/>
      <w:color w:val="auto"/>
      <w:sz w:val="20"/>
      <w:szCs w:val="20"/>
    </w:rPr>
  </w:style>
  <w:style w:type="paragraph" w:styleId="DocumentMap">
    <w:name w:val="Document Map"/>
    <w:basedOn w:val="Normal"/>
    <w:link w:val="DocumentMapChar"/>
    <w:semiHidden/>
    <w:rsid w:val="009C7DDC"/>
    <w:pPr>
      <w:shd w:val="clear" w:color="auto" w:fill="000080"/>
      <w:spacing w:after="120"/>
      <w:contextualSpacing w:val="0"/>
    </w:pPr>
    <w:rPr>
      <w:rFonts w:ascii="Tahoma" w:eastAsia="Times New Roman" w:hAnsi="Tahoma" w:cs="Tahoma"/>
      <w:color w:val="auto"/>
      <w:sz w:val="20"/>
      <w:szCs w:val="20"/>
    </w:rPr>
  </w:style>
  <w:style w:type="character" w:customStyle="1" w:styleId="DocumentMapChar">
    <w:name w:val="Document Map Char"/>
    <w:basedOn w:val="DefaultParagraphFont"/>
    <w:link w:val="DocumentMap"/>
    <w:semiHidden/>
    <w:rsid w:val="009C7DDC"/>
    <w:rPr>
      <w:rFonts w:ascii="Tahoma" w:eastAsia="Times New Roman" w:hAnsi="Tahoma" w:cs="Tahoma"/>
      <w:color w:val="auto"/>
      <w:sz w:val="20"/>
      <w:szCs w:val="20"/>
      <w:shd w:val="clear" w:color="auto" w:fill="000080"/>
    </w:rPr>
  </w:style>
  <w:style w:type="paragraph" w:styleId="E-mailSignature">
    <w:name w:val="E-mail Signature"/>
    <w:basedOn w:val="Normal"/>
    <w:link w:val="E-mailSignatureChar"/>
    <w:rsid w:val="009C7DDC"/>
    <w:pPr>
      <w:spacing w:after="120"/>
      <w:contextualSpacing w:val="0"/>
    </w:pPr>
    <w:rPr>
      <w:rFonts w:ascii="Verdana" w:eastAsia="Times New Roman" w:hAnsi="Verdana" w:cs="Times New Roman"/>
      <w:color w:val="auto"/>
      <w:sz w:val="20"/>
      <w:szCs w:val="20"/>
    </w:rPr>
  </w:style>
  <w:style w:type="character" w:customStyle="1" w:styleId="E-mailSignatureChar">
    <w:name w:val="E-mail Signature Char"/>
    <w:basedOn w:val="DefaultParagraphFont"/>
    <w:link w:val="E-mailSignature"/>
    <w:rsid w:val="009C7DDC"/>
    <w:rPr>
      <w:rFonts w:ascii="Verdana" w:eastAsia="Times New Roman" w:hAnsi="Verdana" w:cs="Times New Roman"/>
      <w:color w:val="auto"/>
      <w:sz w:val="20"/>
      <w:szCs w:val="20"/>
    </w:rPr>
  </w:style>
  <w:style w:type="paragraph" w:styleId="EndnoteText">
    <w:name w:val="endnote text"/>
    <w:basedOn w:val="Normal"/>
    <w:link w:val="EndnoteTextChar"/>
    <w:semiHidden/>
    <w:rsid w:val="009C7DDC"/>
    <w:pPr>
      <w:spacing w:after="120"/>
      <w:contextualSpacing w:val="0"/>
    </w:pPr>
    <w:rPr>
      <w:rFonts w:ascii="Verdana" w:eastAsia="Times New Roman" w:hAnsi="Verdana" w:cs="Times New Roman"/>
      <w:color w:val="auto"/>
      <w:sz w:val="20"/>
      <w:szCs w:val="20"/>
    </w:rPr>
  </w:style>
  <w:style w:type="character" w:customStyle="1" w:styleId="EndnoteTextChar">
    <w:name w:val="Endnote Text Char"/>
    <w:basedOn w:val="DefaultParagraphFont"/>
    <w:link w:val="EndnoteText"/>
    <w:semiHidden/>
    <w:rsid w:val="009C7DDC"/>
    <w:rPr>
      <w:rFonts w:ascii="Verdana" w:eastAsia="Times New Roman" w:hAnsi="Verdana" w:cs="Times New Roman"/>
      <w:color w:val="auto"/>
      <w:sz w:val="20"/>
      <w:szCs w:val="20"/>
    </w:rPr>
  </w:style>
  <w:style w:type="paragraph" w:styleId="EnvelopeAddress">
    <w:name w:val="envelope address"/>
    <w:basedOn w:val="Normal"/>
    <w:rsid w:val="009C7DDC"/>
    <w:pPr>
      <w:framePr w:w="7920" w:h="1980" w:hRule="exact" w:hSpace="180" w:wrap="auto" w:hAnchor="page" w:xAlign="center" w:yAlign="bottom"/>
      <w:spacing w:after="120"/>
      <w:ind w:left="2880"/>
      <w:contextualSpacing w:val="0"/>
    </w:pPr>
    <w:rPr>
      <w:rFonts w:ascii="Arial" w:eastAsia="Times New Roman" w:hAnsi="Arial" w:cs="Arial"/>
      <w:color w:val="auto"/>
      <w:sz w:val="24"/>
      <w:szCs w:val="24"/>
    </w:rPr>
  </w:style>
  <w:style w:type="paragraph" w:styleId="EnvelopeReturn">
    <w:name w:val="envelope return"/>
    <w:basedOn w:val="Normal"/>
    <w:rsid w:val="009C7DDC"/>
    <w:pPr>
      <w:spacing w:after="120"/>
      <w:contextualSpacing w:val="0"/>
    </w:pPr>
    <w:rPr>
      <w:rFonts w:ascii="Arial" w:eastAsia="Times New Roman" w:hAnsi="Arial" w:cs="Arial"/>
      <w:color w:val="auto"/>
      <w:sz w:val="20"/>
      <w:szCs w:val="20"/>
    </w:rPr>
  </w:style>
  <w:style w:type="paragraph" w:styleId="FootnoteText">
    <w:name w:val="footnote text"/>
    <w:basedOn w:val="Normal"/>
    <w:link w:val="FootnoteTextChar"/>
    <w:semiHidden/>
    <w:rsid w:val="009C7DDC"/>
    <w:pPr>
      <w:spacing w:after="120"/>
      <w:contextualSpacing w:val="0"/>
    </w:pPr>
    <w:rPr>
      <w:rFonts w:ascii="Verdana" w:eastAsia="Times New Roman" w:hAnsi="Verdana" w:cs="Times New Roman"/>
      <w:color w:val="auto"/>
      <w:sz w:val="20"/>
      <w:szCs w:val="20"/>
    </w:rPr>
  </w:style>
  <w:style w:type="character" w:customStyle="1" w:styleId="FootnoteTextChar">
    <w:name w:val="Footnote Text Char"/>
    <w:basedOn w:val="DefaultParagraphFont"/>
    <w:link w:val="FootnoteText"/>
    <w:semiHidden/>
    <w:rsid w:val="009C7DDC"/>
    <w:rPr>
      <w:rFonts w:ascii="Verdana" w:eastAsia="Times New Roman" w:hAnsi="Verdana" w:cs="Times New Roman"/>
      <w:color w:val="auto"/>
      <w:sz w:val="20"/>
      <w:szCs w:val="20"/>
    </w:rPr>
  </w:style>
  <w:style w:type="paragraph" w:styleId="HTMLAddress">
    <w:name w:val="HTML Address"/>
    <w:basedOn w:val="Normal"/>
    <w:link w:val="HTMLAddressChar"/>
    <w:rsid w:val="009C7DDC"/>
    <w:pPr>
      <w:spacing w:after="120"/>
      <w:contextualSpacing w:val="0"/>
    </w:pPr>
    <w:rPr>
      <w:rFonts w:ascii="Verdana" w:eastAsia="Times New Roman" w:hAnsi="Verdana" w:cs="Times New Roman"/>
      <w:i/>
      <w:iCs/>
      <w:color w:val="auto"/>
      <w:sz w:val="20"/>
      <w:szCs w:val="20"/>
    </w:rPr>
  </w:style>
  <w:style w:type="character" w:customStyle="1" w:styleId="HTMLAddressChar">
    <w:name w:val="HTML Address Char"/>
    <w:basedOn w:val="DefaultParagraphFont"/>
    <w:link w:val="HTMLAddress"/>
    <w:rsid w:val="009C7DDC"/>
    <w:rPr>
      <w:rFonts w:ascii="Verdana" w:eastAsia="Times New Roman" w:hAnsi="Verdana" w:cs="Times New Roman"/>
      <w:i/>
      <w:iCs/>
      <w:color w:val="auto"/>
      <w:sz w:val="20"/>
      <w:szCs w:val="20"/>
    </w:rPr>
  </w:style>
  <w:style w:type="paragraph" w:styleId="HTMLPreformatted">
    <w:name w:val="HTML Preformatted"/>
    <w:basedOn w:val="Normal"/>
    <w:link w:val="HTMLPreformattedChar"/>
    <w:rsid w:val="009C7DDC"/>
    <w:pPr>
      <w:spacing w:after="120"/>
      <w:contextualSpacing w:val="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rsid w:val="009C7DDC"/>
    <w:rPr>
      <w:rFonts w:ascii="Courier New" w:eastAsia="Times New Roman" w:hAnsi="Courier New" w:cs="Courier New"/>
      <w:color w:val="auto"/>
      <w:sz w:val="20"/>
      <w:szCs w:val="20"/>
    </w:rPr>
  </w:style>
  <w:style w:type="paragraph" w:styleId="Index1">
    <w:name w:val="index 1"/>
    <w:basedOn w:val="Normal"/>
    <w:next w:val="Normal"/>
    <w:autoRedefine/>
    <w:semiHidden/>
    <w:rsid w:val="009C7DDC"/>
    <w:pPr>
      <w:spacing w:after="120"/>
      <w:ind w:left="200" w:hanging="200"/>
      <w:contextualSpacing w:val="0"/>
    </w:pPr>
    <w:rPr>
      <w:rFonts w:ascii="Verdana" w:eastAsia="Times New Roman" w:hAnsi="Verdana" w:cs="Times New Roman"/>
      <w:color w:val="auto"/>
      <w:sz w:val="20"/>
      <w:szCs w:val="20"/>
    </w:rPr>
  </w:style>
  <w:style w:type="paragraph" w:styleId="Index2">
    <w:name w:val="index 2"/>
    <w:basedOn w:val="Normal"/>
    <w:next w:val="Normal"/>
    <w:autoRedefine/>
    <w:semiHidden/>
    <w:rsid w:val="009C7DDC"/>
    <w:pPr>
      <w:spacing w:after="120"/>
      <w:ind w:left="400" w:hanging="200"/>
      <w:contextualSpacing w:val="0"/>
    </w:pPr>
    <w:rPr>
      <w:rFonts w:ascii="Verdana" w:eastAsia="Times New Roman" w:hAnsi="Verdana" w:cs="Times New Roman"/>
      <w:color w:val="auto"/>
      <w:sz w:val="20"/>
      <w:szCs w:val="20"/>
    </w:rPr>
  </w:style>
  <w:style w:type="paragraph" w:styleId="Index3">
    <w:name w:val="index 3"/>
    <w:basedOn w:val="Normal"/>
    <w:next w:val="Normal"/>
    <w:autoRedefine/>
    <w:semiHidden/>
    <w:rsid w:val="009C7DDC"/>
    <w:pPr>
      <w:spacing w:after="120"/>
      <w:ind w:left="600" w:hanging="200"/>
      <w:contextualSpacing w:val="0"/>
    </w:pPr>
    <w:rPr>
      <w:rFonts w:ascii="Verdana" w:eastAsia="Times New Roman" w:hAnsi="Verdana" w:cs="Times New Roman"/>
      <w:color w:val="auto"/>
      <w:sz w:val="20"/>
      <w:szCs w:val="20"/>
    </w:rPr>
  </w:style>
  <w:style w:type="paragraph" w:styleId="Index4">
    <w:name w:val="index 4"/>
    <w:basedOn w:val="Normal"/>
    <w:next w:val="Normal"/>
    <w:autoRedefine/>
    <w:semiHidden/>
    <w:rsid w:val="009C7DDC"/>
    <w:pPr>
      <w:spacing w:after="120"/>
      <w:ind w:left="800" w:hanging="200"/>
      <w:contextualSpacing w:val="0"/>
    </w:pPr>
    <w:rPr>
      <w:rFonts w:ascii="Verdana" w:eastAsia="Times New Roman" w:hAnsi="Verdana" w:cs="Times New Roman"/>
      <w:color w:val="auto"/>
      <w:sz w:val="20"/>
      <w:szCs w:val="20"/>
    </w:rPr>
  </w:style>
  <w:style w:type="paragraph" w:styleId="Index5">
    <w:name w:val="index 5"/>
    <w:basedOn w:val="Normal"/>
    <w:next w:val="Normal"/>
    <w:autoRedefine/>
    <w:semiHidden/>
    <w:rsid w:val="009C7DDC"/>
    <w:pPr>
      <w:spacing w:after="120"/>
      <w:ind w:left="1000" w:hanging="200"/>
      <w:contextualSpacing w:val="0"/>
    </w:pPr>
    <w:rPr>
      <w:rFonts w:ascii="Verdana" w:eastAsia="Times New Roman" w:hAnsi="Verdana" w:cs="Times New Roman"/>
      <w:color w:val="auto"/>
      <w:sz w:val="20"/>
      <w:szCs w:val="20"/>
    </w:rPr>
  </w:style>
  <w:style w:type="paragraph" w:styleId="Index6">
    <w:name w:val="index 6"/>
    <w:basedOn w:val="Normal"/>
    <w:next w:val="Normal"/>
    <w:autoRedefine/>
    <w:semiHidden/>
    <w:rsid w:val="009C7DDC"/>
    <w:pPr>
      <w:spacing w:after="120"/>
      <w:ind w:left="1200" w:hanging="200"/>
      <w:contextualSpacing w:val="0"/>
    </w:pPr>
    <w:rPr>
      <w:rFonts w:ascii="Verdana" w:eastAsia="Times New Roman" w:hAnsi="Verdana" w:cs="Times New Roman"/>
      <w:color w:val="auto"/>
      <w:sz w:val="20"/>
      <w:szCs w:val="20"/>
    </w:rPr>
  </w:style>
  <w:style w:type="paragraph" w:styleId="Index7">
    <w:name w:val="index 7"/>
    <w:basedOn w:val="Normal"/>
    <w:next w:val="Normal"/>
    <w:autoRedefine/>
    <w:semiHidden/>
    <w:rsid w:val="009C7DDC"/>
    <w:pPr>
      <w:spacing w:after="120"/>
      <w:ind w:left="1400" w:hanging="200"/>
      <w:contextualSpacing w:val="0"/>
    </w:pPr>
    <w:rPr>
      <w:rFonts w:ascii="Verdana" w:eastAsia="Times New Roman" w:hAnsi="Verdana" w:cs="Times New Roman"/>
      <w:color w:val="auto"/>
      <w:sz w:val="20"/>
      <w:szCs w:val="20"/>
    </w:rPr>
  </w:style>
  <w:style w:type="paragraph" w:styleId="Index8">
    <w:name w:val="index 8"/>
    <w:basedOn w:val="Normal"/>
    <w:next w:val="Normal"/>
    <w:autoRedefine/>
    <w:semiHidden/>
    <w:rsid w:val="009C7DDC"/>
    <w:pPr>
      <w:spacing w:after="120"/>
      <w:ind w:left="1600" w:hanging="200"/>
      <w:contextualSpacing w:val="0"/>
    </w:pPr>
    <w:rPr>
      <w:rFonts w:ascii="Verdana" w:eastAsia="Times New Roman" w:hAnsi="Verdana" w:cs="Times New Roman"/>
      <w:color w:val="auto"/>
      <w:sz w:val="20"/>
      <w:szCs w:val="20"/>
    </w:rPr>
  </w:style>
  <w:style w:type="paragraph" w:styleId="Index9">
    <w:name w:val="index 9"/>
    <w:basedOn w:val="Normal"/>
    <w:next w:val="Normal"/>
    <w:autoRedefine/>
    <w:semiHidden/>
    <w:rsid w:val="009C7DDC"/>
    <w:pPr>
      <w:spacing w:after="120"/>
      <w:ind w:left="1800" w:hanging="200"/>
      <w:contextualSpacing w:val="0"/>
    </w:pPr>
    <w:rPr>
      <w:rFonts w:ascii="Verdana" w:eastAsia="Times New Roman" w:hAnsi="Verdana" w:cs="Times New Roman"/>
      <w:color w:val="auto"/>
      <w:sz w:val="20"/>
      <w:szCs w:val="20"/>
    </w:rPr>
  </w:style>
  <w:style w:type="paragraph" w:styleId="IndexHeading">
    <w:name w:val="index heading"/>
    <w:basedOn w:val="Normal"/>
    <w:next w:val="Index1"/>
    <w:semiHidden/>
    <w:rsid w:val="009C7DDC"/>
    <w:pPr>
      <w:spacing w:after="120"/>
      <w:contextualSpacing w:val="0"/>
    </w:pPr>
    <w:rPr>
      <w:rFonts w:ascii="Arial" w:eastAsia="Times New Roman" w:hAnsi="Arial" w:cs="Arial"/>
      <w:b/>
      <w:bCs/>
      <w:color w:val="auto"/>
      <w:sz w:val="20"/>
      <w:szCs w:val="20"/>
    </w:rPr>
  </w:style>
  <w:style w:type="paragraph" w:styleId="MacroText">
    <w:name w:val="macro"/>
    <w:link w:val="MacroTextChar"/>
    <w:semiHidden/>
    <w:rsid w:val="009C7DDC"/>
    <w:pPr>
      <w:tabs>
        <w:tab w:val="left" w:pos="480"/>
        <w:tab w:val="left" w:pos="960"/>
        <w:tab w:val="left" w:pos="1440"/>
        <w:tab w:val="left" w:pos="1920"/>
        <w:tab w:val="left" w:pos="2400"/>
        <w:tab w:val="left" w:pos="2880"/>
        <w:tab w:val="left" w:pos="3360"/>
        <w:tab w:val="left" w:pos="3840"/>
        <w:tab w:val="left" w:pos="4320"/>
      </w:tabs>
      <w:spacing w:after="120"/>
    </w:pPr>
    <w:rPr>
      <w:rFonts w:ascii="Courier New" w:eastAsia="Times New Roman" w:hAnsi="Courier New" w:cs="Courier New"/>
      <w:color w:val="auto"/>
      <w:sz w:val="20"/>
      <w:szCs w:val="20"/>
    </w:rPr>
  </w:style>
  <w:style w:type="character" w:customStyle="1" w:styleId="MacroTextChar">
    <w:name w:val="Macro Text Char"/>
    <w:basedOn w:val="DefaultParagraphFont"/>
    <w:link w:val="MacroText"/>
    <w:semiHidden/>
    <w:rsid w:val="009C7DDC"/>
    <w:rPr>
      <w:rFonts w:ascii="Courier New" w:eastAsia="Times New Roman" w:hAnsi="Courier New" w:cs="Courier New"/>
      <w:color w:val="auto"/>
      <w:sz w:val="20"/>
      <w:szCs w:val="20"/>
    </w:rPr>
  </w:style>
  <w:style w:type="paragraph" w:styleId="MessageHeader">
    <w:name w:val="Message Header"/>
    <w:basedOn w:val="Normal"/>
    <w:link w:val="MessageHeaderChar"/>
    <w:rsid w:val="009C7DDC"/>
    <w:pPr>
      <w:pBdr>
        <w:top w:val="single" w:sz="6" w:space="1" w:color="auto"/>
        <w:left w:val="single" w:sz="6" w:space="1" w:color="auto"/>
        <w:bottom w:val="single" w:sz="6" w:space="1" w:color="auto"/>
        <w:right w:val="single" w:sz="6" w:space="1" w:color="auto"/>
      </w:pBdr>
      <w:shd w:val="pct20" w:color="auto" w:fill="auto"/>
      <w:spacing w:after="120"/>
      <w:ind w:left="1080" w:hanging="1080"/>
      <w:contextualSpacing w:val="0"/>
    </w:pPr>
    <w:rPr>
      <w:rFonts w:ascii="Arial" w:eastAsia="Times New Roman" w:hAnsi="Arial" w:cs="Arial"/>
      <w:color w:val="auto"/>
      <w:sz w:val="24"/>
      <w:szCs w:val="24"/>
    </w:rPr>
  </w:style>
  <w:style w:type="character" w:customStyle="1" w:styleId="MessageHeaderChar">
    <w:name w:val="Message Header Char"/>
    <w:basedOn w:val="DefaultParagraphFont"/>
    <w:link w:val="MessageHeader"/>
    <w:rsid w:val="009C7DDC"/>
    <w:rPr>
      <w:rFonts w:ascii="Arial" w:eastAsia="Times New Roman" w:hAnsi="Arial" w:cs="Arial"/>
      <w:color w:val="auto"/>
      <w:sz w:val="24"/>
      <w:szCs w:val="24"/>
      <w:shd w:val="pct20" w:color="auto" w:fill="auto"/>
    </w:rPr>
  </w:style>
  <w:style w:type="paragraph" w:styleId="NoteHeading">
    <w:name w:val="Note Heading"/>
    <w:basedOn w:val="Normal"/>
    <w:next w:val="Normal"/>
    <w:link w:val="NoteHeadingChar"/>
    <w:rsid w:val="009C7DDC"/>
    <w:pPr>
      <w:spacing w:after="120"/>
      <w:contextualSpacing w:val="0"/>
    </w:pPr>
    <w:rPr>
      <w:rFonts w:ascii="Verdana" w:eastAsia="Times New Roman" w:hAnsi="Verdana" w:cs="Times New Roman"/>
      <w:color w:val="auto"/>
      <w:sz w:val="20"/>
      <w:szCs w:val="20"/>
    </w:rPr>
  </w:style>
  <w:style w:type="character" w:customStyle="1" w:styleId="NoteHeadingChar">
    <w:name w:val="Note Heading Char"/>
    <w:basedOn w:val="DefaultParagraphFont"/>
    <w:link w:val="NoteHeading"/>
    <w:rsid w:val="009C7DDC"/>
    <w:rPr>
      <w:rFonts w:ascii="Verdana" w:eastAsia="Times New Roman" w:hAnsi="Verdana" w:cs="Times New Roman"/>
      <w:color w:val="auto"/>
      <w:sz w:val="20"/>
      <w:szCs w:val="20"/>
    </w:rPr>
  </w:style>
  <w:style w:type="paragraph" w:styleId="Salutation">
    <w:name w:val="Salutation"/>
    <w:basedOn w:val="Normal"/>
    <w:next w:val="Normal"/>
    <w:link w:val="SalutationChar"/>
    <w:rsid w:val="009C7DDC"/>
    <w:pPr>
      <w:spacing w:after="120"/>
      <w:contextualSpacing w:val="0"/>
    </w:pPr>
    <w:rPr>
      <w:rFonts w:ascii="Verdana" w:eastAsia="Times New Roman" w:hAnsi="Verdana" w:cs="Times New Roman"/>
      <w:color w:val="auto"/>
      <w:sz w:val="20"/>
      <w:szCs w:val="20"/>
    </w:rPr>
  </w:style>
  <w:style w:type="character" w:customStyle="1" w:styleId="SalutationChar">
    <w:name w:val="Salutation Char"/>
    <w:basedOn w:val="DefaultParagraphFont"/>
    <w:link w:val="Salutation"/>
    <w:rsid w:val="009C7DDC"/>
    <w:rPr>
      <w:rFonts w:ascii="Verdana" w:eastAsia="Times New Roman" w:hAnsi="Verdana" w:cs="Times New Roman"/>
      <w:color w:val="auto"/>
      <w:sz w:val="20"/>
      <w:szCs w:val="20"/>
    </w:rPr>
  </w:style>
  <w:style w:type="paragraph" w:styleId="Signature">
    <w:name w:val="Signature"/>
    <w:basedOn w:val="Normal"/>
    <w:link w:val="SignatureChar"/>
    <w:rsid w:val="009C7DDC"/>
    <w:pPr>
      <w:spacing w:after="120"/>
      <w:ind w:left="4320"/>
      <w:contextualSpacing w:val="0"/>
    </w:pPr>
    <w:rPr>
      <w:rFonts w:ascii="Verdana" w:eastAsia="Times New Roman" w:hAnsi="Verdana" w:cs="Times New Roman"/>
      <w:color w:val="auto"/>
      <w:sz w:val="20"/>
      <w:szCs w:val="20"/>
    </w:rPr>
  </w:style>
  <w:style w:type="character" w:customStyle="1" w:styleId="SignatureChar">
    <w:name w:val="Signature Char"/>
    <w:basedOn w:val="DefaultParagraphFont"/>
    <w:link w:val="Signature"/>
    <w:rsid w:val="009C7DDC"/>
    <w:rPr>
      <w:rFonts w:ascii="Verdana" w:eastAsia="Times New Roman" w:hAnsi="Verdana" w:cs="Times New Roman"/>
      <w:color w:val="auto"/>
      <w:sz w:val="20"/>
      <w:szCs w:val="20"/>
    </w:rPr>
  </w:style>
  <w:style w:type="paragraph" w:styleId="Subtitle">
    <w:name w:val="Subtitle"/>
    <w:basedOn w:val="Normal"/>
    <w:link w:val="SubtitleChar"/>
    <w:qFormat/>
    <w:rsid w:val="009C7DDC"/>
    <w:pPr>
      <w:spacing w:after="60"/>
      <w:contextualSpacing w:val="0"/>
      <w:jc w:val="center"/>
      <w:outlineLvl w:val="1"/>
    </w:pPr>
    <w:rPr>
      <w:rFonts w:ascii="Arial" w:eastAsia="Times New Roman" w:hAnsi="Arial" w:cs="Arial"/>
      <w:color w:val="auto"/>
      <w:sz w:val="24"/>
      <w:szCs w:val="24"/>
    </w:rPr>
  </w:style>
  <w:style w:type="character" w:customStyle="1" w:styleId="SubtitleChar">
    <w:name w:val="Subtitle Char"/>
    <w:basedOn w:val="DefaultParagraphFont"/>
    <w:link w:val="Subtitle"/>
    <w:rsid w:val="009C7DDC"/>
    <w:rPr>
      <w:rFonts w:ascii="Arial" w:eastAsia="Times New Roman" w:hAnsi="Arial" w:cs="Arial"/>
      <w:color w:val="auto"/>
      <w:sz w:val="24"/>
      <w:szCs w:val="24"/>
    </w:rPr>
  </w:style>
  <w:style w:type="paragraph" w:customStyle="1" w:styleId="Agreement">
    <w:name w:val="Agreement"/>
    <w:basedOn w:val="TOC2"/>
    <w:rsid w:val="009C7DDC"/>
    <w:pPr>
      <w:tabs>
        <w:tab w:val="right" w:leader="dot" w:pos="9000"/>
      </w:tabs>
      <w:spacing w:after="0"/>
      <w:ind w:left="0"/>
      <w:contextualSpacing w:val="0"/>
    </w:pPr>
    <w:rPr>
      <w:rFonts w:ascii="Verdana" w:eastAsia="Times New Roman" w:hAnsi="Verdana" w:cs="Times New Roman"/>
      <w:noProof/>
      <w:color w:val="auto"/>
      <w:sz w:val="20"/>
      <w:szCs w:val="20"/>
    </w:rPr>
  </w:style>
  <w:style w:type="paragraph" w:customStyle="1" w:styleId="NormalJustified">
    <w:name w:val="Normal + Justified"/>
    <w:aliases w:val="After:  0 pt"/>
    <w:basedOn w:val="ListBullet"/>
    <w:rsid w:val="009C7DDC"/>
    <w:pPr>
      <w:jc w:val="both"/>
    </w:pPr>
  </w:style>
  <w:style w:type="character" w:customStyle="1" w:styleId="BlockTextChar">
    <w:name w:val="Block Text Char"/>
    <w:basedOn w:val="DefaultParagraphFont"/>
    <w:link w:val="BlockText"/>
    <w:rsid w:val="009C7DDC"/>
    <w:rPr>
      <w:rFonts w:cstheme="minorBidi"/>
      <w:i/>
      <w:iCs/>
      <w:color w:val="9AA6B3" w:themeColor="accent1"/>
      <w14:textFill>
        <w14:solidFill>
          <w14:schemeClr w14:val="accent1">
            <w14:lumMod w14:val="25000"/>
            <w14:lumMod w14:val="25000"/>
            <w14:lumMod w14:val="25000"/>
          </w14:schemeClr>
        </w14:solidFill>
      </w14:textFill>
    </w:rPr>
  </w:style>
  <w:style w:type="paragraph" w:customStyle="1" w:styleId="table">
    <w:name w:val="table"/>
    <w:basedOn w:val="Normal"/>
    <w:rsid w:val="009C7DDC"/>
    <w:pPr>
      <w:spacing w:after="60"/>
      <w:contextualSpacing w:val="0"/>
    </w:pPr>
    <w:rPr>
      <w:rFonts w:ascii="Arial" w:eastAsia="Times New Roman" w:hAnsi="Arial" w:cs="Times New Roman"/>
      <w:color w:val="auto"/>
      <w:sz w:val="18"/>
      <w:szCs w:val="20"/>
      <w:lang w:val="nl-BE"/>
    </w:rPr>
  </w:style>
  <w:style w:type="paragraph" w:customStyle="1" w:styleId="Body">
    <w:name w:val="Body"/>
    <w:basedOn w:val="Normal"/>
    <w:autoRedefine/>
    <w:rsid w:val="004C4DC0"/>
    <w:pPr>
      <w:suppressAutoHyphens/>
      <w:spacing w:after="120"/>
      <w:ind w:left="720" w:right="90"/>
      <w:contextualSpacing w:val="0"/>
    </w:pPr>
    <w:rPr>
      <w:rFonts w:eastAsia="Times New Roman"/>
      <w:color w:val="auto"/>
      <w:szCs w:val="20"/>
    </w:rPr>
  </w:style>
  <w:style w:type="numbering" w:customStyle="1" w:styleId="StyleBulletedSymbolsymbolLatin12ptBefore063cmH">
    <w:name w:val="Style Bulleted Symbol (symbol) (Latin) 12 pt Before:  063 cm H..."/>
    <w:basedOn w:val="NoList"/>
    <w:rsid w:val="009C7DDC"/>
    <w:pPr>
      <w:numPr>
        <w:numId w:val="17"/>
      </w:numPr>
    </w:pPr>
  </w:style>
  <w:style w:type="paragraph" w:customStyle="1" w:styleId="bullet">
    <w:name w:val="bullet"/>
    <w:basedOn w:val="BlockText"/>
    <w:rsid w:val="009C7DDC"/>
    <w:pPr>
      <w:pBdr>
        <w:top w:val="none" w:sz="0" w:space="0" w:color="auto"/>
        <w:left w:val="none" w:sz="0" w:space="0" w:color="auto"/>
        <w:bottom w:val="none" w:sz="0" w:space="0" w:color="auto"/>
        <w:right w:val="none" w:sz="0" w:space="0" w:color="auto"/>
      </w:pBdr>
      <w:tabs>
        <w:tab w:val="left" w:pos="284"/>
        <w:tab w:val="num" w:pos="360"/>
      </w:tabs>
      <w:spacing w:after="60"/>
      <w:ind w:left="2047" w:right="0" w:hanging="176"/>
      <w:contextualSpacing w:val="0"/>
    </w:pPr>
    <w:rPr>
      <w:rFonts w:ascii="Times New Roman" w:eastAsia="Times New Roman" w:hAnsi="Times New Roman" w:cs="Times New Roman"/>
      <w:i w:val="0"/>
      <w:iCs w:val="0"/>
      <w:color w:val="000000"/>
      <w:sz w:val="24"/>
      <w:szCs w:val="20"/>
      <w14:textFill>
        <w14:solidFill>
          <w14:srgbClr w14:val="000000">
            <w14:lumMod w14:val="25000"/>
            <w14:lumMod w14:val="25000"/>
            <w14:lumMod w14:val="25000"/>
          </w14:srgbClr>
        </w14:solidFill>
      </w14:textFill>
    </w:rPr>
  </w:style>
  <w:style w:type="paragraph" w:customStyle="1" w:styleId="Bloklabel">
    <w:name w:val="Bloklabel"/>
    <w:basedOn w:val="Normal"/>
    <w:next w:val="BlockText"/>
    <w:rsid w:val="009C7DDC"/>
    <w:pPr>
      <w:pBdr>
        <w:top w:val="single" w:sz="4" w:space="4" w:color="auto"/>
      </w:pBdr>
      <w:spacing w:before="180" w:after="60"/>
      <w:contextualSpacing w:val="0"/>
    </w:pPr>
    <w:rPr>
      <w:rFonts w:ascii="Times New Roman" w:eastAsia="Times New Roman" w:hAnsi="Times New Roman" w:cs="Times New Roman"/>
      <w:b/>
      <w:color w:val="auto"/>
      <w:sz w:val="24"/>
      <w:szCs w:val="20"/>
      <w:lang w:val="fr-BE"/>
    </w:rPr>
  </w:style>
  <w:style w:type="paragraph" w:customStyle="1" w:styleId="StyleHeading3Before24pt">
    <w:name w:val="Style Heading 3 + Before:  24 pt"/>
    <w:basedOn w:val="Heading3"/>
    <w:rsid w:val="009C7DDC"/>
    <w:pPr>
      <w:keepLines w:val="0"/>
      <w:numPr>
        <w:numId w:val="14"/>
      </w:numPr>
      <w:spacing w:before="480" w:after="60"/>
      <w:contextualSpacing w:val="0"/>
    </w:pPr>
    <w:rPr>
      <w:rFonts w:ascii="Verdana" w:eastAsia="Times New Roman" w:hAnsi="Verdana" w:cs="Times New Roman"/>
      <w:b w:val="0"/>
      <w:bCs w:val="0"/>
      <w:color w:val="000000"/>
      <w:sz w:val="20"/>
      <w:szCs w:val="20"/>
      <w14:textFill>
        <w14:solidFill>
          <w14:srgbClr w14:val="000000">
            <w14:lumMod w14:val="25000"/>
            <w14:lumMod w14:val="25000"/>
            <w14:lumMod w14:val="25000"/>
          </w14:srgbClr>
        </w14:solidFill>
      </w14:textFill>
    </w:rPr>
  </w:style>
  <w:style w:type="paragraph" w:customStyle="1" w:styleId="StyleBlockTextLatinCourierNewComplexCourierNewLat">
    <w:name w:val="Style Block Text + (Latin) Courier New (Complex) Courier New (Lat..."/>
    <w:basedOn w:val="BlockText"/>
    <w:rsid w:val="009C7DDC"/>
    <w:pPr>
      <w:pBdr>
        <w:top w:val="none" w:sz="0" w:space="0" w:color="auto"/>
        <w:left w:val="none" w:sz="0" w:space="0" w:color="auto"/>
        <w:bottom w:val="none" w:sz="0" w:space="0" w:color="auto"/>
        <w:right w:val="none" w:sz="0" w:space="0" w:color="auto"/>
      </w:pBdr>
      <w:spacing w:after="120"/>
      <w:ind w:left="720" w:right="0"/>
      <w:contextualSpacing w:val="0"/>
    </w:pPr>
    <w:rPr>
      <w:rFonts w:ascii="Courier New" w:eastAsia="Times New Roman" w:hAnsi="Courier New" w:cs="Courier New"/>
      <w:i w:val="0"/>
      <w:iCs w:val="0"/>
      <w:color w:val="000000"/>
      <w:sz w:val="18"/>
      <w:szCs w:val="20"/>
      <w14:textFill>
        <w14:solidFill>
          <w14:srgbClr w14:val="000000">
            <w14:lumMod w14:val="25000"/>
            <w14:lumMod w14:val="25000"/>
            <w14:lumMod w14:val="25000"/>
          </w14:srgbClr>
        </w14:solidFill>
      </w14:textFill>
    </w:rPr>
  </w:style>
  <w:style w:type="character" w:customStyle="1" w:styleId="CharChar">
    <w:name w:val="Char Char"/>
    <w:basedOn w:val="DefaultParagraphFont"/>
    <w:rsid w:val="009C7DDC"/>
    <w:rPr>
      <w:rFonts w:ascii="Arial" w:hAnsi="Arial"/>
      <w:szCs w:val="24"/>
      <w:lang w:val="en-GB" w:eastAsia="en-US" w:bidi="ar-SA"/>
    </w:rPr>
  </w:style>
  <w:style w:type="paragraph" w:customStyle="1" w:styleId="pe">
    <w:name w:val="pe"/>
    <w:basedOn w:val="table"/>
    <w:rsid w:val="009C7DDC"/>
    <w:pPr>
      <w:numPr>
        <w:numId w:val="20"/>
      </w:numPr>
    </w:pPr>
    <w:rPr>
      <w:rFonts w:ascii="Courier New" w:hAnsi="Courier New" w:cs="Courier New"/>
      <w:color w:val="333399"/>
      <w:lang w:val="en-US"/>
    </w:rPr>
  </w:style>
  <w:style w:type="paragraph" w:customStyle="1" w:styleId="Tabletext0">
    <w:name w:val="Table text"/>
    <w:basedOn w:val="Normal"/>
    <w:rsid w:val="009C7DDC"/>
    <w:pPr>
      <w:contextualSpacing w:val="0"/>
    </w:pPr>
    <w:rPr>
      <w:rFonts w:ascii="Times" w:eastAsia="Times New Roman" w:hAnsi="Times" w:cs="Times New Roman"/>
      <w:color w:val="auto"/>
      <w:sz w:val="24"/>
      <w:szCs w:val="24"/>
    </w:rPr>
  </w:style>
  <w:style w:type="paragraph" w:styleId="CommentSubject">
    <w:name w:val="annotation subject"/>
    <w:basedOn w:val="CommentText"/>
    <w:next w:val="CommentText"/>
    <w:link w:val="CommentSubjectChar"/>
    <w:semiHidden/>
    <w:rsid w:val="009C7DDC"/>
    <w:pPr>
      <w:spacing w:after="120"/>
      <w:contextualSpacing w:val="0"/>
    </w:pPr>
    <w:rPr>
      <w:rFonts w:ascii="Verdana" w:eastAsia="Times New Roman" w:hAnsi="Verdana" w:cs="Times New Roman"/>
      <w:b/>
      <w:bCs/>
      <w:color w:val="auto"/>
      <w:sz w:val="20"/>
      <w:szCs w:val="20"/>
    </w:rPr>
  </w:style>
  <w:style w:type="character" w:customStyle="1" w:styleId="CommentSubjectChar">
    <w:name w:val="Comment Subject Char"/>
    <w:basedOn w:val="CommentTextChar"/>
    <w:link w:val="CommentSubject"/>
    <w:semiHidden/>
    <w:rsid w:val="009C7DDC"/>
    <w:rPr>
      <w:rFonts w:ascii="Verdana" w:eastAsia="Times New Roman" w:hAnsi="Verdana" w:cs="Times New Roman"/>
      <w:b/>
      <w:bCs/>
      <w:color w:val="auto"/>
      <w:sz w:val="20"/>
      <w:szCs w:val="20"/>
    </w:rPr>
  </w:style>
  <w:style w:type="character" w:styleId="FootnoteReference">
    <w:name w:val="footnote reference"/>
    <w:basedOn w:val="DefaultParagraphFont"/>
    <w:semiHidden/>
    <w:rsid w:val="009C7DDC"/>
    <w:rPr>
      <w:vertAlign w:val="superscript"/>
    </w:rPr>
  </w:style>
  <w:style w:type="paragraph" w:customStyle="1" w:styleId="font5">
    <w:name w:val="font5"/>
    <w:basedOn w:val="Normal"/>
    <w:rsid w:val="009C7DDC"/>
    <w:pPr>
      <w:spacing w:before="100" w:beforeAutospacing="1" w:after="100" w:afterAutospacing="1"/>
      <w:contextualSpacing w:val="0"/>
    </w:pPr>
    <w:rPr>
      <w:rFonts w:ascii="Verdana" w:eastAsia="SimSun" w:hAnsi="Verdana" w:cs="Times New Roman"/>
      <w:b/>
      <w:bCs/>
      <w:color w:val="auto"/>
      <w:sz w:val="16"/>
      <w:szCs w:val="16"/>
      <w:lang w:val="nl-NL" w:eastAsia="zh-CN"/>
    </w:rPr>
  </w:style>
  <w:style w:type="paragraph" w:customStyle="1" w:styleId="font6">
    <w:name w:val="font6"/>
    <w:basedOn w:val="Normal"/>
    <w:rsid w:val="009C7DDC"/>
    <w:pPr>
      <w:spacing w:before="100" w:beforeAutospacing="1" w:after="100" w:afterAutospacing="1"/>
      <w:contextualSpacing w:val="0"/>
    </w:pPr>
    <w:rPr>
      <w:rFonts w:ascii="Arial" w:eastAsia="SimSun" w:hAnsi="Arial" w:cs="Arial"/>
      <w:color w:val="auto"/>
      <w:sz w:val="16"/>
      <w:szCs w:val="16"/>
      <w:lang w:val="nl-NL" w:eastAsia="zh-CN"/>
    </w:rPr>
  </w:style>
  <w:style w:type="paragraph" w:customStyle="1" w:styleId="xl24">
    <w:name w:val="xl24"/>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Times New Roman" w:eastAsia="SimSun" w:hAnsi="Times New Roman" w:cs="Times New Roman"/>
      <w:color w:val="auto"/>
      <w:sz w:val="16"/>
      <w:szCs w:val="16"/>
      <w:lang w:val="nl-NL" w:eastAsia="zh-CN"/>
    </w:rPr>
  </w:style>
  <w:style w:type="paragraph" w:customStyle="1" w:styleId="xl25">
    <w:name w:val="xl25"/>
    <w:basedOn w:val="Normal"/>
    <w:rsid w:val="009C7DDC"/>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contextualSpacing w:val="0"/>
      <w:jc w:val="center"/>
      <w:textAlignment w:val="top"/>
    </w:pPr>
    <w:rPr>
      <w:rFonts w:ascii="Times New Roman" w:eastAsia="SimSun" w:hAnsi="Times New Roman" w:cs="Times New Roman"/>
      <w:color w:val="auto"/>
      <w:sz w:val="16"/>
      <w:szCs w:val="16"/>
      <w:lang w:val="nl-NL" w:eastAsia="zh-CN"/>
    </w:rPr>
  </w:style>
  <w:style w:type="paragraph" w:customStyle="1" w:styleId="xl26">
    <w:name w:val="xl26"/>
    <w:basedOn w:val="Normal"/>
    <w:rsid w:val="009C7DD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27">
    <w:name w:val="xl27"/>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Verdana" w:eastAsia="SimSun" w:hAnsi="Verdana" w:cs="Times New Roman"/>
      <w:color w:val="auto"/>
      <w:sz w:val="16"/>
      <w:szCs w:val="16"/>
      <w:lang w:val="nl-NL" w:eastAsia="zh-CN"/>
    </w:rPr>
  </w:style>
  <w:style w:type="paragraph" w:customStyle="1" w:styleId="xl28">
    <w:name w:val="xl28"/>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Verdana" w:eastAsia="SimSun" w:hAnsi="Verdana" w:cs="Times New Roman"/>
      <w:color w:val="auto"/>
      <w:sz w:val="16"/>
      <w:szCs w:val="16"/>
      <w:lang w:val="nl-NL" w:eastAsia="zh-CN"/>
    </w:rPr>
  </w:style>
  <w:style w:type="paragraph" w:customStyle="1" w:styleId="xl29">
    <w:name w:val="xl29"/>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pPr>
    <w:rPr>
      <w:rFonts w:ascii="Times New Roman" w:eastAsia="SimSun" w:hAnsi="Times New Roman" w:cs="Times New Roman"/>
      <w:color w:val="auto"/>
      <w:sz w:val="24"/>
      <w:szCs w:val="24"/>
      <w:lang w:val="nl-NL" w:eastAsia="zh-CN"/>
    </w:rPr>
  </w:style>
  <w:style w:type="paragraph" w:customStyle="1" w:styleId="xl30">
    <w:name w:val="xl30"/>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Times New Roman" w:eastAsia="SimSun" w:hAnsi="Times New Roman" w:cs="Times New Roman"/>
      <w:color w:val="auto"/>
      <w:sz w:val="16"/>
      <w:szCs w:val="16"/>
      <w:lang w:val="nl-NL" w:eastAsia="zh-CN"/>
    </w:rPr>
  </w:style>
  <w:style w:type="paragraph" w:customStyle="1" w:styleId="xl31">
    <w:name w:val="xl31"/>
    <w:basedOn w:val="Normal"/>
    <w:rsid w:val="009C7DD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32">
    <w:name w:val="xl32"/>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Arial" w:eastAsia="SimSun" w:hAnsi="Arial" w:cs="Arial"/>
      <w:color w:val="auto"/>
      <w:sz w:val="16"/>
      <w:szCs w:val="16"/>
      <w:lang w:val="nl-NL" w:eastAsia="zh-CN"/>
    </w:rPr>
  </w:style>
  <w:style w:type="paragraph" w:customStyle="1" w:styleId="xl33">
    <w:name w:val="xl33"/>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34">
    <w:name w:val="xl34"/>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jc w:val="center"/>
      <w:textAlignment w:val="top"/>
    </w:pPr>
    <w:rPr>
      <w:rFonts w:ascii="Arial" w:eastAsia="SimSun" w:hAnsi="Arial" w:cs="Arial"/>
      <w:b/>
      <w:bCs/>
      <w:color w:val="auto"/>
      <w:sz w:val="16"/>
      <w:szCs w:val="16"/>
      <w:lang w:val="nl-NL" w:eastAsia="zh-CN"/>
    </w:rPr>
  </w:style>
  <w:style w:type="paragraph" w:customStyle="1" w:styleId="xl35">
    <w:name w:val="xl35"/>
    <w:basedOn w:val="Normal"/>
    <w:rsid w:val="009C7DDC"/>
    <w:pPr>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Verdana" w:eastAsia="SimSun" w:hAnsi="Verdana" w:cs="Times New Roman"/>
      <w:color w:val="FF0000"/>
      <w:sz w:val="16"/>
      <w:szCs w:val="16"/>
      <w:lang w:val="nl-NL" w:eastAsia="zh-CN"/>
    </w:rPr>
  </w:style>
  <w:style w:type="character" w:customStyle="1" w:styleId="ListBulletChar">
    <w:name w:val="List Bullet Char"/>
    <w:basedOn w:val="DefaultParagraphFont"/>
    <w:link w:val="ListBullet"/>
    <w:rsid w:val="009C7DDC"/>
    <w:rPr>
      <w:rFonts w:ascii="Verdana" w:eastAsia="Times New Roman" w:hAnsi="Verdana" w:cs="Times New Roman"/>
      <w:color w:val="auto"/>
      <w:sz w:val="20"/>
      <w:szCs w:val="20"/>
    </w:rPr>
  </w:style>
  <w:style w:type="paragraph" w:customStyle="1" w:styleId="Footer-SDLPSStyle">
    <w:name w:val="Footer - SDL PS Style"/>
    <w:basedOn w:val="Normal"/>
    <w:link w:val="Footer-SDLPSStyleChar"/>
    <w:qFormat/>
    <w:rsid w:val="009C7DDC"/>
    <w:pPr>
      <w:tabs>
        <w:tab w:val="center" w:pos="4320"/>
        <w:tab w:val="right" w:pos="8640"/>
      </w:tabs>
      <w:contextualSpacing w:val="0"/>
    </w:pPr>
    <w:rPr>
      <w:rFonts w:ascii="Cambria" w:eastAsia="Calibri" w:hAnsi="Cambria" w:cs="Arial"/>
      <w:b/>
      <w:color w:val="auto"/>
      <w:kern w:val="20"/>
      <w:sz w:val="20"/>
      <w:szCs w:val="20"/>
    </w:rPr>
  </w:style>
  <w:style w:type="character" w:customStyle="1" w:styleId="Footer-SDLPSStyleChar">
    <w:name w:val="Footer - SDL PS Style Char"/>
    <w:basedOn w:val="DefaultParagraphFont"/>
    <w:link w:val="Footer-SDLPSStyle"/>
    <w:locked/>
    <w:rsid w:val="009C7DDC"/>
    <w:rPr>
      <w:rFonts w:ascii="Cambria" w:eastAsia="Calibri" w:hAnsi="Cambria" w:cs="Arial"/>
      <w:b/>
      <w:color w:val="auto"/>
      <w:kern w:val="20"/>
      <w:sz w:val="20"/>
      <w:szCs w:val="20"/>
    </w:rPr>
  </w:style>
  <w:style w:type="paragraph" w:customStyle="1" w:styleId="TOR-Subscript">
    <w:name w:val="TOR - Sub script"/>
    <w:basedOn w:val="Normal"/>
    <w:link w:val="TOR-SubscriptChar"/>
    <w:qFormat/>
    <w:rsid w:val="009C7DDC"/>
    <w:pPr>
      <w:contextualSpacing w:val="0"/>
      <w:jc w:val="both"/>
    </w:pPr>
    <w:rPr>
      <w:rFonts w:ascii="Stone Sans ITC TT" w:eastAsia="Times New Roman" w:hAnsi="Stone Sans ITC TT" w:cs="Arial"/>
      <w:color w:val="auto"/>
      <w:sz w:val="16"/>
      <w:szCs w:val="16"/>
      <w:lang w:val="en-GB"/>
    </w:rPr>
  </w:style>
  <w:style w:type="character" w:customStyle="1" w:styleId="TOR-SubscriptChar">
    <w:name w:val="TOR - Sub script Char"/>
    <w:basedOn w:val="DefaultParagraphFont"/>
    <w:link w:val="TOR-Subscript"/>
    <w:rsid w:val="009C7DDC"/>
    <w:rPr>
      <w:rFonts w:ascii="Stone Sans ITC TT" w:eastAsia="Times New Roman" w:hAnsi="Stone Sans ITC TT" w:cs="Arial"/>
      <w:color w:val="auto"/>
      <w:sz w:val="16"/>
      <w:szCs w:val="16"/>
      <w:lang w:val="en-GB"/>
    </w:rPr>
  </w:style>
  <w:style w:type="paragraph" w:customStyle="1" w:styleId="SDLPS-TableText">
    <w:name w:val="SDL PS - Table Text"/>
    <w:basedOn w:val="Normal"/>
    <w:link w:val="SDLPS-TableTextChar"/>
    <w:qFormat/>
    <w:rsid w:val="009C7DDC"/>
    <w:pPr>
      <w:contextualSpacing w:val="0"/>
      <w:jc w:val="right"/>
    </w:pPr>
    <w:rPr>
      <w:rFonts w:ascii="Stone Sans ITC TT" w:eastAsia="Times New Roman" w:hAnsi="Stone Sans ITC TT" w:cs="Arial"/>
      <w:color w:val="auto"/>
      <w:sz w:val="20"/>
      <w:szCs w:val="20"/>
      <w:lang w:val="en-GB"/>
    </w:rPr>
  </w:style>
  <w:style w:type="character" w:customStyle="1" w:styleId="SDLPS-TableTextChar">
    <w:name w:val="SDL PS - Table Text Char"/>
    <w:basedOn w:val="DefaultParagraphFont"/>
    <w:link w:val="SDLPS-TableText"/>
    <w:rsid w:val="009C7DDC"/>
    <w:rPr>
      <w:rFonts w:ascii="Stone Sans ITC TT" w:eastAsia="Times New Roman" w:hAnsi="Stone Sans ITC TT" w:cs="Arial"/>
      <w:color w:val="auto"/>
      <w:sz w:val="20"/>
      <w:szCs w:val="20"/>
      <w:lang w:val="en-GB"/>
    </w:rPr>
  </w:style>
  <w:style w:type="character" w:customStyle="1" w:styleId="trisoftinfosharewebvalue1">
    <w:name w:val="trisoftinfoshareweb_value1"/>
    <w:basedOn w:val="DefaultParagraphFont"/>
    <w:rsid w:val="009C7DDC"/>
    <w:rPr>
      <w:rFonts w:ascii="Verdana" w:hAnsi="Verdana" w:hint="default"/>
      <w:b w:val="0"/>
      <w:bCs w:val="0"/>
      <w:i w:val="0"/>
      <w:iCs w:val="0"/>
      <w:caps w:val="0"/>
      <w:smallCaps w:val="0"/>
      <w:strike w:val="0"/>
      <w:dstrike w:val="0"/>
      <w:u w:val="none"/>
      <w:effect w:val="none"/>
      <w:shd w:val="clear" w:color="auto" w:fill="FFFFFF"/>
    </w:rPr>
  </w:style>
  <w:style w:type="character" w:customStyle="1" w:styleId="trisoftinfosharewebvalue2">
    <w:name w:val="trisoftinfoshareweb_value2"/>
    <w:basedOn w:val="DefaultParagraphFont"/>
    <w:rsid w:val="009C7DDC"/>
    <w:rPr>
      <w:rFonts w:ascii="Verdana" w:hAnsi="Verdana" w:hint="default"/>
      <w:b w:val="0"/>
      <w:bCs w:val="0"/>
      <w:i w:val="0"/>
      <w:iCs w:val="0"/>
      <w:caps w:val="0"/>
      <w:smallCaps w:val="0"/>
      <w:strike w:val="0"/>
      <w:dstrike w:val="0"/>
      <w:u w:val="none"/>
      <w:effect w:val="none"/>
      <w:shd w:val="clear" w:color="auto" w:fill="FFFFFF"/>
    </w:rPr>
  </w:style>
  <w:style w:type="paragraph" w:styleId="Revision">
    <w:name w:val="Revision"/>
    <w:hidden/>
    <w:uiPriority w:val="99"/>
    <w:semiHidden/>
    <w:rsid w:val="009C7DDC"/>
    <w:rPr>
      <w:rFonts w:ascii="Verdana" w:eastAsia="Times New Roman" w:hAnsi="Verdana" w:cs="Times New Roman"/>
      <w:color w:val="auto"/>
      <w:sz w:val="20"/>
      <w:szCs w:val="20"/>
    </w:rPr>
  </w:style>
  <w:style w:type="character" w:customStyle="1" w:styleId="st1">
    <w:name w:val="st1"/>
    <w:basedOn w:val="DefaultParagraphFont"/>
    <w:rsid w:val="009C7DDC"/>
  </w:style>
  <w:style w:type="character" w:customStyle="1" w:styleId="error">
    <w:name w:val="error"/>
    <w:basedOn w:val="DefaultParagraphFont"/>
    <w:rsid w:val="009C7DDC"/>
  </w:style>
  <w:style w:type="paragraph" w:customStyle="1" w:styleId="SDLCoverSubject">
    <w:name w:val="SDL Cover Subject"/>
    <w:basedOn w:val="Normal"/>
    <w:rsid w:val="009C7DDC"/>
    <w:pPr>
      <w:spacing w:before="60" w:after="60"/>
      <w:ind w:left="288"/>
      <w:contextualSpacing w:val="0"/>
      <w:jc w:val="both"/>
    </w:pPr>
    <w:rPr>
      <w:rFonts w:ascii="Arial" w:eastAsia="Times New Roman" w:hAnsi="Arial" w:cs="Times New Roman"/>
      <w:color w:val="FFFFFF" w:themeColor="background1"/>
      <w:sz w:val="40"/>
      <w:szCs w:val="24"/>
    </w:rPr>
  </w:style>
  <w:style w:type="character" w:customStyle="1" w:styleId="keyword">
    <w:name w:val="keyword"/>
    <w:basedOn w:val="DefaultParagraphFont"/>
    <w:rsid w:val="009C7DDC"/>
  </w:style>
  <w:style w:type="character" w:styleId="HTMLCode">
    <w:name w:val="HTML Code"/>
    <w:basedOn w:val="DefaultParagraphFont"/>
    <w:uiPriority w:val="99"/>
    <w:unhideWhenUsed/>
    <w:rsid w:val="009C7DDC"/>
    <w:rPr>
      <w:rFonts w:ascii="Courier New" w:eastAsia="Times New Roman" w:hAnsi="Courier New" w:cs="Courier New"/>
      <w:sz w:val="20"/>
      <w:szCs w:val="20"/>
    </w:rPr>
  </w:style>
  <w:style w:type="paragraph" w:customStyle="1" w:styleId="StyleJustified">
    <w:name w:val="Style Justified"/>
    <w:basedOn w:val="Normal"/>
    <w:rsid w:val="00A273F0"/>
    <w:pPr>
      <w:spacing w:after="120"/>
      <w:ind w:left="720"/>
      <w:contextualSpacing w:val="0"/>
      <w:jc w:val="both"/>
    </w:pPr>
    <w:rPr>
      <w:rFonts w:ascii="Verdana" w:eastAsia="Times New Roman" w:hAnsi="Verdana"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47775">
      <w:bodyDiv w:val="1"/>
      <w:marLeft w:val="0"/>
      <w:marRight w:val="0"/>
      <w:marTop w:val="0"/>
      <w:marBottom w:val="0"/>
      <w:divBdr>
        <w:top w:val="none" w:sz="0" w:space="0" w:color="auto"/>
        <w:left w:val="none" w:sz="0" w:space="0" w:color="auto"/>
        <w:bottom w:val="none" w:sz="0" w:space="0" w:color="auto"/>
        <w:right w:val="none" w:sz="0" w:space="0" w:color="auto"/>
      </w:divBdr>
    </w:div>
    <w:div w:id="252861420">
      <w:bodyDiv w:val="1"/>
      <w:marLeft w:val="0"/>
      <w:marRight w:val="0"/>
      <w:marTop w:val="0"/>
      <w:marBottom w:val="0"/>
      <w:divBdr>
        <w:top w:val="none" w:sz="0" w:space="0" w:color="auto"/>
        <w:left w:val="none" w:sz="0" w:space="0" w:color="auto"/>
        <w:bottom w:val="none" w:sz="0" w:space="0" w:color="auto"/>
        <w:right w:val="none" w:sz="0" w:space="0" w:color="auto"/>
      </w:divBdr>
    </w:div>
    <w:div w:id="293410059">
      <w:bodyDiv w:val="1"/>
      <w:marLeft w:val="0"/>
      <w:marRight w:val="0"/>
      <w:marTop w:val="0"/>
      <w:marBottom w:val="0"/>
      <w:divBdr>
        <w:top w:val="none" w:sz="0" w:space="0" w:color="auto"/>
        <w:left w:val="none" w:sz="0" w:space="0" w:color="auto"/>
        <w:bottom w:val="none" w:sz="0" w:space="0" w:color="auto"/>
        <w:right w:val="none" w:sz="0" w:space="0" w:color="auto"/>
      </w:divBdr>
    </w:div>
    <w:div w:id="361366486">
      <w:bodyDiv w:val="1"/>
      <w:marLeft w:val="0"/>
      <w:marRight w:val="0"/>
      <w:marTop w:val="0"/>
      <w:marBottom w:val="0"/>
      <w:divBdr>
        <w:top w:val="none" w:sz="0" w:space="0" w:color="auto"/>
        <w:left w:val="none" w:sz="0" w:space="0" w:color="auto"/>
        <w:bottom w:val="none" w:sz="0" w:space="0" w:color="auto"/>
        <w:right w:val="none" w:sz="0" w:space="0" w:color="auto"/>
      </w:divBdr>
    </w:div>
    <w:div w:id="458112133">
      <w:bodyDiv w:val="1"/>
      <w:marLeft w:val="0"/>
      <w:marRight w:val="0"/>
      <w:marTop w:val="0"/>
      <w:marBottom w:val="0"/>
      <w:divBdr>
        <w:top w:val="none" w:sz="0" w:space="0" w:color="auto"/>
        <w:left w:val="none" w:sz="0" w:space="0" w:color="auto"/>
        <w:bottom w:val="none" w:sz="0" w:space="0" w:color="auto"/>
        <w:right w:val="none" w:sz="0" w:space="0" w:color="auto"/>
      </w:divBdr>
    </w:div>
    <w:div w:id="611548510">
      <w:bodyDiv w:val="1"/>
      <w:marLeft w:val="0"/>
      <w:marRight w:val="0"/>
      <w:marTop w:val="0"/>
      <w:marBottom w:val="0"/>
      <w:divBdr>
        <w:top w:val="none" w:sz="0" w:space="0" w:color="auto"/>
        <w:left w:val="none" w:sz="0" w:space="0" w:color="auto"/>
        <w:bottom w:val="none" w:sz="0" w:space="0" w:color="auto"/>
        <w:right w:val="none" w:sz="0" w:space="0" w:color="auto"/>
      </w:divBdr>
    </w:div>
    <w:div w:id="630207950">
      <w:bodyDiv w:val="1"/>
      <w:marLeft w:val="0"/>
      <w:marRight w:val="0"/>
      <w:marTop w:val="0"/>
      <w:marBottom w:val="0"/>
      <w:divBdr>
        <w:top w:val="none" w:sz="0" w:space="0" w:color="auto"/>
        <w:left w:val="none" w:sz="0" w:space="0" w:color="auto"/>
        <w:bottom w:val="none" w:sz="0" w:space="0" w:color="auto"/>
        <w:right w:val="none" w:sz="0" w:space="0" w:color="auto"/>
      </w:divBdr>
    </w:div>
    <w:div w:id="754742139">
      <w:bodyDiv w:val="1"/>
      <w:marLeft w:val="0"/>
      <w:marRight w:val="0"/>
      <w:marTop w:val="0"/>
      <w:marBottom w:val="0"/>
      <w:divBdr>
        <w:top w:val="none" w:sz="0" w:space="0" w:color="auto"/>
        <w:left w:val="none" w:sz="0" w:space="0" w:color="auto"/>
        <w:bottom w:val="none" w:sz="0" w:space="0" w:color="auto"/>
        <w:right w:val="none" w:sz="0" w:space="0" w:color="auto"/>
      </w:divBdr>
    </w:div>
    <w:div w:id="817921768">
      <w:bodyDiv w:val="1"/>
      <w:marLeft w:val="0"/>
      <w:marRight w:val="0"/>
      <w:marTop w:val="0"/>
      <w:marBottom w:val="0"/>
      <w:divBdr>
        <w:top w:val="none" w:sz="0" w:space="0" w:color="auto"/>
        <w:left w:val="none" w:sz="0" w:space="0" w:color="auto"/>
        <w:bottom w:val="none" w:sz="0" w:space="0" w:color="auto"/>
        <w:right w:val="none" w:sz="0" w:space="0" w:color="auto"/>
      </w:divBdr>
    </w:div>
    <w:div w:id="869218748">
      <w:bodyDiv w:val="1"/>
      <w:marLeft w:val="0"/>
      <w:marRight w:val="0"/>
      <w:marTop w:val="0"/>
      <w:marBottom w:val="0"/>
      <w:divBdr>
        <w:top w:val="none" w:sz="0" w:space="0" w:color="auto"/>
        <w:left w:val="none" w:sz="0" w:space="0" w:color="auto"/>
        <w:bottom w:val="none" w:sz="0" w:space="0" w:color="auto"/>
        <w:right w:val="none" w:sz="0" w:space="0" w:color="auto"/>
      </w:divBdr>
    </w:div>
    <w:div w:id="938291923">
      <w:bodyDiv w:val="1"/>
      <w:marLeft w:val="0"/>
      <w:marRight w:val="0"/>
      <w:marTop w:val="0"/>
      <w:marBottom w:val="0"/>
      <w:divBdr>
        <w:top w:val="none" w:sz="0" w:space="0" w:color="auto"/>
        <w:left w:val="none" w:sz="0" w:space="0" w:color="auto"/>
        <w:bottom w:val="none" w:sz="0" w:space="0" w:color="auto"/>
        <w:right w:val="none" w:sz="0" w:space="0" w:color="auto"/>
      </w:divBdr>
    </w:div>
    <w:div w:id="1033338222">
      <w:bodyDiv w:val="1"/>
      <w:marLeft w:val="0"/>
      <w:marRight w:val="0"/>
      <w:marTop w:val="0"/>
      <w:marBottom w:val="0"/>
      <w:divBdr>
        <w:top w:val="none" w:sz="0" w:space="0" w:color="auto"/>
        <w:left w:val="none" w:sz="0" w:space="0" w:color="auto"/>
        <w:bottom w:val="none" w:sz="0" w:space="0" w:color="auto"/>
        <w:right w:val="none" w:sz="0" w:space="0" w:color="auto"/>
      </w:divBdr>
      <w:divsChild>
        <w:div w:id="965814243">
          <w:marLeft w:val="0"/>
          <w:marRight w:val="0"/>
          <w:marTop w:val="0"/>
          <w:marBottom w:val="0"/>
          <w:divBdr>
            <w:top w:val="none" w:sz="0" w:space="0" w:color="auto"/>
            <w:left w:val="none" w:sz="0" w:space="0" w:color="auto"/>
            <w:bottom w:val="none" w:sz="0" w:space="0" w:color="auto"/>
            <w:right w:val="none" w:sz="0" w:space="0" w:color="auto"/>
          </w:divBdr>
          <w:divsChild>
            <w:div w:id="1190027239">
              <w:marLeft w:val="0"/>
              <w:marRight w:val="0"/>
              <w:marTop w:val="0"/>
              <w:marBottom w:val="0"/>
              <w:divBdr>
                <w:top w:val="none" w:sz="0" w:space="0" w:color="auto"/>
                <w:left w:val="none" w:sz="0" w:space="0" w:color="auto"/>
                <w:bottom w:val="none" w:sz="0" w:space="0" w:color="auto"/>
                <w:right w:val="none" w:sz="0" w:space="0" w:color="auto"/>
              </w:divBdr>
              <w:divsChild>
                <w:div w:id="419254726">
                  <w:marLeft w:val="0"/>
                  <w:marRight w:val="0"/>
                  <w:marTop w:val="0"/>
                  <w:marBottom w:val="0"/>
                  <w:divBdr>
                    <w:top w:val="none" w:sz="0" w:space="0" w:color="auto"/>
                    <w:left w:val="none" w:sz="0" w:space="0" w:color="auto"/>
                    <w:bottom w:val="none" w:sz="0" w:space="0" w:color="auto"/>
                    <w:right w:val="none" w:sz="0" w:space="0" w:color="auto"/>
                  </w:divBdr>
                  <w:divsChild>
                    <w:div w:id="1150907731">
                      <w:marLeft w:val="0"/>
                      <w:marRight w:val="0"/>
                      <w:marTop w:val="0"/>
                      <w:marBottom w:val="0"/>
                      <w:divBdr>
                        <w:top w:val="none" w:sz="0" w:space="0" w:color="auto"/>
                        <w:left w:val="none" w:sz="0" w:space="0" w:color="auto"/>
                        <w:bottom w:val="none" w:sz="0" w:space="0" w:color="auto"/>
                        <w:right w:val="none" w:sz="0" w:space="0" w:color="auto"/>
                      </w:divBdr>
                      <w:divsChild>
                        <w:div w:id="11189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815937">
      <w:bodyDiv w:val="1"/>
      <w:marLeft w:val="0"/>
      <w:marRight w:val="0"/>
      <w:marTop w:val="0"/>
      <w:marBottom w:val="0"/>
      <w:divBdr>
        <w:top w:val="none" w:sz="0" w:space="0" w:color="auto"/>
        <w:left w:val="none" w:sz="0" w:space="0" w:color="auto"/>
        <w:bottom w:val="none" w:sz="0" w:space="0" w:color="auto"/>
        <w:right w:val="none" w:sz="0" w:space="0" w:color="auto"/>
      </w:divBdr>
    </w:div>
    <w:div w:id="1073697702">
      <w:bodyDiv w:val="1"/>
      <w:marLeft w:val="0"/>
      <w:marRight w:val="0"/>
      <w:marTop w:val="0"/>
      <w:marBottom w:val="0"/>
      <w:divBdr>
        <w:top w:val="none" w:sz="0" w:space="0" w:color="auto"/>
        <w:left w:val="none" w:sz="0" w:space="0" w:color="auto"/>
        <w:bottom w:val="none" w:sz="0" w:space="0" w:color="auto"/>
        <w:right w:val="none" w:sz="0" w:space="0" w:color="auto"/>
      </w:divBdr>
    </w:div>
    <w:div w:id="1305966434">
      <w:bodyDiv w:val="1"/>
      <w:marLeft w:val="0"/>
      <w:marRight w:val="0"/>
      <w:marTop w:val="0"/>
      <w:marBottom w:val="0"/>
      <w:divBdr>
        <w:top w:val="none" w:sz="0" w:space="0" w:color="auto"/>
        <w:left w:val="none" w:sz="0" w:space="0" w:color="auto"/>
        <w:bottom w:val="none" w:sz="0" w:space="0" w:color="auto"/>
        <w:right w:val="none" w:sz="0" w:space="0" w:color="auto"/>
      </w:divBdr>
    </w:div>
    <w:div w:id="1339960496">
      <w:bodyDiv w:val="1"/>
      <w:marLeft w:val="0"/>
      <w:marRight w:val="0"/>
      <w:marTop w:val="0"/>
      <w:marBottom w:val="0"/>
      <w:divBdr>
        <w:top w:val="none" w:sz="0" w:space="0" w:color="auto"/>
        <w:left w:val="none" w:sz="0" w:space="0" w:color="auto"/>
        <w:bottom w:val="none" w:sz="0" w:space="0" w:color="auto"/>
        <w:right w:val="none" w:sz="0" w:space="0" w:color="auto"/>
      </w:divBdr>
    </w:div>
    <w:div w:id="1443955462">
      <w:bodyDiv w:val="1"/>
      <w:marLeft w:val="0"/>
      <w:marRight w:val="0"/>
      <w:marTop w:val="0"/>
      <w:marBottom w:val="0"/>
      <w:divBdr>
        <w:top w:val="none" w:sz="0" w:space="0" w:color="auto"/>
        <w:left w:val="none" w:sz="0" w:space="0" w:color="auto"/>
        <w:bottom w:val="none" w:sz="0" w:space="0" w:color="auto"/>
        <w:right w:val="none" w:sz="0" w:space="0" w:color="auto"/>
      </w:divBdr>
    </w:div>
    <w:div w:id="1513689575">
      <w:bodyDiv w:val="1"/>
      <w:marLeft w:val="0"/>
      <w:marRight w:val="0"/>
      <w:marTop w:val="0"/>
      <w:marBottom w:val="0"/>
      <w:divBdr>
        <w:top w:val="none" w:sz="0" w:space="0" w:color="auto"/>
        <w:left w:val="none" w:sz="0" w:space="0" w:color="auto"/>
        <w:bottom w:val="none" w:sz="0" w:space="0" w:color="auto"/>
        <w:right w:val="none" w:sz="0" w:space="0" w:color="auto"/>
      </w:divBdr>
      <w:divsChild>
        <w:div w:id="1559972631">
          <w:marLeft w:val="0"/>
          <w:marRight w:val="0"/>
          <w:marTop w:val="0"/>
          <w:marBottom w:val="0"/>
          <w:divBdr>
            <w:top w:val="none" w:sz="0" w:space="0" w:color="auto"/>
            <w:left w:val="none" w:sz="0" w:space="0" w:color="auto"/>
            <w:bottom w:val="none" w:sz="0" w:space="0" w:color="auto"/>
            <w:right w:val="none" w:sz="0" w:space="0" w:color="auto"/>
          </w:divBdr>
          <w:divsChild>
            <w:div w:id="1718628711">
              <w:marLeft w:val="0"/>
              <w:marRight w:val="0"/>
              <w:marTop w:val="0"/>
              <w:marBottom w:val="0"/>
              <w:divBdr>
                <w:top w:val="none" w:sz="0" w:space="0" w:color="auto"/>
                <w:left w:val="none" w:sz="0" w:space="0" w:color="auto"/>
                <w:bottom w:val="none" w:sz="0" w:space="0" w:color="auto"/>
                <w:right w:val="none" w:sz="0" w:space="0" w:color="auto"/>
              </w:divBdr>
              <w:divsChild>
                <w:div w:id="2040398027">
                  <w:marLeft w:val="0"/>
                  <w:marRight w:val="0"/>
                  <w:marTop w:val="0"/>
                  <w:marBottom w:val="0"/>
                  <w:divBdr>
                    <w:top w:val="none" w:sz="0" w:space="0" w:color="auto"/>
                    <w:left w:val="none" w:sz="0" w:space="0" w:color="auto"/>
                    <w:bottom w:val="none" w:sz="0" w:space="0" w:color="auto"/>
                    <w:right w:val="none" w:sz="0" w:space="0" w:color="auto"/>
                  </w:divBdr>
                  <w:divsChild>
                    <w:div w:id="11959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101691">
      <w:bodyDiv w:val="1"/>
      <w:marLeft w:val="0"/>
      <w:marRight w:val="0"/>
      <w:marTop w:val="0"/>
      <w:marBottom w:val="0"/>
      <w:divBdr>
        <w:top w:val="none" w:sz="0" w:space="0" w:color="auto"/>
        <w:left w:val="none" w:sz="0" w:space="0" w:color="auto"/>
        <w:bottom w:val="none" w:sz="0" w:space="0" w:color="auto"/>
        <w:right w:val="none" w:sz="0" w:space="0" w:color="auto"/>
      </w:divBdr>
    </w:div>
    <w:div w:id="1696493412">
      <w:bodyDiv w:val="1"/>
      <w:marLeft w:val="0"/>
      <w:marRight w:val="0"/>
      <w:marTop w:val="0"/>
      <w:marBottom w:val="0"/>
      <w:divBdr>
        <w:top w:val="none" w:sz="0" w:space="0" w:color="auto"/>
        <w:left w:val="none" w:sz="0" w:space="0" w:color="auto"/>
        <w:bottom w:val="none" w:sz="0" w:space="0" w:color="auto"/>
        <w:right w:val="none" w:sz="0" w:space="0" w:color="auto"/>
      </w:divBdr>
    </w:div>
    <w:div w:id="1713993012">
      <w:bodyDiv w:val="1"/>
      <w:marLeft w:val="0"/>
      <w:marRight w:val="0"/>
      <w:marTop w:val="0"/>
      <w:marBottom w:val="0"/>
      <w:divBdr>
        <w:top w:val="none" w:sz="0" w:space="0" w:color="auto"/>
        <w:left w:val="none" w:sz="0" w:space="0" w:color="auto"/>
        <w:bottom w:val="none" w:sz="0" w:space="0" w:color="auto"/>
        <w:right w:val="none" w:sz="0" w:space="0" w:color="auto"/>
      </w:divBdr>
    </w:div>
    <w:div w:id="1803621309">
      <w:bodyDiv w:val="1"/>
      <w:marLeft w:val="0"/>
      <w:marRight w:val="0"/>
      <w:marTop w:val="0"/>
      <w:marBottom w:val="0"/>
      <w:divBdr>
        <w:top w:val="none" w:sz="0" w:space="0" w:color="auto"/>
        <w:left w:val="none" w:sz="0" w:space="0" w:color="auto"/>
        <w:bottom w:val="none" w:sz="0" w:space="0" w:color="auto"/>
        <w:right w:val="none" w:sz="0" w:space="0" w:color="auto"/>
      </w:divBdr>
    </w:div>
    <w:div w:id="1854607244">
      <w:bodyDiv w:val="1"/>
      <w:marLeft w:val="0"/>
      <w:marRight w:val="0"/>
      <w:marTop w:val="0"/>
      <w:marBottom w:val="0"/>
      <w:divBdr>
        <w:top w:val="none" w:sz="0" w:space="0" w:color="auto"/>
        <w:left w:val="none" w:sz="0" w:space="0" w:color="auto"/>
        <w:bottom w:val="none" w:sz="0" w:space="0" w:color="auto"/>
        <w:right w:val="none" w:sz="0" w:space="0" w:color="auto"/>
      </w:divBdr>
    </w:div>
    <w:div w:id="1881622097">
      <w:bodyDiv w:val="1"/>
      <w:marLeft w:val="0"/>
      <w:marRight w:val="0"/>
      <w:marTop w:val="0"/>
      <w:marBottom w:val="0"/>
      <w:divBdr>
        <w:top w:val="none" w:sz="0" w:space="0" w:color="auto"/>
        <w:left w:val="none" w:sz="0" w:space="0" w:color="auto"/>
        <w:bottom w:val="none" w:sz="0" w:space="0" w:color="auto"/>
        <w:right w:val="none" w:sz="0" w:space="0" w:color="auto"/>
      </w:divBdr>
    </w:div>
    <w:div w:id="1885017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docs.sdl.com/SDLTridionDocs13SP2" TargetMode="External"/><Relationship Id="rId25" Type="http://schemas.openxmlformats.org/officeDocument/2006/relationships/image" Target="media/image10.png"/><Relationship Id="rId33"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emf"/><Relationship Id="rId28" Type="http://schemas.openxmlformats.org/officeDocument/2006/relationships/header" Target="header5.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taylor\Desktop\Resources\SDL%20Templates\SDL_external_document_template_2014_A4.dotx" TargetMode="External"/></Relationships>
</file>

<file path=word/theme/theme1.xml><?xml version="1.0" encoding="utf-8"?>
<a:theme xmlns:a="http://schemas.openxmlformats.org/drawingml/2006/main" name="SDL_2014 PPT Template">
  <a:themeElements>
    <a:clrScheme name="SDL_Colors">
      <a:dk1>
        <a:srgbClr val="5D6C7C"/>
      </a:dk1>
      <a:lt1>
        <a:srgbClr val="FFFFFF"/>
      </a:lt1>
      <a:dk2>
        <a:srgbClr val="34485D"/>
      </a:dk2>
      <a:lt2>
        <a:srgbClr val="E7E6E6"/>
      </a:lt2>
      <a:accent1>
        <a:srgbClr val="9AA6B3"/>
      </a:accent1>
      <a:accent2>
        <a:srgbClr val="C0CC23"/>
      </a:accent2>
      <a:accent3>
        <a:srgbClr val="9EC155"/>
      </a:accent3>
      <a:accent4>
        <a:srgbClr val="4CB66D"/>
      </a:accent4>
      <a:accent5>
        <a:srgbClr val="4A8964"/>
      </a:accent5>
      <a:accent6>
        <a:srgbClr val="317785"/>
      </a:accent6>
      <a:hlink>
        <a:srgbClr val="34485D"/>
      </a:hlink>
      <a:folHlink>
        <a:srgbClr val="34485D"/>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tx2"/>
        </a:solidFill>
        <a:ln w="9525" cap="flat" cmpd="sng" algn="ctr">
          <a:noFill/>
          <a:prstDash val="solid"/>
          <a:round/>
          <a:headEnd type="none" w="med" len="med"/>
          <a:tailEnd type="none" w="med" len="med"/>
        </a:ln>
        <a:effectLst/>
      </a:spPr>
      <a:bodyPr vert="horz" wrap="square" lIns="91440" tIns="45720" rIns="91440" bIns="45720" numCol="1" rtlCol="0" anchor="t" anchorCtr="0" compatLnSpc="1">
        <a:prstTxWarp prst="textNoShape">
          <a:avLst/>
        </a:prstTxWarp>
      </a:body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ctr"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Arial" pitchFamily="34" charset="0"/>
            <a:ea typeface="MS PGothic" pitchFamily="34" charset="-128"/>
          </a:defRPr>
        </a:defPPr>
      </a:lstStyle>
    </a:lnDef>
    <a:txDef>
      <a:spPr>
        <a:solidFill>
          <a:schemeClr val="bg1"/>
        </a:solidFill>
      </a:spPr>
      <a:bodyPr wrap="square" tIns="90000" rtlCol="0" anchor="ctr" anchorCtr="1">
        <a:spAutoFit/>
      </a:bodyPr>
      <a:lstStyle>
        <a:defPPr>
          <a:defRPr sz="1200" b="1" dirty="0" err="1">
            <a:solidFill>
              <a:schemeClr val="tx1"/>
            </a:solidFill>
            <a:latin typeface="Arial"/>
          </a:defRPr>
        </a:defPPr>
      </a:lstStyle>
    </a:txDef>
  </a:objectDefaults>
  <a:extraClrSchemeLst>
    <a:extraClrScheme>
      <a:clrScheme name="SLC08_Final 1">
        <a:dk1>
          <a:srgbClr val="000000"/>
        </a:dk1>
        <a:lt1>
          <a:srgbClr val="FFFFFF"/>
        </a:lt1>
        <a:dk2>
          <a:srgbClr val="CF001E"/>
        </a:dk2>
        <a:lt2>
          <a:srgbClr val="808080"/>
        </a:lt2>
        <a:accent1>
          <a:srgbClr val="2C7C58"/>
        </a:accent1>
        <a:accent2>
          <a:srgbClr val="1B51FF"/>
        </a:accent2>
        <a:accent3>
          <a:srgbClr val="FFFFFF"/>
        </a:accent3>
        <a:accent4>
          <a:srgbClr val="000000"/>
        </a:accent4>
        <a:accent5>
          <a:srgbClr val="ACBFB4"/>
        </a:accent5>
        <a:accent6>
          <a:srgbClr val="1749E7"/>
        </a:accent6>
        <a:hlink>
          <a:srgbClr val="660066"/>
        </a:hlink>
        <a:folHlink>
          <a:srgbClr val="FF8600"/>
        </a:folHlink>
      </a:clrScheme>
      <a:clrMap bg1="lt1" tx1="dk1" bg2="lt2" tx2="dk2" accent1="accent1" accent2="accent2" accent3="accent3" accent4="accent4" accent5="accent5" accent6="accent6" hlink="hlink" folHlink="folHlink"/>
    </a:extraClrScheme>
    <a:extraClrScheme>
      <a:clrScheme name="SLC08_Final 2">
        <a:dk1>
          <a:srgbClr val="000000"/>
        </a:dk1>
        <a:lt1>
          <a:srgbClr val="FFFFFF"/>
        </a:lt1>
        <a:dk2>
          <a:srgbClr val="EA2839"/>
        </a:dk2>
        <a:lt2>
          <a:srgbClr val="F2AF00"/>
        </a:lt2>
        <a:accent1>
          <a:srgbClr val="B6BF00"/>
        </a:accent1>
        <a:accent2>
          <a:srgbClr val="557630"/>
        </a:accent2>
        <a:accent3>
          <a:srgbClr val="FFFFFF"/>
        </a:accent3>
        <a:accent4>
          <a:srgbClr val="000000"/>
        </a:accent4>
        <a:accent5>
          <a:srgbClr val="D7DCAA"/>
        </a:accent5>
        <a:accent6>
          <a:srgbClr val="4C6A2A"/>
        </a:accent6>
        <a:hlink>
          <a:srgbClr val="6AADE4"/>
        </a:hlink>
        <a:folHlink>
          <a:srgbClr val="005172"/>
        </a:folHlink>
      </a:clrScheme>
      <a:clrMap bg1="lt1" tx1="dk1" bg2="lt2" tx2="dk2" accent1="accent1" accent2="accent2" accent3="accent3" accent4="accent4" accent5="accent5" accent6="accent6" hlink="hlink" folHlink="folHlink"/>
    </a:extraClrScheme>
    <a:extraClrScheme>
      <a:clrScheme name="SLC08_Final 3">
        <a:dk1>
          <a:srgbClr val="000000"/>
        </a:dk1>
        <a:lt1>
          <a:srgbClr val="FFFFFF"/>
        </a:lt1>
        <a:dk2>
          <a:srgbClr val="EE2525"/>
        </a:dk2>
        <a:lt2>
          <a:srgbClr val="969696"/>
        </a:lt2>
        <a:accent1>
          <a:srgbClr val="6AADE4"/>
        </a:accent1>
        <a:accent2>
          <a:srgbClr val="124570"/>
        </a:accent2>
        <a:accent3>
          <a:srgbClr val="FFFFFF"/>
        </a:accent3>
        <a:accent4>
          <a:srgbClr val="000000"/>
        </a:accent4>
        <a:accent5>
          <a:srgbClr val="B9D3EF"/>
        </a:accent5>
        <a:accent6>
          <a:srgbClr val="0F3E65"/>
        </a:accent6>
        <a:hlink>
          <a:srgbClr val="B6BF00"/>
        </a:hlink>
        <a:folHlink>
          <a:srgbClr val="850057"/>
        </a:folHlink>
      </a:clrScheme>
      <a:clrMap bg1="lt1" tx1="dk1" bg2="lt2" tx2="dk2" accent1="accent1" accent2="accent2" accent3="accent3" accent4="accent4" accent5="accent5" accent6="accent6" hlink="hlink" folHlink="folHlink"/>
    </a:extraClrScheme>
    <a:extraClrScheme>
      <a:clrScheme name="SLC08_Final 4">
        <a:dk1>
          <a:srgbClr val="000000"/>
        </a:dk1>
        <a:lt1>
          <a:srgbClr val="FFFFFF"/>
        </a:lt1>
        <a:dk2>
          <a:srgbClr val="EE2525"/>
        </a:dk2>
        <a:lt2>
          <a:srgbClr val="969696"/>
        </a:lt2>
        <a:accent1>
          <a:srgbClr val="124570"/>
        </a:accent1>
        <a:accent2>
          <a:srgbClr val="6AADE4"/>
        </a:accent2>
        <a:accent3>
          <a:srgbClr val="FFFFFF"/>
        </a:accent3>
        <a:accent4>
          <a:srgbClr val="000000"/>
        </a:accent4>
        <a:accent5>
          <a:srgbClr val="AAB0BB"/>
        </a:accent5>
        <a:accent6>
          <a:srgbClr val="5F9CCF"/>
        </a:accent6>
        <a:hlink>
          <a:srgbClr val="850057"/>
        </a:hlink>
        <a:folHlink>
          <a:srgbClr val="B6BF00"/>
        </a:folHlink>
      </a:clrScheme>
      <a:clrMap bg1="lt1" tx1="dk1" bg2="lt2" tx2="dk2" accent1="accent1" accent2="accent2" accent3="accent3" accent4="accent4" accent5="accent5" accent6="accent6" hlink="hlink" folHlink="folHlink"/>
    </a:extraClrScheme>
    <a:extraClrScheme>
      <a:clrScheme name="SLC08_Final 5">
        <a:dk1>
          <a:srgbClr val="000000"/>
        </a:dk1>
        <a:lt1>
          <a:srgbClr val="FFFFFF"/>
        </a:lt1>
        <a:dk2>
          <a:srgbClr val="EE2525"/>
        </a:dk2>
        <a:lt2>
          <a:srgbClr val="969696"/>
        </a:lt2>
        <a:accent1>
          <a:srgbClr val="6AADE4"/>
        </a:accent1>
        <a:accent2>
          <a:srgbClr val="850057"/>
        </a:accent2>
        <a:accent3>
          <a:srgbClr val="FFFFFF"/>
        </a:accent3>
        <a:accent4>
          <a:srgbClr val="000000"/>
        </a:accent4>
        <a:accent5>
          <a:srgbClr val="B9D3EF"/>
        </a:accent5>
        <a:accent6>
          <a:srgbClr val="78004E"/>
        </a:accent6>
        <a:hlink>
          <a:srgbClr val="B6BF00"/>
        </a:hlink>
        <a:folHlink>
          <a:srgbClr val="124570"/>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29BC9BC629A8499A18233CEB6CAB1F" ma:contentTypeVersion="8" ma:contentTypeDescription="Create a new document." ma:contentTypeScope="" ma:versionID="bd066671ee50e4e62a9ae7fc9a984064">
  <xsd:schema xmlns:xsd="http://www.w3.org/2001/XMLSchema" xmlns:xs="http://www.w3.org/2001/XMLSchema" xmlns:p="http://schemas.microsoft.com/office/2006/metadata/properties" xmlns:ns2="297adb1c-e769-4fa6-a867-ec8241916bcd" xmlns:ns3="7f1dc8b7-0d22-4015-805c-c3507f4120a6" targetNamespace="http://schemas.microsoft.com/office/2006/metadata/properties" ma:root="true" ma:fieldsID="b6bae62f7f1f2d4fd5862fe062b60b68" ns2:_="" ns3:_="">
    <xsd:import namespace="297adb1c-e769-4fa6-a867-ec8241916bcd"/>
    <xsd:import namespace="7f1dc8b7-0d22-4015-805c-c3507f4120a6"/>
    <xsd:element name="properties">
      <xsd:complexType>
        <xsd:sequence>
          <xsd:element name="documentManagement">
            <xsd:complexType>
              <xsd:all>
                <xsd:element ref="ns2:_dlc_DocId" minOccurs="0"/>
                <xsd:element ref="ns2:_dlc_DocIdUrl" minOccurs="0"/>
                <xsd:element ref="ns2:_dlc_DocIdPersistId" minOccurs="0"/>
                <xsd:element ref="ns3:Project_x0020_Code" minOccurs="0"/>
                <xsd:element ref="ns2:SharedWithUsers" minOccurs="0"/>
                <xsd:element ref="ns2:SharedWithDetails" minOccurs="0"/>
                <xsd:element ref="ns3:MediaServiceMetadata" minOccurs="0"/>
                <xsd:element ref="ns3:MediaServiceFastMetadata" minOccurs="0"/>
                <xsd:element ref="ns3:MediaServiceDateTaken" minOccurs="0"/>
                <xsd:element ref="ns3:Product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adb1c-e769-4fa6-a867-ec8241916bc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f1dc8b7-0d22-4015-805c-c3507f4120a6" elementFormDefault="qualified">
    <xsd:import namespace="http://schemas.microsoft.com/office/2006/documentManagement/types"/>
    <xsd:import namespace="http://schemas.microsoft.com/office/infopath/2007/PartnerControls"/>
    <xsd:element name="Project_x0020_Code" ma:index="11" nillable="true" ma:displayName="Project Code" ma:internalName="Project_x0020_Code">
      <xsd:simpleType>
        <xsd:restriction base="dms:Text">
          <xsd:maxLength value="255"/>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Products" ma:index="17" nillable="true" ma:displayName="Products" ma:format="Dropdown" ma:internalName="Products">
      <xsd:simpleType>
        <xsd:restriction base="dms:Choice">
          <xsd:enumeration value="SDL Tridion DX"/>
          <xsd:enumeration value="SDL Tridion Sites"/>
          <xsd:enumeration value="SDL Tridion Docs"/>
          <xsd:enumeration value="SDL Contenta"/>
          <xsd:enumeration value="SDL Translation Management"/>
          <xsd:enumeration value="SDL Machine Translation"/>
          <xsd:enumeration value="SDL Language Cloud"/>
          <xsd:enumeration value="SDL Trados Studio"/>
          <xsd:enumeration value="SDL Trados GroupShare"/>
          <xsd:enumeration value="SDL MultiTerm"/>
          <xsd:enumeration value="SDL Passolo"/>
          <xsd:enumeration value="SDL XPP"/>
          <xsd:enumeration value="SDL Integrations"/>
          <xsd:enumeration value="SDL Appstore - Language Solutions"/>
          <xsd:enumeration value="Kaleidoscope"/>
        </xsd:restriction>
      </xsd:simpleType>
    </xsd:element>
    <xsd:element name="MediaServiceAutoTags" ma:index="18"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file>

<file path=customXml/item4.xml><?xml version="1.0" encoding="utf-8"?>
<p:properties xmlns:p="http://schemas.microsoft.com/office/2006/metadata/properties" xmlns:xsi="http://www.w3.org/2001/XMLSchema-instance">
  <documentManagement>
    <Products xmlns="7f1dc8b7-0d22-4015-805c-c3507f4120a6" xsi:nil="true"/>
    <Project_x0020_Code xmlns="7f1dc8b7-0d22-4015-805c-c3507f4120a6"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C0B84-EFFD-452C-B35F-D3D519026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adb1c-e769-4fa6-a867-ec8241916bcd"/>
    <ds:schemaRef ds:uri="7f1dc8b7-0d22-4015-805c-c3507f4120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0C6EB-6ED6-4B5E-8DD1-B07735769AB3}">
  <ds:schemaRefs>
    <ds:schemaRef ds:uri="http://schemas.microsoft.com/sharepoint/v3/contenttype/forms"/>
  </ds:schemaRefs>
</ds:datastoreItem>
</file>

<file path=customXml/itemProps3.xml><?xml version="1.0" encoding="utf-8"?>
<ds:datastoreItem xmlns:ds="http://schemas.openxmlformats.org/officeDocument/2006/customXml" ds:itemID="{0654554A-7A26-4776-837A-C61F9F5A0433}">
  <ds:schemaRefs>
    <ds:schemaRef ds:uri="http://schemas.microsoft.com/sharepoint/events"/>
  </ds:schemaRefs>
</ds:datastoreItem>
</file>

<file path=customXml/itemProps4.xml><?xml version="1.0" encoding="utf-8"?>
<ds:datastoreItem xmlns:ds="http://schemas.openxmlformats.org/officeDocument/2006/customXml" ds:itemID="{AFA41ABF-3412-4B00-A14F-F4710251E856}">
  <ds:schemaRefs>
    <ds:schemaRef ds:uri="http://schemas.microsoft.com/office/2006/metadata/properties"/>
    <ds:schemaRef ds:uri="7f1dc8b7-0d22-4015-805c-c3507f4120a6"/>
  </ds:schemaRefs>
</ds:datastoreItem>
</file>

<file path=customXml/itemProps5.xml><?xml version="1.0" encoding="utf-8"?>
<ds:datastoreItem xmlns:ds="http://schemas.openxmlformats.org/officeDocument/2006/customXml" ds:itemID="{3D7DA508-D374-4A68-BE29-7C7F192AF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SDL_external_document_template_2014_A4.dotx</Template>
  <TotalTime>693</TotalTime>
  <Pages>66</Pages>
  <Words>12512</Words>
  <Characters>71320</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SDL</Company>
  <LinksUpToDate>false</LinksUpToDate>
  <CharactersWithSpaces>83665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Lindsay Taylor</dc:creator>
  <cp:lastModifiedBy>Breeding, Todd</cp:lastModifiedBy>
  <cp:revision>7</cp:revision>
  <cp:lastPrinted>2019-08-09T15:06:00Z</cp:lastPrinted>
  <dcterms:created xsi:type="dcterms:W3CDTF">2019-08-27T15:00:00Z</dcterms:created>
  <dcterms:modified xsi:type="dcterms:W3CDTF">2019-09-06T16:05:00Z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0x0101006A29BC9BC629A8499A18233CEB6CAB1F</vt:lpwstr>
  </property>
  <property fmtid="{D5CDD505-2E9C-101B-9397-08002B2CF9AE}" pid="3" name="Internal/External">
    <vt:lpwstr>186;#External|c09eb1d9-7ab0-4e52-985b-ddb96991fb9f</vt:lpwstr>
  </property>
  <property fmtid="{D5CDD505-2E9C-101B-9397-08002B2CF9AE}" pid="4" name="Branding Doc Type">
    <vt:lpwstr>275;#Template|96068582-ca64-47ce-9ddd-b27567d854e8</vt:lpwstr>
  </property>
</Properties>
</file>